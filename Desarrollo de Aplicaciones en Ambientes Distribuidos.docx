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6499D" w14:textId="77777777" w:rsidR="00084E8E" w:rsidRPr="00E94DC2" w:rsidRDefault="00084E8E" w:rsidP="00084E8E">
      <w:pPr>
        <w:spacing w:line="360" w:lineRule="auto"/>
        <w:jc w:val="center"/>
        <w:rPr>
          <w:rFonts w:ascii="Times New Roman" w:eastAsia="Arial" w:hAnsi="Times New Roman" w:cs="Times New Roman"/>
          <w:b/>
          <w:szCs w:val="24"/>
        </w:rPr>
      </w:pPr>
      <w:ins w:id="0" w:author="jhon leturne" w:date="2023-12-30T10:47:00Z">
        <w:r w:rsidRPr="008306B0">
          <w:rPr>
            <w:b/>
            <w:bCs/>
            <w:noProof/>
          </w:rPr>
          <w:drawing>
            <wp:anchor distT="0" distB="0" distL="114300" distR="114300" simplePos="0" relativeHeight="251658241" behindDoc="0" locked="0" layoutInCell="1" allowOverlap="1" wp14:anchorId="449A5BF0" wp14:editId="70C5D892">
              <wp:simplePos x="0" y="0"/>
              <wp:positionH relativeFrom="margin">
                <wp:posOffset>5381625</wp:posOffset>
              </wp:positionH>
              <wp:positionV relativeFrom="paragraph">
                <wp:posOffset>0</wp:posOffset>
              </wp:positionV>
              <wp:extent cx="762000" cy="755015"/>
              <wp:effectExtent l="0" t="0" r="0" b="6985"/>
              <wp:wrapSquare wrapText="bothSides"/>
              <wp:docPr id="5" name="Picture 5"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con confianza baj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62000" cy="755015"/>
                      </a:xfrm>
                      <a:prstGeom prst="rect">
                        <a:avLst/>
                      </a:prstGeom>
                    </pic:spPr>
                  </pic:pic>
                </a:graphicData>
              </a:graphic>
            </wp:anchor>
          </w:drawing>
        </w:r>
        <w:r w:rsidRPr="008306B0">
          <w:rPr>
            <w:b/>
            <w:bCs/>
            <w:noProof/>
          </w:rPr>
          <w:drawing>
            <wp:anchor distT="0" distB="0" distL="114300" distR="114300" simplePos="0" relativeHeight="251658240" behindDoc="0" locked="0" layoutInCell="1" allowOverlap="1" wp14:anchorId="71123B0B" wp14:editId="3C5EF586">
              <wp:simplePos x="0" y="0"/>
              <wp:positionH relativeFrom="margin">
                <wp:posOffset>-180975</wp:posOffset>
              </wp:positionH>
              <wp:positionV relativeFrom="paragraph">
                <wp:posOffset>1905</wp:posOffset>
              </wp:positionV>
              <wp:extent cx="704850" cy="815340"/>
              <wp:effectExtent l="0" t="0" r="0" b="3810"/>
              <wp:wrapSquare wrapText="bothSides"/>
              <wp:docPr id="4" name="Picture 4"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ogotip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4850" cy="815340"/>
                      </a:xfrm>
                      <a:prstGeom prst="rect">
                        <a:avLst/>
                      </a:prstGeom>
                    </pic:spPr>
                  </pic:pic>
                </a:graphicData>
              </a:graphic>
              <wp14:sizeRelH relativeFrom="margin">
                <wp14:pctWidth>0</wp14:pctWidth>
              </wp14:sizeRelH>
              <wp14:sizeRelV relativeFrom="margin">
                <wp14:pctHeight>0</wp14:pctHeight>
              </wp14:sizeRelV>
            </wp:anchor>
          </w:drawing>
        </w:r>
      </w:ins>
      <w:r w:rsidRPr="00E94DC2">
        <w:rPr>
          <w:rFonts w:ascii="Times New Roman" w:eastAsia="Arial" w:hAnsi="Times New Roman" w:cs="Times New Roman"/>
          <w:b/>
          <w:szCs w:val="24"/>
        </w:rPr>
        <w:t>UNIVERSIDAD TÉCNICA ESTATAL DE QUEVEDO</w:t>
      </w:r>
    </w:p>
    <w:p w14:paraId="0172C609" w14:textId="77777777" w:rsidR="00084E8E" w:rsidRPr="00E94DC2" w:rsidRDefault="00084E8E" w:rsidP="00084E8E">
      <w:pPr>
        <w:spacing w:line="360" w:lineRule="auto"/>
        <w:jc w:val="center"/>
        <w:rPr>
          <w:rFonts w:ascii="Times New Roman" w:eastAsia="Arial" w:hAnsi="Times New Roman" w:cs="Times New Roman"/>
          <w:szCs w:val="24"/>
        </w:rPr>
      </w:pPr>
      <w:r w:rsidRPr="00E94DC2">
        <w:rPr>
          <w:rFonts w:ascii="Times New Roman" w:eastAsia="Arial" w:hAnsi="Times New Roman" w:cs="Times New Roman"/>
          <w:szCs w:val="24"/>
        </w:rPr>
        <w:t>Facultad de ciencias de la ingeniería</w:t>
      </w:r>
    </w:p>
    <w:p w14:paraId="2B23EB03" w14:textId="77777777" w:rsidR="00084E8E" w:rsidRPr="00E94DC2" w:rsidRDefault="00084E8E" w:rsidP="00084E8E">
      <w:pPr>
        <w:spacing w:line="360" w:lineRule="auto"/>
        <w:jc w:val="center"/>
        <w:rPr>
          <w:rFonts w:ascii="Times New Roman" w:eastAsia="Arial" w:hAnsi="Times New Roman" w:cs="Times New Roman"/>
          <w:szCs w:val="24"/>
        </w:rPr>
      </w:pPr>
      <w:r w:rsidRPr="00E94DC2">
        <w:rPr>
          <w:rFonts w:ascii="Times New Roman" w:eastAsia="Arial" w:hAnsi="Times New Roman" w:cs="Times New Roman"/>
          <w:szCs w:val="24"/>
        </w:rPr>
        <w:t xml:space="preserve"> </w:t>
      </w:r>
    </w:p>
    <w:p w14:paraId="1BFB9E38" w14:textId="77777777" w:rsidR="00084E8E" w:rsidRPr="00E94DC2" w:rsidRDefault="00084E8E" w:rsidP="00084E8E">
      <w:pPr>
        <w:spacing w:line="360" w:lineRule="auto"/>
        <w:jc w:val="center"/>
        <w:rPr>
          <w:rFonts w:ascii="Times New Roman" w:eastAsia="Arial" w:hAnsi="Times New Roman" w:cs="Times New Roman"/>
          <w:b/>
          <w:szCs w:val="24"/>
        </w:rPr>
      </w:pPr>
      <w:r w:rsidRPr="00E94DC2">
        <w:rPr>
          <w:rFonts w:ascii="Times New Roman" w:eastAsia="Arial" w:hAnsi="Times New Roman" w:cs="Times New Roman"/>
          <w:b/>
          <w:szCs w:val="24"/>
        </w:rPr>
        <w:t>ESTUDIANTE:</w:t>
      </w:r>
    </w:p>
    <w:p w14:paraId="1EF19E4E" w14:textId="77777777" w:rsidR="00084E8E" w:rsidRPr="00793EDA" w:rsidRDefault="00084E8E" w:rsidP="00084E8E">
      <w:pPr>
        <w:spacing w:line="360" w:lineRule="auto"/>
        <w:jc w:val="center"/>
        <w:rPr>
          <w:rFonts w:ascii="Times New Roman" w:eastAsia="Arial" w:hAnsi="Times New Roman" w:cs="Times New Roman"/>
          <w:szCs w:val="24"/>
        </w:rPr>
      </w:pPr>
      <w:r w:rsidRPr="00793EDA">
        <w:rPr>
          <w:rFonts w:ascii="Times New Roman" w:eastAsia="Arial" w:hAnsi="Times New Roman" w:cs="Times New Roman"/>
          <w:szCs w:val="24"/>
        </w:rPr>
        <w:t>CHICA VALFRE VALESKA SOFIA</w:t>
      </w:r>
    </w:p>
    <w:p w14:paraId="3652CAE6" w14:textId="77777777" w:rsidR="00084E8E" w:rsidRDefault="00084E8E" w:rsidP="00084E8E">
      <w:pPr>
        <w:spacing w:line="360" w:lineRule="auto"/>
        <w:jc w:val="center"/>
        <w:rPr>
          <w:rFonts w:ascii="Times New Roman" w:eastAsia="Arial" w:hAnsi="Times New Roman" w:cs="Times New Roman"/>
          <w:szCs w:val="24"/>
        </w:rPr>
      </w:pPr>
      <w:r w:rsidRPr="00793EDA">
        <w:rPr>
          <w:rFonts w:ascii="Times New Roman" w:eastAsia="Arial" w:hAnsi="Times New Roman" w:cs="Times New Roman"/>
          <w:szCs w:val="24"/>
        </w:rPr>
        <w:t>LETURNE PLUAS JHON BYRON</w:t>
      </w:r>
    </w:p>
    <w:p w14:paraId="213EB05C" w14:textId="77777777" w:rsidR="00084E8E" w:rsidRPr="00E94DC2" w:rsidRDefault="00084E8E" w:rsidP="00084E8E">
      <w:pPr>
        <w:spacing w:line="360" w:lineRule="auto"/>
        <w:jc w:val="center"/>
        <w:rPr>
          <w:rFonts w:ascii="Times New Roman" w:eastAsia="Arial" w:hAnsi="Times New Roman" w:cs="Times New Roman"/>
          <w:szCs w:val="24"/>
        </w:rPr>
      </w:pPr>
    </w:p>
    <w:p w14:paraId="7D0090A3" w14:textId="77777777" w:rsidR="00084E8E" w:rsidRPr="00E94DC2" w:rsidRDefault="00084E8E" w:rsidP="00084E8E">
      <w:pPr>
        <w:spacing w:line="360" w:lineRule="auto"/>
        <w:jc w:val="center"/>
        <w:rPr>
          <w:rFonts w:ascii="Times New Roman" w:eastAsia="Arial" w:hAnsi="Times New Roman" w:cs="Times New Roman"/>
          <w:b/>
          <w:szCs w:val="24"/>
        </w:rPr>
      </w:pPr>
      <w:r w:rsidRPr="00E94DC2">
        <w:rPr>
          <w:rFonts w:ascii="Times New Roman" w:eastAsia="Arial" w:hAnsi="Times New Roman" w:cs="Times New Roman"/>
          <w:b/>
          <w:szCs w:val="24"/>
        </w:rPr>
        <w:t>CARRERA:</w:t>
      </w:r>
    </w:p>
    <w:p w14:paraId="19B9A78A" w14:textId="77777777" w:rsidR="00084E8E" w:rsidRDefault="00084E8E" w:rsidP="00084E8E">
      <w:pPr>
        <w:spacing w:line="360" w:lineRule="auto"/>
        <w:jc w:val="center"/>
        <w:rPr>
          <w:rFonts w:ascii="Times New Roman" w:eastAsia="Arial" w:hAnsi="Times New Roman" w:cs="Times New Roman"/>
          <w:szCs w:val="24"/>
        </w:rPr>
      </w:pPr>
      <w:r w:rsidRPr="00E94DC2">
        <w:rPr>
          <w:rFonts w:ascii="Times New Roman" w:eastAsia="Arial" w:hAnsi="Times New Roman" w:cs="Times New Roman"/>
          <w:szCs w:val="24"/>
        </w:rPr>
        <w:t xml:space="preserve">Ingeniería de software </w:t>
      </w:r>
    </w:p>
    <w:p w14:paraId="025D2963" w14:textId="77777777" w:rsidR="00084E8E" w:rsidRPr="00E94DC2" w:rsidRDefault="00084E8E" w:rsidP="00084E8E">
      <w:pPr>
        <w:spacing w:line="360" w:lineRule="auto"/>
        <w:jc w:val="center"/>
        <w:rPr>
          <w:rFonts w:ascii="Times New Roman" w:eastAsia="Arial" w:hAnsi="Times New Roman" w:cs="Times New Roman"/>
          <w:szCs w:val="24"/>
        </w:rPr>
      </w:pPr>
    </w:p>
    <w:p w14:paraId="4B095CAF" w14:textId="77777777" w:rsidR="00084E8E" w:rsidRPr="00FF2D28" w:rsidRDefault="00084E8E" w:rsidP="00084E8E">
      <w:pPr>
        <w:spacing w:line="360" w:lineRule="auto"/>
        <w:jc w:val="center"/>
        <w:rPr>
          <w:rFonts w:ascii="Times New Roman" w:eastAsia="Arial" w:hAnsi="Times New Roman" w:cs="Times New Roman"/>
          <w:szCs w:val="24"/>
          <w:lang w:val="pt-PT"/>
        </w:rPr>
      </w:pPr>
      <w:r w:rsidRPr="00FF2D28">
        <w:rPr>
          <w:rFonts w:ascii="Times New Roman" w:eastAsia="Arial" w:hAnsi="Times New Roman" w:cs="Times New Roman"/>
          <w:b/>
          <w:szCs w:val="24"/>
          <w:lang w:val="pt-PT"/>
        </w:rPr>
        <w:t>CURSO</w:t>
      </w:r>
      <w:r w:rsidRPr="00FF2D28">
        <w:rPr>
          <w:rFonts w:ascii="Times New Roman" w:eastAsia="Arial" w:hAnsi="Times New Roman" w:cs="Times New Roman"/>
          <w:szCs w:val="24"/>
          <w:lang w:val="pt-PT"/>
        </w:rPr>
        <w:t>:</w:t>
      </w:r>
    </w:p>
    <w:p w14:paraId="41357560" w14:textId="77777777" w:rsidR="00084E8E" w:rsidRPr="00FF2D28" w:rsidRDefault="00084E8E" w:rsidP="00084E8E">
      <w:pPr>
        <w:spacing w:line="360" w:lineRule="auto"/>
        <w:jc w:val="center"/>
        <w:rPr>
          <w:rFonts w:ascii="Times New Roman" w:eastAsia="Arial" w:hAnsi="Times New Roman" w:cs="Times New Roman"/>
          <w:szCs w:val="24"/>
          <w:lang w:val="pt-PT"/>
        </w:rPr>
      </w:pPr>
      <w:r w:rsidRPr="00FF2D28">
        <w:rPr>
          <w:rFonts w:ascii="Times New Roman" w:eastAsia="Arial" w:hAnsi="Times New Roman" w:cs="Times New Roman"/>
          <w:szCs w:val="24"/>
          <w:lang w:val="pt-PT"/>
        </w:rPr>
        <w:t>7to Software “A”</w:t>
      </w:r>
    </w:p>
    <w:p w14:paraId="3AE4BF83" w14:textId="77777777" w:rsidR="00084E8E" w:rsidRPr="00FF2D28" w:rsidRDefault="00084E8E" w:rsidP="00084E8E">
      <w:pPr>
        <w:spacing w:line="360" w:lineRule="auto"/>
        <w:jc w:val="center"/>
        <w:rPr>
          <w:rFonts w:ascii="Times New Roman" w:eastAsia="Arial" w:hAnsi="Times New Roman" w:cs="Times New Roman"/>
          <w:szCs w:val="24"/>
          <w:lang w:val="pt-PT"/>
        </w:rPr>
      </w:pPr>
    </w:p>
    <w:p w14:paraId="7493E40C" w14:textId="77777777" w:rsidR="00084E8E" w:rsidRPr="00FF2D28" w:rsidRDefault="00084E8E" w:rsidP="00084E8E">
      <w:pPr>
        <w:spacing w:line="360" w:lineRule="auto"/>
        <w:jc w:val="center"/>
        <w:rPr>
          <w:rFonts w:ascii="Times New Roman" w:eastAsia="Arial" w:hAnsi="Times New Roman" w:cs="Times New Roman"/>
          <w:b/>
          <w:szCs w:val="24"/>
          <w:lang w:val="pt-PT"/>
        </w:rPr>
      </w:pPr>
      <w:r w:rsidRPr="00FF2D28">
        <w:rPr>
          <w:rFonts w:ascii="Times New Roman" w:eastAsia="Arial" w:hAnsi="Times New Roman" w:cs="Times New Roman"/>
          <w:b/>
          <w:szCs w:val="24"/>
          <w:lang w:val="pt-PT"/>
        </w:rPr>
        <w:t>ASIGNATURA:</w:t>
      </w:r>
    </w:p>
    <w:p w14:paraId="68A089EE" w14:textId="77777777" w:rsidR="00084E8E" w:rsidRDefault="00084E8E" w:rsidP="00084E8E">
      <w:pPr>
        <w:spacing w:line="360" w:lineRule="auto"/>
        <w:jc w:val="center"/>
        <w:rPr>
          <w:rFonts w:ascii="Times New Roman" w:eastAsia="Arial" w:hAnsi="Times New Roman" w:cs="Times New Roman"/>
          <w:szCs w:val="24"/>
        </w:rPr>
      </w:pPr>
      <w:r w:rsidRPr="00E94DC2">
        <w:rPr>
          <w:rFonts w:ascii="Times New Roman" w:eastAsia="Arial" w:hAnsi="Times New Roman" w:cs="Times New Roman"/>
          <w:szCs w:val="24"/>
        </w:rPr>
        <w:t>Aplicaciones distribuidas</w:t>
      </w:r>
    </w:p>
    <w:p w14:paraId="71D86D1D" w14:textId="77777777" w:rsidR="00084E8E" w:rsidRPr="00E94DC2" w:rsidRDefault="00084E8E" w:rsidP="00084E8E">
      <w:pPr>
        <w:spacing w:line="360" w:lineRule="auto"/>
        <w:jc w:val="center"/>
        <w:rPr>
          <w:rFonts w:ascii="Times New Roman" w:eastAsia="Arial" w:hAnsi="Times New Roman" w:cs="Times New Roman"/>
          <w:szCs w:val="24"/>
        </w:rPr>
      </w:pPr>
    </w:p>
    <w:p w14:paraId="16DEE2D4" w14:textId="77777777" w:rsidR="00084E8E" w:rsidRPr="00E94DC2" w:rsidRDefault="00084E8E" w:rsidP="00084E8E">
      <w:pPr>
        <w:spacing w:line="360" w:lineRule="auto"/>
        <w:jc w:val="center"/>
        <w:rPr>
          <w:rFonts w:ascii="Times New Roman" w:eastAsia="Arial" w:hAnsi="Times New Roman" w:cs="Times New Roman"/>
          <w:b/>
          <w:szCs w:val="24"/>
        </w:rPr>
      </w:pPr>
      <w:r w:rsidRPr="00E94DC2">
        <w:rPr>
          <w:rFonts w:ascii="Times New Roman" w:eastAsia="Arial" w:hAnsi="Times New Roman" w:cs="Times New Roman"/>
          <w:b/>
          <w:szCs w:val="24"/>
        </w:rPr>
        <w:t>DOCENTE:</w:t>
      </w:r>
    </w:p>
    <w:p w14:paraId="7FB0AB10" w14:textId="77777777" w:rsidR="00084E8E" w:rsidRDefault="00084E8E" w:rsidP="00084E8E">
      <w:pPr>
        <w:spacing w:line="360" w:lineRule="auto"/>
        <w:jc w:val="center"/>
        <w:rPr>
          <w:rFonts w:ascii="Times New Roman" w:eastAsia="Arial" w:hAnsi="Times New Roman" w:cs="Times New Roman"/>
          <w:szCs w:val="24"/>
        </w:rPr>
      </w:pPr>
      <w:r w:rsidRPr="00E94DC2">
        <w:rPr>
          <w:rFonts w:ascii="Times New Roman" w:eastAsia="Arial" w:hAnsi="Times New Roman" w:cs="Times New Roman"/>
          <w:szCs w:val="24"/>
        </w:rPr>
        <w:t xml:space="preserve">Ing. Guerrero Ulloa Gleiston Cicerón, MSc </w:t>
      </w:r>
    </w:p>
    <w:p w14:paraId="379F9307" w14:textId="77777777" w:rsidR="00084E8E" w:rsidRPr="00E94DC2" w:rsidRDefault="00084E8E" w:rsidP="00084E8E">
      <w:pPr>
        <w:spacing w:line="360" w:lineRule="auto"/>
        <w:jc w:val="center"/>
        <w:rPr>
          <w:rFonts w:ascii="Times New Roman" w:eastAsia="Arial" w:hAnsi="Times New Roman" w:cs="Times New Roman"/>
          <w:szCs w:val="24"/>
        </w:rPr>
      </w:pPr>
    </w:p>
    <w:p w14:paraId="7FD84416" w14:textId="77777777" w:rsidR="00084E8E" w:rsidRPr="00E94DC2" w:rsidRDefault="00084E8E" w:rsidP="00084E8E">
      <w:pPr>
        <w:spacing w:line="360" w:lineRule="auto"/>
        <w:jc w:val="center"/>
        <w:rPr>
          <w:rFonts w:ascii="Times New Roman" w:eastAsia="Arial" w:hAnsi="Times New Roman" w:cs="Times New Roman"/>
          <w:b/>
          <w:szCs w:val="24"/>
        </w:rPr>
      </w:pPr>
      <w:r w:rsidRPr="00E94DC2">
        <w:rPr>
          <w:rFonts w:ascii="Times New Roman" w:eastAsia="Arial" w:hAnsi="Times New Roman" w:cs="Times New Roman"/>
          <w:b/>
          <w:szCs w:val="24"/>
        </w:rPr>
        <w:t>TEMA:</w:t>
      </w:r>
    </w:p>
    <w:p w14:paraId="7E2AB7B5" w14:textId="48FF526F" w:rsidR="00084E8E" w:rsidRDefault="00A32C2D" w:rsidP="00084E8E">
      <w:pPr>
        <w:jc w:val="center"/>
        <w:rPr>
          <w:rFonts w:ascii="Times New Roman" w:eastAsia="Arial" w:hAnsi="Times New Roman" w:cs="Times New Roman"/>
          <w:szCs w:val="24"/>
        </w:rPr>
      </w:pPr>
      <w:r w:rsidRPr="00A32C2D">
        <w:rPr>
          <w:rFonts w:ascii="Times New Roman" w:eastAsia="Arial" w:hAnsi="Times New Roman" w:cs="Times New Roman"/>
          <w:szCs w:val="24"/>
        </w:rPr>
        <w:t>Desarrollo de Aplicaciones en Ambientes Distribuidos</w:t>
      </w:r>
    </w:p>
    <w:p w14:paraId="0E6E017B" w14:textId="77777777" w:rsidR="00084E8E" w:rsidRDefault="00084E8E" w:rsidP="00084E8E">
      <w:pPr>
        <w:jc w:val="center"/>
        <w:rPr>
          <w:rFonts w:ascii="Times New Roman" w:eastAsia="Arial" w:hAnsi="Times New Roman" w:cs="Times New Roman"/>
          <w:szCs w:val="24"/>
        </w:rPr>
      </w:pPr>
    </w:p>
    <w:p w14:paraId="5D22C9BB" w14:textId="77777777" w:rsidR="00084E8E" w:rsidRDefault="00084E8E" w:rsidP="00084E8E">
      <w:pPr>
        <w:jc w:val="center"/>
        <w:rPr>
          <w:rFonts w:ascii="Times New Roman" w:eastAsia="Arial" w:hAnsi="Times New Roman" w:cs="Times New Roman"/>
          <w:szCs w:val="24"/>
        </w:rPr>
      </w:pPr>
    </w:p>
    <w:p w14:paraId="5236960E" w14:textId="77777777" w:rsidR="00084E8E" w:rsidRDefault="00084E8E" w:rsidP="00084E8E">
      <w:pPr>
        <w:jc w:val="center"/>
        <w:rPr>
          <w:rFonts w:ascii="Times New Roman" w:eastAsia="Arial" w:hAnsi="Times New Roman" w:cs="Times New Roman"/>
          <w:szCs w:val="24"/>
        </w:rPr>
      </w:pPr>
    </w:p>
    <w:p w14:paraId="6BC21EA7" w14:textId="77777777" w:rsidR="00084E8E" w:rsidRDefault="00084E8E" w:rsidP="00084E8E">
      <w:pPr>
        <w:jc w:val="center"/>
        <w:rPr>
          <w:rFonts w:ascii="Times New Roman" w:eastAsia="Arial" w:hAnsi="Times New Roman" w:cs="Times New Roman"/>
          <w:szCs w:val="24"/>
        </w:rPr>
      </w:pPr>
    </w:p>
    <w:p w14:paraId="3B80E0B7" w14:textId="77777777" w:rsidR="005D2A59" w:rsidRDefault="005D2A59" w:rsidP="00084E8E">
      <w:pPr>
        <w:rPr>
          <w:rFonts w:ascii="Times New Roman" w:eastAsia="Arial" w:hAnsi="Times New Roman" w:cs="Times New Roman"/>
          <w:b/>
          <w:bCs/>
          <w:szCs w:val="24"/>
          <w:lang w:val="es-MX"/>
        </w:rPr>
      </w:pPr>
    </w:p>
    <w:sdt>
      <w:sdtPr>
        <w:rPr>
          <w:rFonts w:ascii="Times New Roman" w:hAnsi="Times New Roman" w:cs="Times New Roman"/>
          <w:sz w:val="24"/>
          <w:szCs w:val="24"/>
        </w:rPr>
        <w:id w:val="-1606483855"/>
        <w:docPartObj>
          <w:docPartGallery w:val="Table of Contents"/>
          <w:docPartUnique/>
        </w:docPartObj>
      </w:sdtPr>
      <w:sdtEndPr>
        <w:rPr>
          <w:rFonts w:asciiTheme="minorHAnsi" w:eastAsiaTheme="minorHAnsi" w:hAnsiTheme="minorHAnsi" w:cstheme="minorBidi"/>
          <w:b/>
          <w:bCs/>
          <w:color w:val="auto"/>
          <w:kern w:val="2"/>
          <w:sz w:val="22"/>
          <w:szCs w:val="22"/>
          <w:lang w:val="es-EC" w:eastAsia="en-US"/>
          <w14:ligatures w14:val="standardContextual"/>
        </w:rPr>
      </w:sdtEndPr>
      <w:sdtContent>
        <w:p w14:paraId="30733C5C" w14:textId="0F266C95" w:rsidR="00586ABA" w:rsidRPr="00586ABA" w:rsidRDefault="00586ABA">
          <w:pPr>
            <w:pStyle w:val="TtuloTDC"/>
            <w:rPr>
              <w:rFonts w:ascii="Times New Roman" w:hAnsi="Times New Roman" w:cs="Times New Roman"/>
              <w:b/>
              <w:bCs/>
              <w:color w:val="000000" w:themeColor="text1"/>
              <w:sz w:val="24"/>
              <w:szCs w:val="24"/>
            </w:rPr>
          </w:pPr>
          <w:r w:rsidRPr="00586ABA">
            <w:rPr>
              <w:rFonts w:ascii="Times New Roman" w:hAnsi="Times New Roman" w:cs="Times New Roman"/>
              <w:b/>
              <w:bCs/>
              <w:color w:val="000000" w:themeColor="text1"/>
              <w:sz w:val="24"/>
              <w:szCs w:val="24"/>
            </w:rPr>
            <w:t>Contenido</w:t>
          </w:r>
        </w:p>
        <w:p w14:paraId="1838BFCF" w14:textId="4A912F7F" w:rsidR="00586ABA" w:rsidRPr="00586ABA" w:rsidRDefault="00586ABA">
          <w:pPr>
            <w:pStyle w:val="TDC1"/>
            <w:tabs>
              <w:tab w:val="left" w:pos="440"/>
              <w:tab w:val="right" w:leader="dot" w:pos="9016"/>
            </w:tabs>
            <w:rPr>
              <w:rFonts w:ascii="Times New Roman" w:eastAsiaTheme="minorEastAsia" w:hAnsi="Times New Roman" w:cs="Times New Roman"/>
              <w:noProof/>
              <w:sz w:val="24"/>
              <w:szCs w:val="24"/>
              <w:lang w:val="es-ES" w:eastAsia="es-ES"/>
            </w:rPr>
          </w:pPr>
          <w:r w:rsidRPr="00586ABA">
            <w:rPr>
              <w:rFonts w:ascii="Times New Roman" w:hAnsi="Times New Roman" w:cs="Times New Roman"/>
              <w:sz w:val="24"/>
              <w:szCs w:val="24"/>
            </w:rPr>
            <w:fldChar w:fldCharType="begin"/>
          </w:r>
          <w:r w:rsidRPr="00586ABA">
            <w:rPr>
              <w:rFonts w:ascii="Times New Roman" w:hAnsi="Times New Roman" w:cs="Times New Roman"/>
              <w:sz w:val="24"/>
              <w:szCs w:val="24"/>
            </w:rPr>
            <w:instrText xml:space="preserve"> TOC \o "1-3" \h \z \u </w:instrText>
          </w:r>
          <w:r w:rsidRPr="00586ABA">
            <w:rPr>
              <w:rFonts w:ascii="Times New Roman" w:hAnsi="Times New Roman" w:cs="Times New Roman"/>
              <w:sz w:val="24"/>
              <w:szCs w:val="24"/>
            </w:rPr>
            <w:fldChar w:fldCharType="separate"/>
          </w:r>
          <w:hyperlink w:anchor="_Toc159708250" w:history="1">
            <w:r w:rsidRPr="00586ABA">
              <w:rPr>
                <w:rStyle w:val="Hipervnculo"/>
                <w:rFonts w:ascii="Times New Roman" w:hAnsi="Times New Roman" w:cs="Times New Roman"/>
                <w:noProof/>
                <w:sz w:val="24"/>
                <w:szCs w:val="24"/>
              </w:rPr>
              <w:t>1.</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Introducción</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_Toc159708250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7</w:t>
            </w:r>
            <w:r w:rsidRPr="00586ABA">
              <w:rPr>
                <w:rFonts w:ascii="Times New Roman" w:hAnsi="Times New Roman" w:cs="Times New Roman"/>
                <w:noProof/>
                <w:webHidden/>
                <w:sz w:val="24"/>
                <w:szCs w:val="24"/>
              </w:rPr>
              <w:fldChar w:fldCharType="end"/>
            </w:r>
          </w:hyperlink>
        </w:p>
        <w:p w14:paraId="54231EF9" w14:textId="5A56BCB1" w:rsidR="00586ABA" w:rsidRPr="00586ABA" w:rsidRDefault="00586ABA">
          <w:pPr>
            <w:pStyle w:val="TDC1"/>
            <w:tabs>
              <w:tab w:val="left" w:pos="440"/>
              <w:tab w:val="right" w:leader="dot" w:pos="9016"/>
            </w:tabs>
            <w:rPr>
              <w:rFonts w:ascii="Times New Roman" w:eastAsiaTheme="minorEastAsia" w:hAnsi="Times New Roman" w:cs="Times New Roman"/>
              <w:noProof/>
              <w:sz w:val="24"/>
              <w:szCs w:val="24"/>
              <w:lang w:val="es-ES" w:eastAsia="es-ES"/>
            </w:rPr>
          </w:pPr>
          <w:hyperlink w:anchor="_Toc159708251" w:history="1">
            <w:r w:rsidRPr="00586ABA">
              <w:rPr>
                <w:rStyle w:val="Hipervnculo"/>
                <w:rFonts w:ascii="Times New Roman" w:hAnsi="Times New Roman" w:cs="Times New Roman"/>
                <w:noProof/>
                <w:sz w:val="24"/>
                <w:szCs w:val="24"/>
              </w:rPr>
              <w:t>2.</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Diagramas UML</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_Toc159708251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8</w:t>
            </w:r>
            <w:r w:rsidRPr="00586ABA">
              <w:rPr>
                <w:rFonts w:ascii="Times New Roman" w:hAnsi="Times New Roman" w:cs="Times New Roman"/>
                <w:noProof/>
                <w:webHidden/>
                <w:sz w:val="24"/>
                <w:szCs w:val="24"/>
              </w:rPr>
              <w:fldChar w:fldCharType="end"/>
            </w:r>
          </w:hyperlink>
        </w:p>
        <w:p w14:paraId="626807D4" w14:textId="0C37EABC" w:rsidR="00586ABA" w:rsidRPr="00586ABA" w:rsidRDefault="00586ABA">
          <w:pPr>
            <w:pStyle w:val="TDC2"/>
            <w:tabs>
              <w:tab w:val="left" w:pos="880"/>
              <w:tab w:val="right" w:leader="dot" w:pos="9016"/>
            </w:tabs>
            <w:rPr>
              <w:rFonts w:ascii="Times New Roman" w:eastAsiaTheme="minorEastAsia" w:hAnsi="Times New Roman" w:cs="Times New Roman"/>
              <w:noProof/>
              <w:sz w:val="24"/>
              <w:szCs w:val="24"/>
              <w:lang w:val="es-ES" w:eastAsia="es-ES"/>
            </w:rPr>
          </w:pPr>
          <w:hyperlink w:anchor="_Toc159708252" w:history="1">
            <w:r w:rsidRPr="00586ABA">
              <w:rPr>
                <w:rStyle w:val="Hipervnculo"/>
                <w:rFonts w:ascii="Times New Roman" w:hAnsi="Times New Roman" w:cs="Times New Roman"/>
                <w:noProof/>
                <w:sz w:val="24"/>
                <w:szCs w:val="24"/>
              </w:rPr>
              <w:t>2.1.</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Fundamentos de Diagramas UML</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_Toc159708252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8</w:t>
            </w:r>
            <w:r w:rsidRPr="00586ABA">
              <w:rPr>
                <w:rFonts w:ascii="Times New Roman" w:hAnsi="Times New Roman" w:cs="Times New Roman"/>
                <w:noProof/>
                <w:webHidden/>
                <w:sz w:val="24"/>
                <w:szCs w:val="24"/>
              </w:rPr>
              <w:fldChar w:fldCharType="end"/>
            </w:r>
          </w:hyperlink>
        </w:p>
        <w:p w14:paraId="4C0133E5" w14:textId="01A924E1"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253" w:history="1">
            <w:r w:rsidRPr="00586ABA">
              <w:rPr>
                <w:rStyle w:val="Hipervnculo"/>
                <w:rFonts w:ascii="Times New Roman" w:hAnsi="Times New Roman" w:cs="Times New Roman"/>
                <w:noProof/>
                <w:sz w:val="24"/>
                <w:szCs w:val="24"/>
              </w:rPr>
              <w:t>2.1.1.</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Conceptos básicos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_Toc159708253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8</w:t>
            </w:r>
            <w:r w:rsidRPr="00586ABA">
              <w:rPr>
                <w:rFonts w:ascii="Times New Roman" w:hAnsi="Times New Roman" w:cs="Times New Roman"/>
                <w:noProof/>
                <w:webHidden/>
                <w:sz w:val="24"/>
                <w:szCs w:val="24"/>
              </w:rPr>
              <w:fldChar w:fldCharType="end"/>
            </w:r>
          </w:hyperlink>
        </w:p>
        <w:p w14:paraId="6530B6E6" w14:textId="67DEF688"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254" w:history="1">
            <w:r w:rsidRPr="00586ABA">
              <w:rPr>
                <w:rStyle w:val="Hipervnculo"/>
                <w:rFonts w:ascii="Times New Roman" w:hAnsi="Times New Roman" w:cs="Times New Roman"/>
                <w:noProof/>
                <w:sz w:val="24"/>
                <w:szCs w:val="24"/>
              </w:rPr>
              <w:t>2.1.2.</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Elementos principales de UML</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_Toc159708254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8</w:t>
            </w:r>
            <w:r w:rsidRPr="00586ABA">
              <w:rPr>
                <w:rFonts w:ascii="Times New Roman" w:hAnsi="Times New Roman" w:cs="Times New Roman"/>
                <w:noProof/>
                <w:webHidden/>
                <w:sz w:val="24"/>
                <w:szCs w:val="24"/>
              </w:rPr>
              <w:fldChar w:fldCharType="end"/>
            </w:r>
          </w:hyperlink>
        </w:p>
        <w:p w14:paraId="18E5862D" w14:textId="1B8615CF" w:rsidR="00586ABA" w:rsidRPr="00586ABA" w:rsidRDefault="00586ABA">
          <w:pPr>
            <w:pStyle w:val="TDC2"/>
            <w:tabs>
              <w:tab w:val="left" w:pos="880"/>
              <w:tab w:val="right" w:leader="dot" w:pos="9016"/>
            </w:tabs>
            <w:rPr>
              <w:rFonts w:ascii="Times New Roman" w:eastAsiaTheme="minorEastAsia" w:hAnsi="Times New Roman" w:cs="Times New Roman"/>
              <w:noProof/>
              <w:sz w:val="24"/>
              <w:szCs w:val="24"/>
              <w:lang w:val="es-ES" w:eastAsia="es-ES"/>
            </w:rPr>
          </w:pPr>
          <w:hyperlink w:anchor="_Toc159708255" w:history="1">
            <w:r w:rsidRPr="00586ABA">
              <w:rPr>
                <w:rStyle w:val="Hipervnculo"/>
                <w:rFonts w:ascii="Times New Roman" w:hAnsi="Times New Roman" w:cs="Times New Roman"/>
                <w:noProof/>
                <w:sz w:val="24"/>
                <w:szCs w:val="24"/>
              </w:rPr>
              <w:t>2.2.</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Modelamiento de sistemas distribuidos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_Toc159708255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9</w:t>
            </w:r>
            <w:r w:rsidRPr="00586ABA">
              <w:rPr>
                <w:rFonts w:ascii="Times New Roman" w:hAnsi="Times New Roman" w:cs="Times New Roman"/>
                <w:noProof/>
                <w:webHidden/>
                <w:sz w:val="24"/>
                <w:szCs w:val="24"/>
              </w:rPr>
              <w:fldChar w:fldCharType="end"/>
            </w:r>
          </w:hyperlink>
        </w:p>
        <w:p w14:paraId="3859200D" w14:textId="3BDB16A0"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256" w:history="1">
            <w:r w:rsidRPr="00586ABA">
              <w:rPr>
                <w:rStyle w:val="Hipervnculo"/>
                <w:rFonts w:ascii="Times New Roman" w:hAnsi="Times New Roman" w:cs="Times New Roman"/>
                <w:noProof/>
                <w:sz w:val="24"/>
                <w:szCs w:val="24"/>
              </w:rPr>
              <w:t>2.2.1.</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Ventajas del modelamiento con UML en sistemas distribuidos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_Toc159708256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9</w:t>
            </w:r>
            <w:r w:rsidRPr="00586ABA">
              <w:rPr>
                <w:rFonts w:ascii="Times New Roman" w:hAnsi="Times New Roman" w:cs="Times New Roman"/>
                <w:noProof/>
                <w:webHidden/>
                <w:sz w:val="24"/>
                <w:szCs w:val="24"/>
              </w:rPr>
              <w:fldChar w:fldCharType="end"/>
            </w:r>
          </w:hyperlink>
        </w:p>
        <w:p w14:paraId="4E2F52F0" w14:textId="14A8B61E"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257" w:history="1">
            <w:r w:rsidRPr="00586ABA">
              <w:rPr>
                <w:rStyle w:val="Hipervnculo"/>
                <w:rFonts w:ascii="Times New Roman" w:hAnsi="Times New Roman" w:cs="Times New Roman"/>
                <w:noProof/>
                <w:sz w:val="24"/>
                <w:szCs w:val="24"/>
              </w:rPr>
              <w:t>2.2.2.</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Consideraciones para el modelamiento de sistemas distribuidos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_Toc159708257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9</w:t>
            </w:r>
            <w:r w:rsidRPr="00586ABA">
              <w:rPr>
                <w:rFonts w:ascii="Times New Roman" w:hAnsi="Times New Roman" w:cs="Times New Roman"/>
                <w:noProof/>
                <w:webHidden/>
                <w:sz w:val="24"/>
                <w:szCs w:val="24"/>
              </w:rPr>
              <w:fldChar w:fldCharType="end"/>
            </w:r>
          </w:hyperlink>
        </w:p>
        <w:p w14:paraId="088D8E38" w14:textId="120DBCD9"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258" w:history="1">
            <w:r w:rsidRPr="00586ABA">
              <w:rPr>
                <w:rStyle w:val="Hipervnculo"/>
                <w:rFonts w:ascii="Times New Roman" w:hAnsi="Times New Roman" w:cs="Times New Roman"/>
                <w:noProof/>
                <w:sz w:val="24"/>
                <w:szCs w:val="24"/>
              </w:rPr>
              <w:t>2.2.3.</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Ejemplos de modelamiento de sistemas distribuidos con UML</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_Toc159708258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10</w:t>
            </w:r>
            <w:r w:rsidRPr="00586ABA">
              <w:rPr>
                <w:rFonts w:ascii="Times New Roman" w:hAnsi="Times New Roman" w:cs="Times New Roman"/>
                <w:noProof/>
                <w:webHidden/>
                <w:sz w:val="24"/>
                <w:szCs w:val="24"/>
              </w:rPr>
              <w:fldChar w:fldCharType="end"/>
            </w:r>
          </w:hyperlink>
        </w:p>
        <w:p w14:paraId="3995A355" w14:textId="4578FBB9" w:rsidR="00586ABA" w:rsidRPr="00586ABA" w:rsidRDefault="00586ABA">
          <w:pPr>
            <w:pStyle w:val="TDC2"/>
            <w:tabs>
              <w:tab w:val="left" w:pos="880"/>
              <w:tab w:val="right" w:leader="dot" w:pos="9016"/>
            </w:tabs>
            <w:rPr>
              <w:rFonts w:ascii="Times New Roman" w:eastAsiaTheme="minorEastAsia" w:hAnsi="Times New Roman" w:cs="Times New Roman"/>
              <w:noProof/>
              <w:sz w:val="24"/>
              <w:szCs w:val="24"/>
              <w:lang w:val="es-ES" w:eastAsia="es-ES"/>
            </w:rPr>
          </w:pPr>
          <w:hyperlink w:anchor="_Toc159708259" w:history="1">
            <w:r w:rsidRPr="00586ABA">
              <w:rPr>
                <w:rStyle w:val="Hipervnculo"/>
                <w:rFonts w:ascii="Times New Roman" w:hAnsi="Times New Roman" w:cs="Times New Roman"/>
                <w:noProof/>
                <w:sz w:val="24"/>
                <w:szCs w:val="24"/>
              </w:rPr>
              <w:t>2.3.</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Herramientas y tecnologías para el modelamiento con UML en sistemas distribuidos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_Toc159708259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10</w:t>
            </w:r>
            <w:r w:rsidRPr="00586ABA">
              <w:rPr>
                <w:rFonts w:ascii="Times New Roman" w:hAnsi="Times New Roman" w:cs="Times New Roman"/>
                <w:noProof/>
                <w:webHidden/>
                <w:sz w:val="24"/>
                <w:szCs w:val="24"/>
              </w:rPr>
              <w:fldChar w:fldCharType="end"/>
            </w:r>
          </w:hyperlink>
        </w:p>
        <w:p w14:paraId="3CA7B511" w14:textId="23821A29"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260" w:history="1">
            <w:r w:rsidRPr="00586ABA">
              <w:rPr>
                <w:rStyle w:val="Hipervnculo"/>
                <w:rFonts w:ascii="Times New Roman" w:hAnsi="Times New Roman" w:cs="Times New Roman"/>
                <w:noProof/>
                <w:sz w:val="24"/>
                <w:szCs w:val="24"/>
              </w:rPr>
              <w:t>2.3.1.</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Herramientas de software para el modelamiento con UML</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_Toc159708260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10</w:t>
            </w:r>
            <w:r w:rsidRPr="00586ABA">
              <w:rPr>
                <w:rFonts w:ascii="Times New Roman" w:hAnsi="Times New Roman" w:cs="Times New Roman"/>
                <w:noProof/>
                <w:webHidden/>
                <w:sz w:val="24"/>
                <w:szCs w:val="24"/>
              </w:rPr>
              <w:fldChar w:fldCharType="end"/>
            </w:r>
          </w:hyperlink>
        </w:p>
        <w:p w14:paraId="08DA2811" w14:textId="125BC4AD"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261" w:history="1">
            <w:r w:rsidRPr="00586ABA">
              <w:rPr>
                <w:rStyle w:val="Hipervnculo"/>
                <w:rFonts w:ascii="Times New Roman" w:hAnsi="Times New Roman" w:cs="Times New Roman"/>
                <w:noProof/>
                <w:sz w:val="24"/>
                <w:szCs w:val="24"/>
              </w:rPr>
              <w:t>2.3.2.</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Integración de UML con tecnologías de sistemas distribuidos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_Toc159708261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11</w:t>
            </w:r>
            <w:r w:rsidRPr="00586ABA">
              <w:rPr>
                <w:rFonts w:ascii="Times New Roman" w:hAnsi="Times New Roman" w:cs="Times New Roman"/>
                <w:noProof/>
                <w:webHidden/>
                <w:sz w:val="24"/>
                <w:szCs w:val="24"/>
              </w:rPr>
              <w:fldChar w:fldCharType="end"/>
            </w:r>
          </w:hyperlink>
        </w:p>
        <w:p w14:paraId="343FD451" w14:textId="1C17C981"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262" w:history="1">
            <w:r w:rsidRPr="00586ABA">
              <w:rPr>
                <w:rStyle w:val="Hipervnculo"/>
                <w:rFonts w:ascii="Times New Roman" w:hAnsi="Times New Roman" w:cs="Times New Roman"/>
                <w:noProof/>
                <w:sz w:val="24"/>
                <w:szCs w:val="24"/>
              </w:rPr>
              <w:t>2.3.3.</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Consideraciones de implementación y despliegue de modelos BPMN en sistemas distribuidos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_Toc159708262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11</w:t>
            </w:r>
            <w:r w:rsidRPr="00586ABA">
              <w:rPr>
                <w:rFonts w:ascii="Times New Roman" w:hAnsi="Times New Roman" w:cs="Times New Roman"/>
                <w:noProof/>
                <w:webHidden/>
                <w:sz w:val="24"/>
                <w:szCs w:val="24"/>
              </w:rPr>
              <w:fldChar w:fldCharType="end"/>
            </w:r>
          </w:hyperlink>
        </w:p>
        <w:p w14:paraId="0FC0ED7D" w14:textId="4EA7D5A0"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263" w:history="1">
            <w:r w:rsidRPr="00586ABA">
              <w:rPr>
                <w:rStyle w:val="Hipervnculo"/>
                <w:rFonts w:ascii="Times New Roman" w:hAnsi="Times New Roman" w:cs="Times New Roman"/>
                <w:noProof/>
                <w:sz w:val="24"/>
                <w:szCs w:val="24"/>
              </w:rPr>
              <w:t>2.3.4.</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Notación y símbolos utilizados en UML</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_Toc159708263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12</w:t>
            </w:r>
            <w:r w:rsidRPr="00586ABA">
              <w:rPr>
                <w:rFonts w:ascii="Times New Roman" w:hAnsi="Times New Roman" w:cs="Times New Roman"/>
                <w:noProof/>
                <w:webHidden/>
                <w:sz w:val="24"/>
                <w:szCs w:val="24"/>
              </w:rPr>
              <w:fldChar w:fldCharType="end"/>
            </w:r>
          </w:hyperlink>
        </w:p>
        <w:p w14:paraId="77638184" w14:textId="06F6B65C" w:rsidR="00586ABA" w:rsidRPr="00586ABA" w:rsidRDefault="00586ABA">
          <w:pPr>
            <w:pStyle w:val="TDC2"/>
            <w:tabs>
              <w:tab w:val="left" w:pos="880"/>
              <w:tab w:val="right" w:leader="dot" w:pos="9016"/>
            </w:tabs>
            <w:rPr>
              <w:rFonts w:ascii="Times New Roman" w:eastAsiaTheme="minorEastAsia" w:hAnsi="Times New Roman" w:cs="Times New Roman"/>
              <w:noProof/>
              <w:sz w:val="24"/>
              <w:szCs w:val="24"/>
              <w:lang w:val="es-ES" w:eastAsia="es-ES"/>
            </w:rPr>
          </w:pPr>
          <w:hyperlink w:anchor="_Toc159708264" w:history="1">
            <w:r w:rsidRPr="00586ABA">
              <w:rPr>
                <w:rStyle w:val="Hipervnculo"/>
                <w:rFonts w:ascii="Times New Roman" w:hAnsi="Times New Roman" w:cs="Times New Roman"/>
                <w:noProof/>
                <w:sz w:val="24"/>
                <w:szCs w:val="24"/>
              </w:rPr>
              <w:t>2.4.</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Ejemplos de notaciones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_Toc159708264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15</w:t>
            </w:r>
            <w:r w:rsidRPr="00586ABA">
              <w:rPr>
                <w:rFonts w:ascii="Times New Roman" w:hAnsi="Times New Roman" w:cs="Times New Roman"/>
                <w:noProof/>
                <w:webHidden/>
                <w:sz w:val="24"/>
                <w:szCs w:val="24"/>
              </w:rPr>
              <w:fldChar w:fldCharType="end"/>
            </w:r>
          </w:hyperlink>
        </w:p>
        <w:p w14:paraId="3F6C8C21" w14:textId="47942360"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265" w:history="1">
            <w:r w:rsidRPr="00586ABA">
              <w:rPr>
                <w:rStyle w:val="Hipervnculo"/>
                <w:rFonts w:ascii="Times New Roman" w:hAnsi="Times New Roman" w:cs="Times New Roman"/>
                <w:noProof/>
                <w:sz w:val="24"/>
                <w:szCs w:val="24"/>
              </w:rPr>
              <w:t>2.4.1.</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Diagrama de clases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_Toc159708265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15</w:t>
            </w:r>
            <w:r w:rsidRPr="00586ABA">
              <w:rPr>
                <w:rFonts w:ascii="Times New Roman" w:hAnsi="Times New Roman" w:cs="Times New Roman"/>
                <w:noProof/>
                <w:webHidden/>
                <w:sz w:val="24"/>
                <w:szCs w:val="24"/>
              </w:rPr>
              <w:fldChar w:fldCharType="end"/>
            </w:r>
          </w:hyperlink>
        </w:p>
        <w:p w14:paraId="790D79AB" w14:textId="2BB43552"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267" w:history="1">
            <w:r w:rsidRPr="00586ABA">
              <w:rPr>
                <w:rStyle w:val="Hipervnculo"/>
                <w:rFonts w:ascii="Times New Roman" w:hAnsi="Times New Roman" w:cs="Times New Roman"/>
                <w:noProof/>
                <w:sz w:val="24"/>
                <w:szCs w:val="24"/>
              </w:rPr>
              <w:t>2.4.2.</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Diagrama de secuencia</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_Toc159708267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17</w:t>
            </w:r>
            <w:r w:rsidRPr="00586ABA">
              <w:rPr>
                <w:rFonts w:ascii="Times New Roman" w:hAnsi="Times New Roman" w:cs="Times New Roman"/>
                <w:noProof/>
                <w:webHidden/>
                <w:sz w:val="24"/>
                <w:szCs w:val="24"/>
              </w:rPr>
              <w:fldChar w:fldCharType="end"/>
            </w:r>
          </w:hyperlink>
        </w:p>
        <w:p w14:paraId="15017B8D" w14:textId="11BBCCD5"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268" w:history="1">
            <w:r w:rsidRPr="00586ABA">
              <w:rPr>
                <w:rStyle w:val="Hipervnculo"/>
                <w:rFonts w:ascii="Times New Roman" w:hAnsi="Times New Roman" w:cs="Times New Roman"/>
                <w:noProof/>
                <w:sz w:val="24"/>
                <w:szCs w:val="24"/>
              </w:rPr>
              <w:t>2.4.3.</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Diagrama de secuencia</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_Toc159708268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19</w:t>
            </w:r>
            <w:r w:rsidRPr="00586ABA">
              <w:rPr>
                <w:rFonts w:ascii="Times New Roman" w:hAnsi="Times New Roman" w:cs="Times New Roman"/>
                <w:noProof/>
                <w:webHidden/>
                <w:sz w:val="24"/>
                <w:szCs w:val="24"/>
              </w:rPr>
              <w:fldChar w:fldCharType="end"/>
            </w:r>
          </w:hyperlink>
        </w:p>
        <w:p w14:paraId="74ED8F62" w14:textId="60844E1E" w:rsidR="00586ABA" w:rsidRPr="00586ABA" w:rsidRDefault="00586ABA">
          <w:pPr>
            <w:pStyle w:val="TDC1"/>
            <w:tabs>
              <w:tab w:val="left" w:pos="440"/>
              <w:tab w:val="right" w:leader="dot" w:pos="9016"/>
            </w:tabs>
            <w:rPr>
              <w:rFonts w:ascii="Times New Roman" w:eastAsiaTheme="minorEastAsia" w:hAnsi="Times New Roman" w:cs="Times New Roman"/>
              <w:noProof/>
              <w:sz w:val="24"/>
              <w:szCs w:val="24"/>
              <w:lang w:val="es-ES" w:eastAsia="es-ES"/>
            </w:rPr>
          </w:pPr>
          <w:hyperlink w:anchor="_Toc159708269" w:history="1">
            <w:r w:rsidRPr="00586ABA">
              <w:rPr>
                <w:rStyle w:val="Hipervnculo"/>
                <w:rFonts w:ascii="Times New Roman" w:hAnsi="Times New Roman" w:cs="Times New Roman"/>
                <w:noProof/>
                <w:sz w:val="24"/>
                <w:szCs w:val="24"/>
              </w:rPr>
              <w:t>3.</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Diagramas BPMN</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_Toc159708269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22</w:t>
            </w:r>
            <w:r w:rsidRPr="00586ABA">
              <w:rPr>
                <w:rFonts w:ascii="Times New Roman" w:hAnsi="Times New Roman" w:cs="Times New Roman"/>
                <w:noProof/>
                <w:webHidden/>
                <w:sz w:val="24"/>
                <w:szCs w:val="24"/>
              </w:rPr>
              <w:fldChar w:fldCharType="end"/>
            </w:r>
          </w:hyperlink>
        </w:p>
        <w:p w14:paraId="58A2A786" w14:textId="2B7614E7" w:rsidR="00586ABA" w:rsidRPr="00586ABA" w:rsidRDefault="00586ABA">
          <w:pPr>
            <w:pStyle w:val="TDC2"/>
            <w:tabs>
              <w:tab w:val="left" w:pos="880"/>
              <w:tab w:val="right" w:leader="dot" w:pos="9016"/>
            </w:tabs>
            <w:rPr>
              <w:rFonts w:ascii="Times New Roman" w:eastAsiaTheme="minorEastAsia" w:hAnsi="Times New Roman" w:cs="Times New Roman"/>
              <w:noProof/>
              <w:sz w:val="24"/>
              <w:szCs w:val="24"/>
              <w:lang w:val="es-ES" w:eastAsia="es-ES"/>
            </w:rPr>
          </w:pPr>
          <w:hyperlink w:anchor="_Toc159708270" w:history="1">
            <w:r w:rsidRPr="00586ABA">
              <w:rPr>
                <w:rStyle w:val="Hipervnculo"/>
                <w:rFonts w:ascii="Times New Roman" w:hAnsi="Times New Roman" w:cs="Times New Roman"/>
                <w:noProof/>
                <w:sz w:val="24"/>
                <w:szCs w:val="24"/>
              </w:rPr>
              <w:t>3.1.</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Fundamentos de Diagramas BPMN</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_Toc159708270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22</w:t>
            </w:r>
            <w:r w:rsidRPr="00586ABA">
              <w:rPr>
                <w:rFonts w:ascii="Times New Roman" w:hAnsi="Times New Roman" w:cs="Times New Roman"/>
                <w:noProof/>
                <w:webHidden/>
                <w:sz w:val="24"/>
                <w:szCs w:val="24"/>
              </w:rPr>
              <w:fldChar w:fldCharType="end"/>
            </w:r>
          </w:hyperlink>
        </w:p>
        <w:p w14:paraId="7301A282" w14:textId="3C8975CF"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271" w:history="1">
            <w:r w:rsidRPr="00586ABA">
              <w:rPr>
                <w:rStyle w:val="Hipervnculo"/>
                <w:rFonts w:ascii="Times New Roman" w:hAnsi="Times New Roman" w:cs="Times New Roman"/>
                <w:noProof/>
                <w:sz w:val="24"/>
                <w:szCs w:val="24"/>
              </w:rPr>
              <w:t>3.1.1.</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Conceptos básicos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_Toc159708271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22</w:t>
            </w:r>
            <w:r w:rsidRPr="00586ABA">
              <w:rPr>
                <w:rFonts w:ascii="Times New Roman" w:hAnsi="Times New Roman" w:cs="Times New Roman"/>
                <w:noProof/>
                <w:webHidden/>
                <w:sz w:val="24"/>
                <w:szCs w:val="24"/>
              </w:rPr>
              <w:fldChar w:fldCharType="end"/>
            </w:r>
          </w:hyperlink>
        </w:p>
        <w:p w14:paraId="20C44579" w14:textId="4A243FCA"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272" w:history="1">
            <w:r w:rsidRPr="00586ABA">
              <w:rPr>
                <w:rStyle w:val="Hipervnculo"/>
                <w:rFonts w:ascii="Times New Roman" w:hAnsi="Times New Roman" w:cs="Times New Roman"/>
                <w:noProof/>
                <w:sz w:val="24"/>
                <w:szCs w:val="24"/>
              </w:rPr>
              <w:t>3.1.2.</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Elementos principales de BPMN</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_Toc159708272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22</w:t>
            </w:r>
            <w:r w:rsidRPr="00586ABA">
              <w:rPr>
                <w:rFonts w:ascii="Times New Roman" w:hAnsi="Times New Roman" w:cs="Times New Roman"/>
                <w:noProof/>
                <w:webHidden/>
                <w:sz w:val="24"/>
                <w:szCs w:val="24"/>
              </w:rPr>
              <w:fldChar w:fldCharType="end"/>
            </w:r>
          </w:hyperlink>
        </w:p>
        <w:p w14:paraId="24A9EA55" w14:textId="5A6EE08C" w:rsidR="00586ABA" w:rsidRPr="00586ABA" w:rsidRDefault="00586ABA">
          <w:pPr>
            <w:pStyle w:val="TDC2"/>
            <w:tabs>
              <w:tab w:val="left" w:pos="880"/>
              <w:tab w:val="right" w:leader="dot" w:pos="9016"/>
            </w:tabs>
            <w:rPr>
              <w:rFonts w:ascii="Times New Roman" w:eastAsiaTheme="minorEastAsia" w:hAnsi="Times New Roman" w:cs="Times New Roman"/>
              <w:noProof/>
              <w:sz w:val="24"/>
              <w:szCs w:val="24"/>
              <w:lang w:val="es-ES" w:eastAsia="es-ES"/>
            </w:rPr>
          </w:pPr>
          <w:hyperlink w:anchor="_Toc159708273" w:history="1">
            <w:r w:rsidRPr="00586ABA">
              <w:rPr>
                <w:rStyle w:val="Hipervnculo"/>
                <w:rFonts w:ascii="Times New Roman" w:hAnsi="Times New Roman" w:cs="Times New Roman"/>
                <w:noProof/>
                <w:sz w:val="24"/>
                <w:szCs w:val="24"/>
              </w:rPr>
              <w:t>3.2.</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Modelamiento de sistemas distribuidos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_Toc159708273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23</w:t>
            </w:r>
            <w:r w:rsidRPr="00586ABA">
              <w:rPr>
                <w:rFonts w:ascii="Times New Roman" w:hAnsi="Times New Roman" w:cs="Times New Roman"/>
                <w:noProof/>
                <w:webHidden/>
                <w:sz w:val="24"/>
                <w:szCs w:val="24"/>
              </w:rPr>
              <w:fldChar w:fldCharType="end"/>
            </w:r>
          </w:hyperlink>
        </w:p>
        <w:p w14:paraId="258F7B46" w14:textId="7C6819E1"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274" w:history="1">
            <w:r w:rsidRPr="00586ABA">
              <w:rPr>
                <w:rStyle w:val="Hipervnculo"/>
                <w:rFonts w:ascii="Times New Roman" w:hAnsi="Times New Roman" w:cs="Times New Roman"/>
                <w:noProof/>
                <w:sz w:val="24"/>
                <w:szCs w:val="24"/>
              </w:rPr>
              <w:t>3.2.1.</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Ventajas del modelamiento con BPMN en sistemas distribuidos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_Toc159708274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23</w:t>
            </w:r>
            <w:r w:rsidRPr="00586ABA">
              <w:rPr>
                <w:rFonts w:ascii="Times New Roman" w:hAnsi="Times New Roman" w:cs="Times New Roman"/>
                <w:noProof/>
                <w:webHidden/>
                <w:sz w:val="24"/>
                <w:szCs w:val="24"/>
              </w:rPr>
              <w:fldChar w:fldCharType="end"/>
            </w:r>
          </w:hyperlink>
        </w:p>
        <w:p w14:paraId="0C78EF58" w14:textId="1A198493"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275" w:history="1">
            <w:r w:rsidRPr="00586ABA">
              <w:rPr>
                <w:rStyle w:val="Hipervnculo"/>
                <w:rFonts w:ascii="Times New Roman" w:hAnsi="Times New Roman" w:cs="Times New Roman"/>
                <w:noProof/>
                <w:sz w:val="24"/>
                <w:szCs w:val="24"/>
              </w:rPr>
              <w:t>3.2.2.</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Consideraciones para el modelamiento de sistemas distribuidos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_Toc159708275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24</w:t>
            </w:r>
            <w:r w:rsidRPr="00586ABA">
              <w:rPr>
                <w:rFonts w:ascii="Times New Roman" w:hAnsi="Times New Roman" w:cs="Times New Roman"/>
                <w:noProof/>
                <w:webHidden/>
                <w:sz w:val="24"/>
                <w:szCs w:val="24"/>
              </w:rPr>
              <w:fldChar w:fldCharType="end"/>
            </w:r>
          </w:hyperlink>
        </w:p>
        <w:p w14:paraId="1682BE51" w14:textId="724038BD"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276" w:history="1">
            <w:r w:rsidRPr="00586ABA">
              <w:rPr>
                <w:rStyle w:val="Hipervnculo"/>
                <w:rFonts w:ascii="Times New Roman" w:hAnsi="Times New Roman" w:cs="Times New Roman"/>
                <w:noProof/>
                <w:sz w:val="24"/>
                <w:szCs w:val="24"/>
              </w:rPr>
              <w:t>3.2.3.</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Ejemplos de modelamiento de sistemas distribuidos con BPMN</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_Toc159708276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24</w:t>
            </w:r>
            <w:r w:rsidRPr="00586ABA">
              <w:rPr>
                <w:rFonts w:ascii="Times New Roman" w:hAnsi="Times New Roman" w:cs="Times New Roman"/>
                <w:noProof/>
                <w:webHidden/>
                <w:sz w:val="24"/>
                <w:szCs w:val="24"/>
              </w:rPr>
              <w:fldChar w:fldCharType="end"/>
            </w:r>
          </w:hyperlink>
        </w:p>
        <w:p w14:paraId="30CBD782" w14:textId="00601AA0" w:rsidR="00586ABA" w:rsidRPr="00586ABA" w:rsidRDefault="00586ABA">
          <w:pPr>
            <w:pStyle w:val="TDC2"/>
            <w:tabs>
              <w:tab w:val="left" w:pos="880"/>
              <w:tab w:val="right" w:leader="dot" w:pos="9016"/>
            </w:tabs>
            <w:rPr>
              <w:rFonts w:ascii="Times New Roman" w:eastAsiaTheme="minorEastAsia" w:hAnsi="Times New Roman" w:cs="Times New Roman"/>
              <w:noProof/>
              <w:sz w:val="24"/>
              <w:szCs w:val="24"/>
              <w:lang w:val="es-ES" w:eastAsia="es-ES"/>
            </w:rPr>
          </w:pPr>
          <w:hyperlink w:anchor="_Toc159708277" w:history="1">
            <w:r w:rsidRPr="00586ABA">
              <w:rPr>
                <w:rStyle w:val="Hipervnculo"/>
                <w:rFonts w:ascii="Times New Roman" w:hAnsi="Times New Roman" w:cs="Times New Roman"/>
                <w:noProof/>
                <w:sz w:val="24"/>
                <w:szCs w:val="24"/>
              </w:rPr>
              <w:t>3.3.</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Herramientas y tecnologías para el modelamiento con BPMN en sistemas distribuidos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_Toc159708277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25</w:t>
            </w:r>
            <w:r w:rsidRPr="00586ABA">
              <w:rPr>
                <w:rFonts w:ascii="Times New Roman" w:hAnsi="Times New Roman" w:cs="Times New Roman"/>
                <w:noProof/>
                <w:webHidden/>
                <w:sz w:val="24"/>
                <w:szCs w:val="24"/>
              </w:rPr>
              <w:fldChar w:fldCharType="end"/>
            </w:r>
          </w:hyperlink>
        </w:p>
        <w:p w14:paraId="171764E7" w14:textId="0EDC3C56"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278" w:history="1">
            <w:r w:rsidRPr="00586ABA">
              <w:rPr>
                <w:rStyle w:val="Hipervnculo"/>
                <w:rFonts w:ascii="Times New Roman" w:hAnsi="Times New Roman" w:cs="Times New Roman"/>
                <w:noProof/>
                <w:sz w:val="24"/>
                <w:szCs w:val="24"/>
              </w:rPr>
              <w:t>3.3.1.</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Herramientas de software para el modelamiento con BPMN</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_Toc159708278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25</w:t>
            </w:r>
            <w:r w:rsidRPr="00586ABA">
              <w:rPr>
                <w:rFonts w:ascii="Times New Roman" w:hAnsi="Times New Roman" w:cs="Times New Roman"/>
                <w:noProof/>
                <w:webHidden/>
                <w:sz w:val="24"/>
                <w:szCs w:val="24"/>
              </w:rPr>
              <w:fldChar w:fldCharType="end"/>
            </w:r>
          </w:hyperlink>
        </w:p>
        <w:p w14:paraId="7786C11D" w14:textId="47D76110"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279" w:history="1">
            <w:r w:rsidRPr="00586ABA">
              <w:rPr>
                <w:rStyle w:val="Hipervnculo"/>
                <w:rFonts w:ascii="Times New Roman" w:hAnsi="Times New Roman" w:cs="Times New Roman"/>
                <w:noProof/>
                <w:sz w:val="24"/>
                <w:szCs w:val="24"/>
              </w:rPr>
              <w:t>3.3.2.</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Integración de BPMN con tecnologías de sistemas distribuidos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_Toc159708279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25</w:t>
            </w:r>
            <w:r w:rsidRPr="00586ABA">
              <w:rPr>
                <w:rFonts w:ascii="Times New Roman" w:hAnsi="Times New Roman" w:cs="Times New Roman"/>
                <w:noProof/>
                <w:webHidden/>
                <w:sz w:val="24"/>
                <w:szCs w:val="24"/>
              </w:rPr>
              <w:fldChar w:fldCharType="end"/>
            </w:r>
          </w:hyperlink>
        </w:p>
        <w:p w14:paraId="07AB7584" w14:textId="7D19905B"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280" w:history="1">
            <w:r w:rsidRPr="00586ABA">
              <w:rPr>
                <w:rStyle w:val="Hipervnculo"/>
                <w:rFonts w:ascii="Times New Roman" w:hAnsi="Times New Roman" w:cs="Times New Roman"/>
                <w:noProof/>
                <w:sz w:val="24"/>
                <w:szCs w:val="24"/>
              </w:rPr>
              <w:t>3.3.3.</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Consideraciones de implementación y despliegue de modelos BPMN en sistemas distribuidos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_Toc159708280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25</w:t>
            </w:r>
            <w:r w:rsidRPr="00586ABA">
              <w:rPr>
                <w:rFonts w:ascii="Times New Roman" w:hAnsi="Times New Roman" w:cs="Times New Roman"/>
                <w:noProof/>
                <w:webHidden/>
                <w:sz w:val="24"/>
                <w:szCs w:val="24"/>
              </w:rPr>
              <w:fldChar w:fldCharType="end"/>
            </w:r>
          </w:hyperlink>
        </w:p>
        <w:p w14:paraId="57C805B8" w14:textId="6E2A7C2C"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281" w:history="1">
            <w:r w:rsidRPr="00586ABA">
              <w:rPr>
                <w:rStyle w:val="Hipervnculo"/>
                <w:rFonts w:ascii="Times New Roman" w:hAnsi="Times New Roman" w:cs="Times New Roman"/>
                <w:noProof/>
                <w:sz w:val="24"/>
                <w:szCs w:val="24"/>
              </w:rPr>
              <w:t>3.3.4.</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Notación y símbolos utilizados en BPMN</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_Toc159708281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26</w:t>
            </w:r>
            <w:r w:rsidRPr="00586ABA">
              <w:rPr>
                <w:rFonts w:ascii="Times New Roman" w:hAnsi="Times New Roman" w:cs="Times New Roman"/>
                <w:noProof/>
                <w:webHidden/>
                <w:sz w:val="24"/>
                <w:szCs w:val="24"/>
              </w:rPr>
              <w:fldChar w:fldCharType="end"/>
            </w:r>
          </w:hyperlink>
        </w:p>
        <w:p w14:paraId="2F904999" w14:textId="3AB7F677" w:rsidR="00586ABA" w:rsidRPr="00586ABA" w:rsidRDefault="00586ABA">
          <w:pPr>
            <w:pStyle w:val="TDC2"/>
            <w:tabs>
              <w:tab w:val="left" w:pos="880"/>
              <w:tab w:val="right" w:leader="dot" w:pos="9016"/>
            </w:tabs>
            <w:rPr>
              <w:rFonts w:ascii="Times New Roman" w:eastAsiaTheme="minorEastAsia" w:hAnsi="Times New Roman" w:cs="Times New Roman"/>
              <w:noProof/>
              <w:sz w:val="24"/>
              <w:szCs w:val="24"/>
              <w:lang w:val="es-ES" w:eastAsia="es-ES"/>
            </w:rPr>
          </w:pPr>
          <w:hyperlink w:anchor="_Toc159708282" w:history="1">
            <w:r w:rsidRPr="00586ABA">
              <w:rPr>
                <w:rStyle w:val="Hipervnculo"/>
                <w:rFonts w:ascii="Times New Roman" w:hAnsi="Times New Roman" w:cs="Times New Roman"/>
                <w:noProof/>
                <w:sz w:val="24"/>
                <w:szCs w:val="24"/>
              </w:rPr>
              <w:t>3.4.</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Ejemplos de notaciones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_Toc159708282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30</w:t>
            </w:r>
            <w:r w:rsidRPr="00586ABA">
              <w:rPr>
                <w:rFonts w:ascii="Times New Roman" w:hAnsi="Times New Roman" w:cs="Times New Roman"/>
                <w:noProof/>
                <w:webHidden/>
                <w:sz w:val="24"/>
                <w:szCs w:val="24"/>
              </w:rPr>
              <w:fldChar w:fldCharType="end"/>
            </w:r>
          </w:hyperlink>
        </w:p>
        <w:p w14:paraId="4D643FAF" w14:textId="7518616B"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283" w:history="1">
            <w:r w:rsidRPr="00586ABA">
              <w:rPr>
                <w:rStyle w:val="Hipervnculo"/>
                <w:rFonts w:ascii="Times New Roman" w:hAnsi="Times New Roman" w:cs="Times New Roman"/>
                <w:noProof/>
                <w:sz w:val="24"/>
                <w:szCs w:val="24"/>
              </w:rPr>
              <w:t>3.4.1.</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Eventos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_Toc159708283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30</w:t>
            </w:r>
            <w:r w:rsidRPr="00586ABA">
              <w:rPr>
                <w:rFonts w:ascii="Times New Roman" w:hAnsi="Times New Roman" w:cs="Times New Roman"/>
                <w:noProof/>
                <w:webHidden/>
                <w:sz w:val="24"/>
                <w:szCs w:val="24"/>
              </w:rPr>
              <w:fldChar w:fldCharType="end"/>
            </w:r>
          </w:hyperlink>
        </w:p>
        <w:p w14:paraId="74D596E4" w14:textId="1314D441"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288" w:history="1">
            <w:r w:rsidRPr="00586ABA">
              <w:rPr>
                <w:rStyle w:val="Hipervnculo"/>
                <w:rFonts w:ascii="Times New Roman" w:hAnsi="Times New Roman" w:cs="Times New Roman"/>
                <w:noProof/>
                <w:sz w:val="24"/>
                <w:szCs w:val="24"/>
                <w:lang w:val="pt-PT"/>
              </w:rPr>
              <w:t>3.4.2.</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lang w:val="pt-PT"/>
              </w:rPr>
              <w:t>Tareas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_Toc159708288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32</w:t>
            </w:r>
            <w:r w:rsidRPr="00586ABA">
              <w:rPr>
                <w:rFonts w:ascii="Times New Roman" w:hAnsi="Times New Roman" w:cs="Times New Roman"/>
                <w:noProof/>
                <w:webHidden/>
                <w:sz w:val="24"/>
                <w:szCs w:val="24"/>
              </w:rPr>
              <w:fldChar w:fldCharType="end"/>
            </w:r>
          </w:hyperlink>
        </w:p>
        <w:p w14:paraId="62757A64" w14:textId="51D582C1"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294" w:history="1">
            <w:r w:rsidRPr="00586ABA">
              <w:rPr>
                <w:rStyle w:val="Hipervnculo"/>
                <w:rFonts w:ascii="Times New Roman" w:hAnsi="Times New Roman" w:cs="Times New Roman"/>
                <w:noProof/>
                <w:sz w:val="24"/>
                <w:szCs w:val="24"/>
                <w:lang w:val="es-ES"/>
              </w:rPr>
              <w:t>3.4.3.</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lang w:val="es-ES"/>
              </w:rPr>
              <w:t>Puertas de enlace</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_Toc159708294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33</w:t>
            </w:r>
            <w:r w:rsidRPr="00586ABA">
              <w:rPr>
                <w:rFonts w:ascii="Times New Roman" w:hAnsi="Times New Roman" w:cs="Times New Roman"/>
                <w:noProof/>
                <w:webHidden/>
                <w:sz w:val="24"/>
                <w:szCs w:val="24"/>
              </w:rPr>
              <w:fldChar w:fldCharType="end"/>
            </w:r>
          </w:hyperlink>
        </w:p>
        <w:p w14:paraId="256FA383" w14:textId="0F3882C9"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297" w:history="1">
            <w:r w:rsidRPr="00586ABA">
              <w:rPr>
                <w:rStyle w:val="Hipervnculo"/>
                <w:rFonts w:ascii="Times New Roman" w:hAnsi="Times New Roman" w:cs="Times New Roman"/>
                <w:noProof/>
                <w:sz w:val="24"/>
                <w:szCs w:val="24"/>
                <w:lang w:val="es-ES"/>
              </w:rPr>
              <w:t>3.4.4.</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lang w:val="es-ES"/>
              </w:rPr>
              <w:t>Símbolo basado en eventos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_Toc159708297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34</w:t>
            </w:r>
            <w:r w:rsidRPr="00586ABA">
              <w:rPr>
                <w:rFonts w:ascii="Times New Roman" w:hAnsi="Times New Roman" w:cs="Times New Roman"/>
                <w:noProof/>
                <w:webHidden/>
                <w:sz w:val="24"/>
                <w:szCs w:val="24"/>
              </w:rPr>
              <w:fldChar w:fldCharType="end"/>
            </w:r>
          </w:hyperlink>
        </w:p>
        <w:p w14:paraId="46E096DB" w14:textId="7FF58180"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298" w:history="1">
            <w:r w:rsidRPr="00586ABA">
              <w:rPr>
                <w:rStyle w:val="Hipervnculo"/>
                <w:rFonts w:ascii="Times New Roman" w:hAnsi="Times New Roman" w:cs="Times New Roman"/>
                <w:noProof/>
                <w:sz w:val="24"/>
                <w:szCs w:val="24"/>
                <w:lang w:val="pt-PT"/>
              </w:rPr>
              <w:t>3.4.5.</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lang w:val="pt-PT"/>
              </w:rPr>
              <w:t>Artefactos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_Toc159708298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35</w:t>
            </w:r>
            <w:r w:rsidRPr="00586ABA">
              <w:rPr>
                <w:rFonts w:ascii="Times New Roman" w:hAnsi="Times New Roman" w:cs="Times New Roman"/>
                <w:noProof/>
                <w:webHidden/>
                <w:sz w:val="24"/>
                <w:szCs w:val="24"/>
              </w:rPr>
              <w:fldChar w:fldCharType="end"/>
            </w:r>
          </w:hyperlink>
        </w:p>
        <w:p w14:paraId="331AA4B7" w14:textId="3460E211" w:rsidR="00586ABA" w:rsidRPr="00586ABA" w:rsidRDefault="00586ABA">
          <w:pPr>
            <w:pStyle w:val="TDC2"/>
            <w:tabs>
              <w:tab w:val="left" w:pos="880"/>
              <w:tab w:val="right" w:leader="dot" w:pos="9016"/>
            </w:tabs>
            <w:rPr>
              <w:rFonts w:ascii="Times New Roman" w:eastAsiaTheme="minorEastAsia" w:hAnsi="Times New Roman" w:cs="Times New Roman"/>
              <w:noProof/>
              <w:sz w:val="24"/>
              <w:szCs w:val="24"/>
              <w:lang w:val="es-ES" w:eastAsia="es-ES"/>
            </w:rPr>
          </w:pPr>
          <w:hyperlink w:anchor="_Toc159708302" w:history="1">
            <w:r w:rsidRPr="00586ABA">
              <w:rPr>
                <w:rStyle w:val="Hipervnculo"/>
                <w:rFonts w:ascii="Times New Roman" w:hAnsi="Times New Roman" w:cs="Times New Roman"/>
                <w:noProof/>
                <w:sz w:val="24"/>
                <w:szCs w:val="24"/>
                <w:lang w:val="es-ES"/>
              </w:rPr>
              <w:t>3.5.</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lang w:val="es-ES"/>
              </w:rPr>
              <w:t>Ejercicios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_Toc159708302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36</w:t>
            </w:r>
            <w:r w:rsidRPr="00586ABA">
              <w:rPr>
                <w:rFonts w:ascii="Times New Roman" w:hAnsi="Times New Roman" w:cs="Times New Roman"/>
                <w:noProof/>
                <w:webHidden/>
                <w:sz w:val="24"/>
                <w:szCs w:val="24"/>
              </w:rPr>
              <w:fldChar w:fldCharType="end"/>
            </w:r>
          </w:hyperlink>
        </w:p>
        <w:p w14:paraId="202DBF46" w14:textId="7B50A6AB"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303" w:history="1">
            <w:r w:rsidRPr="00586ABA">
              <w:rPr>
                <w:rStyle w:val="Hipervnculo"/>
                <w:rFonts w:ascii="Times New Roman" w:hAnsi="Times New Roman" w:cs="Times New Roman"/>
                <w:noProof/>
                <w:sz w:val="24"/>
                <w:szCs w:val="24"/>
                <w:lang w:val="es-ES"/>
              </w:rPr>
              <w:t>3.5.1.</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lang w:val="es-ES"/>
              </w:rPr>
              <w:t>Problema: Sistema de Control de Tráfico Urbano Inteligente</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_Toc159708303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36</w:t>
            </w:r>
            <w:r w:rsidRPr="00586ABA">
              <w:rPr>
                <w:rFonts w:ascii="Times New Roman" w:hAnsi="Times New Roman" w:cs="Times New Roman"/>
                <w:noProof/>
                <w:webHidden/>
                <w:sz w:val="24"/>
                <w:szCs w:val="24"/>
              </w:rPr>
              <w:fldChar w:fldCharType="end"/>
            </w:r>
          </w:hyperlink>
        </w:p>
        <w:p w14:paraId="160F9C27" w14:textId="6A01207D"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304" w:history="1">
            <w:r w:rsidRPr="00586ABA">
              <w:rPr>
                <w:rStyle w:val="Hipervnculo"/>
                <w:rFonts w:ascii="Times New Roman" w:hAnsi="Times New Roman" w:cs="Times New Roman"/>
                <w:noProof/>
                <w:sz w:val="24"/>
                <w:szCs w:val="24"/>
              </w:rPr>
              <w:t>3.5.2.</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Modelo</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_Toc159708304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38</w:t>
            </w:r>
            <w:r w:rsidRPr="00586ABA">
              <w:rPr>
                <w:rFonts w:ascii="Times New Roman" w:hAnsi="Times New Roman" w:cs="Times New Roman"/>
                <w:noProof/>
                <w:webHidden/>
                <w:sz w:val="24"/>
                <w:szCs w:val="24"/>
              </w:rPr>
              <w:fldChar w:fldCharType="end"/>
            </w:r>
          </w:hyperlink>
        </w:p>
        <w:p w14:paraId="6FE62EBA" w14:textId="1640BDA4" w:rsidR="00586ABA" w:rsidRPr="00586ABA" w:rsidRDefault="00586ABA">
          <w:pPr>
            <w:pStyle w:val="TDC2"/>
            <w:tabs>
              <w:tab w:val="left" w:pos="880"/>
              <w:tab w:val="right" w:leader="dot" w:pos="9016"/>
            </w:tabs>
            <w:rPr>
              <w:rFonts w:ascii="Times New Roman" w:eastAsiaTheme="minorEastAsia" w:hAnsi="Times New Roman" w:cs="Times New Roman"/>
              <w:noProof/>
              <w:sz w:val="24"/>
              <w:szCs w:val="24"/>
              <w:lang w:val="es-ES" w:eastAsia="es-ES"/>
            </w:rPr>
          </w:pPr>
          <w:hyperlink w:anchor="_Toc159708305" w:history="1">
            <w:r w:rsidRPr="00586ABA">
              <w:rPr>
                <w:rStyle w:val="Hipervnculo"/>
                <w:rFonts w:ascii="Times New Roman" w:hAnsi="Times New Roman" w:cs="Times New Roman"/>
                <w:noProof/>
                <w:sz w:val="24"/>
                <w:szCs w:val="24"/>
              </w:rPr>
              <w:t>3.6.</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Problema: Evaluación de solicitud de créditos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_Toc159708305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38</w:t>
            </w:r>
            <w:r w:rsidRPr="00586ABA">
              <w:rPr>
                <w:rFonts w:ascii="Times New Roman" w:hAnsi="Times New Roman" w:cs="Times New Roman"/>
                <w:noProof/>
                <w:webHidden/>
                <w:sz w:val="24"/>
                <w:szCs w:val="24"/>
              </w:rPr>
              <w:fldChar w:fldCharType="end"/>
            </w:r>
          </w:hyperlink>
        </w:p>
        <w:p w14:paraId="6C9B7600" w14:textId="4642091D"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306" w:history="1">
            <w:r w:rsidRPr="00586ABA">
              <w:rPr>
                <w:rStyle w:val="Hipervnculo"/>
                <w:rFonts w:ascii="Times New Roman" w:hAnsi="Times New Roman" w:cs="Times New Roman"/>
                <w:noProof/>
                <w:sz w:val="24"/>
                <w:szCs w:val="24"/>
              </w:rPr>
              <w:t>3.6.1.</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Modelo</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_Toc159708306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39</w:t>
            </w:r>
            <w:r w:rsidRPr="00586ABA">
              <w:rPr>
                <w:rFonts w:ascii="Times New Roman" w:hAnsi="Times New Roman" w:cs="Times New Roman"/>
                <w:noProof/>
                <w:webHidden/>
                <w:sz w:val="24"/>
                <w:szCs w:val="24"/>
              </w:rPr>
              <w:fldChar w:fldCharType="end"/>
            </w:r>
          </w:hyperlink>
        </w:p>
        <w:p w14:paraId="230AD583" w14:textId="1EC3155E" w:rsidR="00586ABA" w:rsidRPr="00586ABA" w:rsidRDefault="00586ABA">
          <w:pPr>
            <w:pStyle w:val="TDC2"/>
            <w:tabs>
              <w:tab w:val="left" w:pos="880"/>
              <w:tab w:val="right" w:leader="dot" w:pos="9016"/>
            </w:tabs>
            <w:rPr>
              <w:rFonts w:ascii="Times New Roman" w:eastAsiaTheme="minorEastAsia" w:hAnsi="Times New Roman" w:cs="Times New Roman"/>
              <w:noProof/>
              <w:sz w:val="24"/>
              <w:szCs w:val="24"/>
              <w:lang w:val="es-ES" w:eastAsia="es-ES"/>
            </w:rPr>
          </w:pPr>
          <w:hyperlink w:anchor="_Toc159708307" w:history="1">
            <w:r w:rsidRPr="00586ABA">
              <w:rPr>
                <w:rStyle w:val="Hipervnculo"/>
                <w:rFonts w:ascii="Times New Roman" w:hAnsi="Times New Roman" w:cs="Times New Roman"/>
                <w:noProof/>
                <w:sz w:val="24"/>
                <w:szCs w:val="24"/>
                <w:lang w:val="es-ES"/>
              </w:rPr>
              <w:t>3.7.</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lang w:val="es-ES"/>
              </w:rPr>
              <w:t>Problema: gestión de reservas de un hotel</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_Toc159708307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39</w:t>
            </w:r>
            <w:r w:rsidRPr="00586ABA">
              <w:rPr>
                <w:rFonts w:ascii="Times New Roman" w:hAnsi="Times New Roman" w:cs="Times New Roman"/>
                <w:noProof/>
                <w:webHidden/>
                <w:sz w:val="24"/>
                <w:szCs w:val="24"/>
              </w:rPr>
              <w:fldChar w:fldCharType="end"/>
            </w:r>
          </w:hyperlink>
        </w:p>
        <w:p w14:paraId="71ADD1A3" w14:textId="4B1F5739"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308" w:history="1">
            <w:r w:rsidRPr="00586ABA">
              <w:rPr>
                <w:rStyle w:val="Hipervnculo"/>
                <w:rFonts w:ascii="Times New Roman" w:hAnsi="Times New Roman" w:cs="Times New Roman"/>
                <w:noProof/>
                <w:sz w:val="24"/>
                <w:szCs w:val="24"/>
                <w:lang w:val="es-ES"/>
              </w:rPr>
              <w:t>3.7.1.</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lang w:val="es-ES"/>
              </w:rPr>
              <w:t>Modelo</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_Toc159708308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41</w:t>
            </w:r>
            <w:r w:rsidRPr="00586ABA">
              <w:rPr>
                <w:rFonts w:ascii="Times New Roman" w:hAnsi="Times New Roman" w:cs="Times New Roman"/>
                <w:noProof/>
                <w:webHidden/>
                <w:sz w:val="24"/>
                <w:szCs w:val="24"/>
              </w:rPr>
              <w:fldChar w:fldCharType="end"/>
            </w:r>
          </w:hyperlink>
        </w:p>
        <w:p w14:paraId="34504C42" w14:textId="249B864B" w:rsidR="00586ABA" w:rsidRPr="00586ABA" w:rsidRDefault="00586ABA">
          <w:pPr>
            <w:pStyle w:val="TDC1"/>
            <w:tabs>
              <w:tab w:val="left" w:pos="440"/>
              <w:tab w:val="right" w:leader="dot" w:pos="9016"/>
            </w:tabs>
            <w:rPr>
              <w:rFonts w:ascii="Times New Roman" w:eastAsiaTheme="minorEastAsia" w:hAnsi="Times New Roman" w:cs="Times New Roman"/>
              <w:noProof/>
              <w:sz w:val="24"/>
              <w:szCs w:val="24"/>
              <w:lang w:val="es-ES" w:eastAsia="es-ES"/>
            </w:rPr>
          </w:pPr>
          <w:hyperlink w:anchor="_Toc159708309" w:history="1">
            <w:r w:rsidRPr="00586ABA">
              <w:rPr>
                <w:rStyle w:val="Hipervnculo"/>
                <w:rFonts w:ascii="Times New Roman" w:hAnsi="Times New Roman" w:cs="Times New Roman"/>
                <w:noProof/>
                <w:sz w:val="24"/>
                <w:szCs w:val="24"/>
                <w:lang w:val="es-ES"/>
              </w:rPr>
              <w:t>4.</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lang w:val="es-ES"/>
              </w:rPr>
              <w:t>Diagrama Petri</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_Toc159708309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42</w:t>
            </w:r>
            <w:r w:rsidRPr="00586ABA">
              <w:rPr>
                <w:rFonts w:ascii="Times New Roman" w:hAnsi="Times New Roman" w:cs="Times New Roman"/>
                <w:noProof/>
                <w:webHidden/>
                <w:sz w:val="24"/>
                <w:szCs w:val="24"/>
              </w:rPr>
              <w:fldChar w:fldCharType="end"/>
            </w:r>
          </w:hyperlink>
        </w:p>
        <w:p w14:paraId="078A4524" w14:textId="0FA975A7" w:rsidR="00586ABA" w:rsidRPr="00586ABA" w:rsidRDefault="00586ABA">
          <w:pPr>
            <w:pStyle w:val="TDC2"/>
            <w:tabs>
              <w:tab w:val="left" w:pos="880"/>
              <w:tab w:val="right" w:leader="dot" w:pos="9016"/>
            </w:tabs>
            <w:rPr>
              <w:rFonts w:ascii="Times New Roman" w:eastAsiaTheme="minorEastAsia" w:hAnsi="Times New Roman" w:cs="Times New Roman"/>
              <w:noProof/>
              <w:sz w:val="24"/>
              <w:szCs w:val="24"/>
              <w:lang w:val="es-ES" w:eastAsia="es-ES"/>
            </w:rPr>
          </w:pPr>
          <w:hyperlink w:anchor="_Toc159708310" w:history="1">
            <w:r w:rsidRPr="00586ABA">
              <w:rPr>
                <w:rStyle w:val="Hipervnculo"/>
                <w:rFonts w:ascii="Times New Roman" w:hAnsi="Times New Roman" w:cs="Times New Roman"/>
                <w:noProof/>
                <w:sz w:val="24"/>
                <w:szCs w:val="24"/>
              </w:rPr>
              <w:t>4.1.</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Fundamentos de Diagramas Petri</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_Toc159708310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42</w:t>
            </w:r>
            <w:r w:rsidRPr="00586ABA">
              <w:rPr>
                <w:rFonts w:ascii="Times New Roman" w:hAnsi="Times New Roman" w:cs="Times New Roman"/>
                <w:noProof/>
                <w:webHidden/>
                <w:sz w:val="24"/>
                <w:szCs w:val="24"/>
              </w:rPr>
              <w:fldChar w:fldCharType="end"/>
            </w:r>
          </w:hyperlink>
        </w:p>
        <w:p w14:paraId="5E8B1C4A" w14:textId="429A5A15"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311" w:history="1">
            <w:r w:rsidRPr="00586ABA">
              <w:rPr>
                <w:rStyle w:val="Hipervnculo"/>
                <w:rFonts w:ascii="Times New Roman" w:hAnsi="Times New Roman" w:cs="Times New Roman"/>
                <w:noProof/>
                <w:sz w:val="24"/>
                <w:szCs w:val="24"/>
              </w:rPr>
              <w:t>4.1.1.</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Conceptos básicos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_Toc159708311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42</w:t>
            </w:r>
            <w:r w:rsidRPr="00586ABA">
              <w:rPr>
                <w:rFonts w:ascii="Times New Roman" w:hAnsi="Times New Roman" w:cs="Times New Roman"/>
                <w:noProof/>
                <w:webHidden/>
                <w:sz w:val="24"/>
                <w:szCs w:val="24"/>
              </w:rPr>
              <w:fldChar w:fldCharType="end"/>
            </w:r>
          </w:hyperlink>
        </w:p>
        <w:p w14:paraId="19C93527" w14:textId="3315352B"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312" w:history="1">
            <w:r w:rsidRPr="00586ABA">
              <w:rPr>
                <w:rStyle w:val="Hipervnculo"/>
                <w:rFonts w:ascii="Times New Roman" w:hAnsi="Times New Roman" w:cs="Times New Roman"/>
                <w:noProof/>
                <w:sz w:val="24"/>
                <w:szCs w:val="24"/>
              </w:rPr>
              <w:t>4.1.2.</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Elementos principales de Petri</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_Toc159708312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42</w:t>
            </w:r>
            <w:r w:rsidRPr="00586ABA">
              <w:rPr>
                <w:rFonts w:ascii="Times New Roman" w:hAnsi="Times New Roman" w:cs="Times New Roman"/>
                <w:noProof/>
                <w:webHidden/>
                <w:sz w:val="24"/>
                <w:szCs w:val="24"/>
              </w:rPr>
              <w:fldChar w:fldCharType="end"/>
            </w:r>
          </w:hyperlink>
        </w:p>
        <w:p w14:paraId="5708CCB8" w14:textId="193348C5" w:rsidR="00586ABA" w:rsidRPr="00586ABA" w:rsidRDefault="00586ABA">
          <w:pPr>
            <w:pStyle w:val="TDC2"/>
            <w:tabs>
              <w:tab w:val="left" w:pos="880"/>
              <w:tab w:val="right" w:leader="dot" w:pos="9016"/>
            </w:tabs>
            <w:rPr>
              <w:rFonts w:ascii="Times New Roman" w:eastAsiaTheme="minorEastAsia" w:hAnsi="Times New Roman" w:cs="Times New Roman"/>
              <w:noProof/>
              <w:sz w:val="24"/>
              <w:szCs w:val="24"/>
              <w:lang w:val="es-ES" w:eastAsia="es-ES"/>
            </w:rPr>
          </w:pPr>
          <w:hyperlink w:anchor="_Toc159708313" w:history="1">
            <w:r w:rsidRPr="00586ABA">
              <w:rPr>
                <w:rStyle w:val="Hipervnculo"/>
                <w:rFonts w:ascii="Times New Roman" w:hAnsi="Times New Roman" w:cs="Times New Roman"/>
                <w:noProof/>
                <w:sz w:val="24"/>
                <w:szCs w:val="24"/>
              </w:rPr>
              <w:t>4.2.</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Modelamiento de sistemas distribuidos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_Toc159708313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43</w:t>
            </w:r>
            <w:r w:rsidRPr="00586ABA">
              <w:rPr>
                <w:rFonts w:ascii="Times New Roman" w:hAnsi="Times New Roman" w:cs="Times New Roman"/>
                <w:noProof/>
                <w:webHidden/>
                <w:sz w:val="24"/>
                <w:szCs w:val="24"/>
              </w:rPr>
              <w:fldChar w:fldCharType="end"/>
            </w:r>
          </w:hyperlink>
        </w:p>
        <w:p w14:paraId="07A2877D" w14:textId="1F740490"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314" w:history="1">
            <w:r w:rsidRPr="00586ABA">
              <w:rPr>
                <w:rStyle w:val="Hipervnculo"/>
                <w:rFonts w:ascii="Times New Roman" w:hAnsi="Times New Roman" w:cs="Times New Roman"/>
                <w:noProof/>
                <w:sz w:val="24"/>
                <w:szCs w:val="24"/>
              </w:rPr>
              <w:t>4.2.1.</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Ventajas del modelamiento con Petri en sistemas distribuidos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_Toc159708314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43</w:t>
            </w:r>
            <w:r w:rsidRPr="00586ABA">
              <w:rPr>
                <w:rFonts w:ascii="Times New Roman" w:hAnsi="Times New Roman" w:cs="Times New Roman"/>
                <w:noProof/>
                <w:webHidden/>
                <w:sz w:val="24"/>
                <w:szCs w:val="24"/>
              </w:rPr>
              <w:fldChar w:fldCharType="end"/>
            </w:r>
          </w:hyperlink>
        </w:p>
        <w:p w14:paraId="01347552" w14:textId="625C443E"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315" w:history="1">
            <w:r w:rsidRPr="00586ABA">
              <w:rPr>
                <w:rStyle w:val="Hipervnculo"/>
                <w:rFonts w:ascii="Times New Roman" w:hAnsi="Times New Roman" w:cs="Times New Roman"/>
                <w:noProof/>
                <w:sz w:val="24"/>
                <w:szCs w:val="24"/>
              </w:rPr>
              <w:t>4.2.2.</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Consideraciones para el modelamiento de sistemas distribuidos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_Toc159708315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43</w:t>
            </w:r>
            <w:r w:rsidRPr="00586ABA">
              <w:rPr>
                <w:rFonts w:ascii="Times New Roman" w:hAnsi="Times New Roman" w:cs="Times New Roman"/>
                <w:noProof/>
                <w:webHidden/>
                <w:sz w:val="24"/>
                <w:szCs w:val="24"/>
              </w:rPr>
              <w:fldChar w:fldCharType="end"/>
            </w:r>
          </w:hyperlink>
        </w:p>
        <w:p w14:paraId="54857306" w14:textId="52EC1962"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316" w:history="1">
            <w:r w:rsidRPr="00586ABA">
              <w:rPr>
                <w:rStyle w:val="Hipervnculo"/>
                <w:rFonts w:ascii="Times New Roman" w:hAnsi="Times New Roman" w:cs="Times New Roman"/>
                <w:noProof/>
                <w:sz w:val="24"/>
                <w:szCs w:val="24"/>
              </w:rPr>
              <w:t>4.2.3.</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Ejemplos de modelamiento de sistemas distribuidos con Petri</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_Toc159708316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44</w:t>
            </w:r>
            <w:r w:rsidRPr="00586ABA">
              <w:rPr>
                <w:rFonts w:ascii="Times New Roman" w:hAnsi="Times New Roman" w:cs="Times New Roman"/>
                <w:noProof/>
                <w:webHidden/>
                <w:sz w:val="24"/>
                <w:szCs w:val="24"/>
              </w:rPr>
              <w:fldChar w:fldCharType="end"/>
            </w:r>
          </w:hyperlink>
        </w:p>
        <w:p w14:paraId="1E9A9BC7" w14:textId="1D48CFB4" w:rsidR="00586ABA" w:rsidRPr="00586ABA" w:rsidRDefault="00586ABA">
          <w:pPr>
            <w:pStyle w:val="TDC2"/>
            <w:tabs>
              <w:tab w:val="left" w:pos="880"/>
              <w:tab w:val="right" w:leader="dot" w:pos="9016"/>
            </w:tabs>
            <w:rPr>
              <w:rFonts w:ascii="Times New Roman" w:eastAsiaTheme="minorEastAsia" w:hAnsi="Times New Roman" w:cs="Times New Roman"/>
              <w:noProof/>
              <w:sz w:val="24"/>
              <w:szCs w:val="24"/>
              <w:lang w:val="es-ES" w:eastAsia="es-ES"/>
            </w:rPr>
          </w:pPr>
          <w:hyperlink w:anchor="_Toc159708317" w:history="1">
            <w:r w:rsidRPr="00586ABA">
              <w:rPr>
                <w:rStyle w:val="Hipervnculo"/>
                <w:rFonts w:ascii="Times New Roman" w:hAnsi="Times New Roman" w:cs="Times New Roman"/>
                <w:noProof/>
                <w:sz w:val="24"/>
                <w:szCs w:val="24"/>
              </w:rPr>
              <w:t>4.3.</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Herramientas y tecnologías para el modelamiento con Petri en sistemas distribuidos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_Toc159708317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45</w:t>
            </w:r>
            <w:r w:rsidRPr="00586ABA">
              <w:rPr>
                <w:rFonts w:ascii="Times New Roman" w:hAnsi="Times New Roman" w:cs="Times New Roman"/>
                <w:noProof/>
                <w:webHidden/>
                <w:sz w:val="24"/>
                <w:szCs w:val="24"/>
              </w:rPr>
              <w:fldChar w:fldCharType="end"/>
            </w:r>
          </w:hyperlink>
        </w:p>
        <w:p w14:paraId="2C56E421" w14:textId="11195FE7"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318" w:history="1">
            <w:r w:rsidRPr="00586ABA">
              <w:rPr>
                <w:rStyle w:val="Hipervnculo"/>
                <w:rFonts w:ascii="Times New Roman" w:hAnsi="Times New Roman" w:cs="Times New Roman"/>
                <w:noProof/>
                <w:sz w:val="24"/>
                <w:szCs w:val="24"/>
              </w:rPr>
              <w:t>4.3.1.</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Herramientas de software para el modelamiento con Petri</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_Toc159708318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45</w:t>
            </w:r>
            <w:r w:rsidRPr="00586ABA">
              <w:rPr>
                <w:rFonts w:ascii="Times New Roman" w:hAnsi="Times New Roman" w:cs="Times New Roman"/>
                <w:noProof/>
                <w:webHidden/>
                <w:sz w:val="24"/>
                <w:szCs w:val="24"/>
              </w:rPr>
              <w:fldChar w:fldCharType="end"/>
            </w:r>
          </w:hyperlink>
        </w:p>
        <w:p w14:paraId="1C7AA0BB" w14:textId="0C1024F8"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319" w:history="1">
            <w:r w:rsidRPr="00586ABA">
              <w:rPr>
                <w:rStyle w:val="Hipervnculo"/>
                <w:rFonts w:ascii="Times New Roman" w:hAnsi="Times New Roman" w:cs="Times New Roman"/>
                <w:noProof/>
                <w:sz w:val="24"/>
                <w:szCs w:val="24"/>
              </w:rPr>
              <w:t>4.3.2.</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Integración de Petri con tecnologías de sistemas distribuidos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_Toc159708319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45</w:t>
            </w:r>
            <w:r w:rsidRPr="00586ABA">
              <w:rPr>
                <w:rFonts w:ascii="Times New Roman" w:hAnsi="Times New Roman" w:cs="Times New Roman"/>
                <w:noProof/>
                <w:webHidden/>
                <w:sz w:val="24"/>
                <w:szCs w:val="24"/>
              </w:rPr>
              <w:fldChar w:fldCharType="end"/>
            </w:r>
          </w:hyperlink>
        </w:p>
        <w:p w14:paraId="2774D823" w14:textId="219647FD"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320" w:history="1">
            <w:r w:rsidRPr="00586ABA">
              <w:rPr>
                <w:rStyle w:val="Hipervnculo"/>
                <w:rFonts w:ascii="Times New Roman" w:hAnsi="Times New Roman" w:cs="Times New Roman"/>
                <w:noProof/>
                <w:sz w:val="24"/>
                <w:szCs w:val="24"/>
              </w:rPr>
              <w:t>4.3.3.</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Consideraciones de implementación y despliegue de modelos Petri en sistemas distribuidos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_Toc159708320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46</w:t>
            </w:r>
            <w:r w:rsidRPr="00586ABA">
              <w:rPr>
                <w:rFonts w:ascii="Times New Roman" w:hAnsi="Times New Roman" w:cs="Times New Roman"/>
                <w:noProof/>
                <w:webHidden/>
                <w:sz w:val="24"/>
                <w:szCs w:val="24"/>
              </w:rPr>
              <w:fldChar w:fldCharType="end"/>
            </w:r>
          </w:hyperlink>
        </w:p>
        <w:p w14:paraId="48948504" w14:textId="4F2BF679"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321" w:history="1">
            <w:r w:rsidRPr="00586ABA">
              <w:rPr>
                <w:rStyle w:val="Hipervnculo"/>
                <w:rFonts w:ascii="Times New Roman" w:hAnsi="Times New Roman" w:cs="Times New Roman"/>
                <w:noProof/>
                <w:sz w:val="24"/>
                <w:szCs w:val="24"/>
              </w:rPr>
              <w:t>4.3.4.</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Notación y símbolos utilizados en Petri</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_Toc159708321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47</w:t>
            </w:r>
            <w:r w:rsidRPr="00586ABA">
              <w:rPr>
                <w:rFonts w:ascii="Times New Roman" w:hAnsi="Times New Roman" w:cs="Times New Roman"/>
                <w:noProof/>
                <w:webHidden/>
                <w:sz w:val="24"/>
                <w:szCs w:val="24"/>
              </w:rPr>
              <w:fldChar w:fldCharType="end"/>
            </w:r>
          </w:hyperlink>
        </w:p>
        <w:p w14:paraId="04BFBD2E" w14:textId="39BC1728" w:rsidR="00586ABA" w:rsidRPr="00586ABA" w:rsidRDefault="00586ABA">
          <w:pPr>
            <w:pStyle w:val="TDC2"/>
            <w:tabs>
              <w:tab w:val="left" w:pos="880"/>
              <w:tab w:val="right" w:leader="dot" w:pos="9016"/>
            </w:tabs>
            <w:rPr>
              <w:rFonts w:ascii="Times New Roman" w:eastAsiaTheme="minorEastAsia" w:hAnsi="Times New Roman" w:cs="Times New Roman"/>
              <w:noProof/>
              <w:sz w:val="24"/>
              <w:szCs w:val="24"/>
              <w:lang w:val="es-ES" w:eastAsia="es-ES"/>
            </w:rPr>
          </w:pPr>
          <w:hyperlink w:anchor="_Toc159708322" w:history="1">
            <w:r w:rsidRPr="00586ABA">
              <w:rPr>
                <w:rStyle w:val="Hipervnculo"/>
                <w:rFonts w:ascii="Times New Roman" w:hAnsi="Times New Roman" w:cs="Times New Roman"/>
                <w:noProof/>
                <w:sz w:val="24"/>
                <w:szCs w:val="24"/>
              </w:rPr>
              <w:t>4.4.</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Ejemplos de notaciones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_Toc159708322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47</w:t>
            </w:r>
            <w:r w:rsidRPr="00586ABA">
              <w:rPr>
                <w:rFonts w:ascii="Times New Roman" w:hAnsi="Times New Roman" w:cs="Times New Roman"/>
                <w:noProof/>
                <w:webHidden/>
                <w:sz w:val="24"/>
                <w:szCs w:val="24"/>
              </w:rPr>
              <w:fldChar w:fldCharType="end"/>
            </w:r>
          </w:hyperlink>
        </w:p>
        <w:p w14:paraId="4AC92F34" w14:textId="1802D14E"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323" w:history="1">
            <w:r w:rsidRPr="00586ABA">
              <w:rPr>
                <w:rStyle w:val="Hipervnculo"/>
                <w:rFonts w:ascii="Times New Roman" w:hAnsi="Times New Roman" w:cs="Times New Roman"/>
                <w:bCs/>
                <w:noProof/>
                <w:sz w:val="24"/>
                <w:szCs w:val="24"/>
              </w:rPr>
              <w:t>4.4.1.</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bCs/>
                <w:noProof/>
                <w:sz w:val="24"/>
                <w:szCs w:val="24"/>
              </w:rPr>
              <w:t>Lugares (Places)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_Toc159708323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47</w:t>
            </w:r>
            <w:r w:rsidRPr="00586ABA">
              <w:rPr>
                <w:rFonts w:ascii="Times New Roman" w:hAnsi="Times New Roman" w:cs="Times New Roman"/>
                <w:noProof/>
                <w:webHidden/>
                <w:sz w:val="24"/>
                <w:szCs w:val="24"/>
              </w:rPr>
              <w:fldChar w:fldCharType="end"/>
            </w:r>
          </w:hyperlink>
        </w:p>
        <w:p w14:paraId="2324BF26" w14:textId="73A3DA89"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324" w:history="1">
            <w:r w:rsidRPr="00586ABA">
              <w:rPr>
                <w:rStyle w:val="Hipervnculo"/>
                <w:rFonts w:ascii="Times New Roman" w:hAnsi="Times New Roman" w:cs="Times New Roman"/>
                <w:noProof/>
                <w:sz w:val="24"/>
                <w:szCs w:val="24"/>
              </w:rPr>
              <w:t>4.4.2.</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Transiciones (Transitions)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_Toc159708324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47</w:t>
            </w:r>
            <w:r w:rsidRPr="00586ABA">
              <w:rPr>
                <w:rFonts w:ascii="Times New Roman" w:hAnsi="Times New Roman" w:cs="Times New Roman"/>
                <w:noProof/>
                <w:webHidden/>
                <w:sz w:val="24"/>
                <w:szCs w:val="24"/>
              </w:rPr>
              <w:fldChar w:fldCharType="end"/>
            </w:r>
          </w:hyperlink>
        </w:p>
        <w:p w14:paraId="53C5E5CD" w14:textId="59501F39"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325" w:history="1">
            <w:r w:rsidRPr="00586ABA">
              <w:rPr>
                <w:rStyle w:val="Hipervnculo"/>
                <w:rFonts w:ascii="Times New Roman" w:hAnsi="Times New Roman" w:cs="Times New Roman"/>
                <w:noProof/>
                <w:sz w:val="24"/>
                <w:szCs w:val="24"/>
              </w:rPr>
              <w:t>4.4.3.</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Tokens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_Toc159708325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48</w:t>
            </w:r>
            <w:r w:rsidRPr="00586ABA">
              <w:rPr>
                <w:rFonts w:ascii="Times New Roman" w:hAnsi="Times New Roman" w:cs="Times New Roman"/>
                <w:noProof/>
                <w:webHidden/>
                <w:sz w:val="24"/>
                <w:szCs w:val="24"/>
              </w:rPr>
              <w:fldChar w:fldCharType="end"/>
            </w:r>
          </w:hyperlink>
        </w:p>
        <w:p w14:paraId="6A0DD0DF" w14:textId="059342A8"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326" w:history="1">
            <w:r w:rsidRPr="00586ABA">
              <w:rPr>
                <w:rStyle w:val="Hipervnculo"/>
                <w:rFonts w:ascii="Times New Roman" w:hAnsi="Times New Roman" w:cs="Times New Roman"/>
                <w:noProof/>
                <w:sz w:val="24"/>
                <w:szCs w:val="24"/>
                <w:lang w:val="es-ES"/>
              </w:rPr>
              <w:t>4.4.4.</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lang w:val="es-ES"/>
              </w:rPr>
              <w:t>Arcos (Arcs)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_Toc159708326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48</w:t>
            </w:r>
            <w:r w:rsidRPr="00586ABA">
              <w:rPr>
                <w:rFonts w:ascii="Times New Roman" w:hAnsi="Times New Roman" w:cs="Times New Roman"/>
                <w:noProof/>
                <w:webHidden/>
                <w:sz w:val="24"/>
                <w:szCs w:val="24"/>
              </w:rPr>
              <w:fldChar w:fldCharType="end"/>
            </w:r>
          </w:hyperlink>
        </w:p>
        <w:p w14:paraId="2F12EE54" w14:textId="6EC8EFE5" w:rsidR="00586ABA" w:rsidRPr="00586ABA" w:rsidRDefault="00586ABA">
          <w:pPr>
            <w:pStyle w:val="TDC1"/>
            <w:tabs>
              <w:tab w:val="left" w:pos="440"/>
              <w:tab w:val="right" w:leader="dot" w:pos="9016"/>
            </w:tabs>
            <w:rPr>
              <w:rFonts w:ascii="Times New Roman" w:eastAsiaTheme="minorEastAsia" w:hAnsi="Times New Roman" w:cs="Times New Roman"/>
              <w:noProof/>
              <w:sz w:val="24"/>
              <w:szCs w:val="24"/>
              <w:lang w:val="es-ES" w:eastAsia="es-ES"/>
            </w:rPr>
          </w:pPr>
          <w:hyperlink w:anchor="_Toc159708327" w:history="1">
            <w:r w:rsidRPr="00586ABA">
              <w:rPr>
                <w:rStyle w:val="Hipervnculo"/>
                <w:rFonts w:ascii="Times New Roman" w:hAnsi="Times New Roman" w:cs="Times New Roman"/>
                <w:noProof/>
                <w:sz w:val="24"/>
                <w:szCs w:val="24"/>
                <w:lang w:val="es-ES"/>
              </w:rPr>
              <w:t>5.</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lang w:val="es-ES"/>
              </w:rPr>
              <w:t>Desarrollo de Sistemas basados en IoT</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_Toc159708327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49</w:t>
            </w:r>
            <w:r w:rsidRPr="00586ABA">
              <w:rPr>
                <w:rFonts w:ascii="Times New Roman" w:hAnsi="Times New Roman" w:cs="Times New Roman"/>
                <w:noProof/>
                <w:webHidden/>
                <w:sz w:val="24"/>
                <w:szCs w:val="24"/>
              </w:rPr>
              <w:fldChar w:fldCharType="end"/>
            </w:r>
          </w:hyperlink>
        </w:p>
        <w:p w14:paraId="044DD4E6" w14:textId="23D7277A" w:rsidR="00586ABA" w:rsidRPr="00586ABA" w:rsidRDefault="00586ABA">
          <w:pPr>
            <w:pStyle w:val="TDC2"/>
            <w:tabs>
              <w:tab w:val="left" w:pos="880"/>
              <w:tab w:val="right" w:leader="dot" w:pos="9016"/>
            </w:tabs>
            <w:rPr>
              <w:rFonts w:ascii="Times New Roman" w:eastAsiaTheme="minorEastAsia" w:hAnsi="Times New Roman" w:cs="Times New Roman"/>
              <w:noProof/>
              <w:sz w:val="24"/>
              <w:szCs w:val="24"/>
              <w:lang w:val="es-ES" w:eastAsia="es-ES"/>
            </w:rPr>
          </w:pPr>
          <w:hyperlink w:anchor="_Toc159708328" w:history="1">
            <w:r w:rsidRPr="00586ABA">
              <w:rPr>
                <w:rStyle w:val="Hipervnculo"/>
                <w:rFonts w:ascii="Times New Roman" w:hAnsi="Times New Roman" w:cs="Times New Roman"/>
                <w:noProof/>
                <w:sz w:val="24"/>
                <w:szCs w:val="24"/>
                <w:lang w:val="es-ES"/>
              </w:rPr>
              <w:t>5.1.</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lang w:val="es-ES"/>
              </w:rPr>
              <w:t>Metodología de Desarrollo</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_Toc159708328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49</w:t>
            </w:r>
            <w:r w:rsidRPr="00586ABA">
              <w:rPr>
                <w:rFonts w:ascii="Times New Roman" w:hAnsi="Times New Roman" w:cs="Times New Roman"/>
                <w:noProof/>
                <w:webHidden/>
                <w:sz w:val="24"/>
                <w:szCs w:val="24"/>
              </w:rPr>
              <w:fldChar w:fldCharType="end"/>
            </w:r>
          </w:hyperlink>
        </w:p>
        <w:p w14:paraId="38ED40DD" w14:textId="28DF12CD"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329" w:history="1">
            <w:r w:rsidRPr="00586ABA">
              <w:rPr>
                <w:rStyle w:val="Hipervnculo"/>
                <w:rFonts w:ascii="Times New Roman" w:hAnsi="Times New Roman" w:cs="Times New Roman"/>
                <w:noProof/>
                <w:sz w:val="24"/>
                <w:szCs w:val="24"/>
              </w:rPr>
              <w:t>5.1.1.</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Selección y aplicación de metodologías de desarrollo para proyectos basados en IoT.</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_Toc159708329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49</w:t>
            </w:r>
            <w:r w:rsidRPr="00586ABA">
              <w:rPr>
                <w:rFonts w:ascii="Times New Roman" w:hAnsi="Times New Roman" w:cs="Times New Roman"/>
                <w:noProof/>
                <w:webHidden/>
                <w:sz w:val="24"/>
                <w:szCs w:val="24"/>
              </w:rPr>
              <w:fldChar w:fldCharType="end"/>
            </w:r>
          </w:hyperlink>
        </w:p>
        <w:p w14:paraId="00DE38CD" w14:textId="2527F055"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330" w:history="1">
            <w:r w:rsidRPr="00586ABA">
              <w:rPr>
                <w:rStyle w:val="Hipervnculo"/>
                <w:rFonts w:ascii="Times New Roman" w:hAnsi="Times New Roman" w:cs="Times New Roman"/>
                <w:noProof/>
                <w:sz w:val="24"/>
                <w:szCs w:val="24"/>
              </w:rPr>
              <w:t>5.1.2.</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Consideración de aspectos como la adquisición de datos, el procesamiento en la nube y la interconexión de dispositivos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_Toc159708330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49</w:t>
            </w:r>
            <w:r w:rsidRPr="00586ABA">
              <w:rPr>
                <w:rFonts w:ascii="Times New Roman" w:hAnsi="Times New Roman" w:cs="Times New Roman"/>
                <w:noProof/>
                <w:webHidden/>
                <w:sz w:val="24"/>
                <w:szCs w:val="24"/>
              </w:rPr>
              <w:fldChar w:fldCharType="end"/>
            </w:r>
          </w:hyperlink>
        </w:p>
        <w:p w14:paraId="6835D421" w14:textId="77D8F74C" w:rsidR="00586ABA" w:rsidRPr="00586ABA" w:rsidRDefault="00586ABA">
          <w:pPr>
            <w:pStyle w:val="TDC2"/>
            <w:tabs>
              <w:tab w:val="left" w:pos="880"/>
              <w:tab w:val="right" w:leader="dot" w:pos="9016"/>
            </w:tabs>
            <w:rPr>
              <w:rFonts w:ascii="Times New Roman" w:eastAsiaTheme="minorEastAsia" w:hAnsi="Times New Roman" w:cs="Times New Roman"/>
              <w:noProof/>
              <w:sz w:val="24"/>
              <w:szCs w:val="24"/>
              <w:lang w:val="es-ES" w:eastAsia="es-ES"/>
            </w:rPr>
          </w:pPr>
          <w:hyperlink w:anchor="_Toc159708331" w:history="1">
            <w:r w:rsidRPr="00586ABA">
              <w:rPr>
                <w:rStyle w:val="Hipervnculo"/>
                <w:rFonts w:ascii="Times New Roman" w:hAnsi="Times New Roman" w:cs="Times New Roman"/>
                <w:noProof/>
                <w:sz w:val="24"/>
                <w:szCs w:val="24"/>
              </w:rPr>
              <w:t>5.2.</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Alternativas de Solución</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_Toc159708331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50</w:t>
            </w:r>
            <w:r w:rsidRPr="00586ABA">
              <w:rPr>
                <w:rFonts w:ascii="Times New Roman" w:hAnsi="Times New Roman" w:cs="Times New Roman"/>
                <w:noProof/>
                <w:webHidden/>
                <w:sz w:val="24"/>
                <w:szCs w:val="24"/>
              </w:rPr>
              <w:fldChar w:fldCharType="end"/>
            </w:r>
          </w:hyperlink>
        </w:p>
        <w:p w14:paraId="7417F703" w14:textId="223845B2"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332" w:history="1">
            <w:r w:rsidRPr="00586ABA">
              <w:rPr>
                <w:rStyle w:val="Hipervnculo"/>
                <w:rFonts w:ascii="Times New Roman" w:hAnsi="Times New Roman" w:cs="Times New Roman"/>
                <w:noProof/>
                <w:sz w:val="24"/>
                <w:szCs w:val="24"/>
              </w:rPr>
              <w:t>5.2.1.</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Exploración de alternativas de solución para la implementación de sistemas IoT</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_Toc159708332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50</w:t>
            </w:r>
            <w:r w:rsidRPr="00586ABA">
              <w:rPr>
                <w:rFonts w:ascii="Times New Roman" w:hAnsi="Times New Roman" w:cs="Times New Roman"/>
                <w:noProof/>
                <w:webHidden/>
                <w:sz w:val="24"/>
                <w:szCs w:val="24"/>
              </w:rPr>
              <w:fldChar w:fldCharType="end"/>
            </w:r>
          </w:hyperlink>
        </w:p>
        <w:p w14:paraId="566C3183" w14:textId="34EA61D0"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333" w:history="1">
            <w:r w:rsidRPr="00586ABA">
              <w:rPr>
                <w:rStyle w:val="Hipervnculo"/>
                <w:rFonts w:ascii="Times New Roman" w:hAnsi="Times New Roman" w:cs="Times New Roman"/>
                <w:noProof/>
                <w:sz w:val="24"/>
                <w:szCs w:val="24"/>
              </w:rPr>
              <w:t>5.2.2.</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Uso de plataformas y tecnologías como Arduino, Raspberry Pi, y servicios en la nube para IoT (por ejemplo, AWS IoT, Azure IoT, Google Cloud IoT).</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_Toc159708333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50</w:t>
            </w:r>
            <w:r w:rsidRPr="00586ABA">
              <w:rPr>
                <w:rFonts w:ascii="Times New Roman" w:hAnsi="Times New Roman" w:cs="Times New Roman"/>
                <w:noProof/>
                <w:webHidden/>
                <w:sz w:val="24"/>
                <w:szCs w:val="24"/>
              </w:rPr>
              <w:fldChar w:fldCharType="end"/>
            </w:r>
          </w:hyperlink>
        </w:p>
        <w:p w14:paraId="0FB45F83" w14:textId="73E64458" w:rsidR="00586ABA" w:rsidRPr="00586ABA" w:rsidRDefault="00586ABA">
          <w:pPr>
            <w:pStyle w:val="TDC1"/>
            <w:tabs>
              <w:tab w:val="left" w:pos="440"/>
              <w:tab w:val="right" w:leader="dot" w:pos="9016"/>
            </w:tabs>
            <w:rPr>
              <w:rFonts w:ascii="Times New Roman" w:eastAsiaTheme="minorEastAsia" w:hAnsi="Times New Roman" w:cs="Times New Roman"/>
              <w:noProof/>
              <w:sz w:val="24"/>
              <w:szCs w:val="24"/>
              <w:lang w:val="es-ES" w:eastAsia="es-ES"/>
            </w:rPr>
          </w:pPr>
          <w:hyperlink w:anchor="_Toc159708334" w:history="1">
            <w:r w:rsidRPr="00586ABA">
              <w:rPr>
                <w:rStyle w:val="Hipervnculo"/>
                <w:rFonts w:ascii="Times New Roman" w:hAnsi="Times New Roman" w:cs="Times New Roman"/>
                <w:noProof/>
                <w:sz w:val="24"/>
                <w:szCs w:val="24"/>
              </w:rPr>
              <w:t>6.</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Redes de Petri practica</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_Toc159708334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51</w:t>
            </w:r>
            <w:r w:rsidRPr="00586ABA">
              <w:rPr>
                <w:rFonts w:ascii="Times New Roman" w:hAnsi="Times New Roman" w:cs="Times New Roman"/>
                <w:noProof/>
                <w:webHidden/>
                <w:sz w:val="24"/>
                <w:szCs w:val="24"/>
              </w:rPr>
              <w:fldChar w:fldCharType="end"/>
            </w:r>
          </w:hyperlink>
        </w:p>
        <w:p w14:paraId="15C0CDCE" w14:textId="0E6F0F15" w:rsidR="00586ABA" w:rsidRPr="00586ABA" w:rsidRDefault="00586ABA">
          <w:pPr>
            <w:pStyle w:val="TDC2"/>
            <w:tabs>
              <w:tab w:val="left" w:pos="880"/>
              <w:tab w:val="right" w:leader="dot" w:pos="9016"/>
            </w:tabs>
            <w:rPr>
              <w:rFonts w:ascii="Times New Roman" w:eastAsiaTheme="minorEastAsia" w:hAnsi="Times New Roman" w:cs="Times New Roman"/>
              <w:noProof/>
              <w:sz w:val="24"/>
              <w:szCs w:val="24"/>
              <w:lang w:val="es-ES" w:eastAsia="es-ES"/>
            </w:rPr>
          </w:pPr>
          <w:hyperlink w:anchor="_Toc159708335" w:history="1">
            <w:r w:rsidRPr="00586ABA">
              <w:rPr>
                <w:rStyle w:val="Hipervnculo"/>
                <w:rFonts w:ascii="Times New Roman" w:hAnsi="Times New Roman" w:cs="Times New Roman"/>
                <w:noProof/>
                <w:sz w:val="24"/>
                <w:szCs w:val="24"/>
              </w:rPr>
              <w:t>6.1.</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Problema: Evaluación de solicitud de créditos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_Toc159708335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51</w:t>
            </w:r>
            <w:r w:rsidRPr="00586ABA">
              <w:rPr>
                <w:rFonts w:ascii="Times New Roman" w:hAnsi="Times New Roman" w:cs="Times New Roman"/>
                <w:noProof/>
                <w:webHidden/>
                <w:sz w:val="24"/>
                <w:szCs w:val="24"/>
              </w:rPr>
              <w:fldChar w:fldCharType="end"/>
            </w:r>
          </w:hyperlink>
        </w:p>
        <w:p w14:paraId="20A40791" w14:textId="4FE986FC"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336" w:history="1">
            <w:r w:rsidRPr="00586ABA">
              <w:rPr>
                <w:rStyle w:val="Hipervnculo"/>
                <w:rFonts w:ascii="Times New Roman" w:hAnsi="Times New Roman" w:cs="Times New Roman"/>
                <w:noProof/>
                <w:sz w:val="24"/>
                <w:szCs w:val="24"/>
              </w:rPr>
              <w:t>6.1.1.</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Modelo</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_Toc159708336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51</w:t>
            </w:r>
            <w:r w:rsidRPr="00586ABA">
              <w:rPr>
                <w:rFonts w:ascii="Times New Roman" w:hAnsi="Times New Roman" w:cs="Times New Roman"/>
                <w:noProof/>
                <w:webHidden/>
                <w:sz w:val="24"/>
                <w:szCs w:val="24"/>
              </w:rPr>
              <w:fldChar w:fldCharType="end"/>
            </w:r>
          </w:hyperlink>
        </w:p>
        <w:p w14:paraId="4FC31433" w14:textId="23AF9D20"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337" w:history="1">
            <w:r w:rsidRPr="00586ABA">
              <w:rPr>
                <w:rStyle w:val="Hipervnculo"/>
                <w:rFonts w:ascii="Times New Roman" w:hAnsi="Times New Roman" w:cs="Times New Roman"/>
                <w:noProof/>
                <w:sz w:val="24"/>
                <w:szCs w:val="24"/>
              </w:rPr>
              <w:t>6.1.2.</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Solución</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_Toc159708337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51</w:t>
            </w:r>
            <w:r w:rsidRPr="00586ABA">
              <w:rPr>
                <w:rFonts w:ascii="Times New Roman" w:hAnsi="Times New Roman" w:cs="Times New Roman"/>
                <w:noProof/>
                <w:webHidden/>
                <w:sz w:val="24"/>
                <w:szCs w:val="24"/>
              </w:rPr>
              <w:fldChar w:fldCharType="end"/>
            </w:r>
          </w:hyperlink>
        </w:p>
        <w:p w14:paraId="09EAD028" w14:textId="5AF99D9F" w:rsidR="00586ABA" w:rsidRPr="00586ABA" w:rsidRDefault="00586ABA">
          <w:pPr>
            <w:pStyle w:val="TDC2"/>
            <w:tabs>
              <w:tab w:val="left" w:pos="880"/>
              <w:tab w:val="right" w:leader="dot" w:pos="9016"/>
            </w:tabs>
            <w:rPr>
              <w:rFonts w:ascii="Times New Roman" w:eastAsiaTheme="minorEastAsia" w:hAnsi="Times New Roman" w:cs="Times New Roman"/>
              <w:noProof/>
              <w:sz w:val="24"/>
              <w:szCs w:val="24"/>
              <w:lang w:val="es-ES" w:eastAsia="es-ES"/>
            </w:rPr>
          </w:pPr>
          <w:hyperlink w:anchor="_Toc159708338" w:history="1">
            <w:r w:rsidRPr="00586ABA">
              <w:rPr>
                <w:rStyle w:val="Hipervnculo"/>
                <w:rFonts w:ascii="Times New Roman" w:hAnsi="Times New Roman" w:cs="Times New Roman"/>
                <w:noProof/>
                <w:sz w:val="24"/>
                <w:szCs w:val="24"/>
              </w:rPr>
              <w:t>6.2.</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Problema: proceso de fabricación de un producto genérico.</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_Toc159708338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53</w:t>
            </w:r>
            <w:r w:rsidRPr="00586ABA">
              <w:rPr>
                <w:rFonts w:ascii="Times New Roman" w:hAnsi="Times New Roman" w:cs="Times New Roman"/>
                <w:noProof/>
                <w:webHidden/>
                <w:sz w:val="24"/>
                <w:szCs w:val="24"/>
              </w:rPr>
              <w:fldChar w:fldCharType="end"/>
            </w:r>
          </w:hyperlink>
        </w:p>
        <w:p w14:paraId="10404A07" w14:textId="43FE58A0" w:rsidR="00586ABA" w:rsidRPr="00586ABA" w:rsidRDefault="00586ABA">
          <w:pPr>
            <w:pStyle w:val="TDC3"/>
            <w:tabs>
              <w:tab w:val="left" w:pos="1320"/>
              <w:tab w:val="right" w:leader="dot" w:pos="9016"/>
            </w:tabs>
            <w:rPr>
              <w:rFonts w:ascii="Times New Roman" w:eastAsiaTheme="minorEastAsia" w:hAnsi="Times New Roman" w:cs="Times New Roman"/>
              <w:noProof/>
              <w:sz w:val="24"/>
              <w:szCs w:val="24"/>
              <w:lang w:val="es-ES" w:eastAsia="es-ES"/>
            </w:rPr>
          </w:pPr>
          <w:hyperlink w:anchor="_Toc159708339" w:history="1">
            <w:r w:rsidRPr="00586ABA">
              <w:rPr>
                <w:rStyle w:val="Hipervnculo"/>
                <w:rFonts w:ascii="Times New Roman" w:hAnsi="Times New Roman" w:cs="Times New Roman"/>
                <w:noProof/>
                <w:sz w:val="24"/>
                <w:szCs w:val="24"/>
              </w:rPr>
              <w:t>6.2.1.</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Modelo</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_Toc159708339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55</w:t>
            </w:r>
            <w:r w:rsidRPr="00586ABA">
              <w:rPr>
                <w:rFonts w:ascii="Times New Roman" w:hAnsi="Times New Roman" w:cs="Times New Roman"/>
                <w:noProof/>
                <w:webHidden/>
                <w:sz w:val="24"/>
                <w:szCs w:val="24"/>
              </w:rPr>
              <w:fldChar w:fldCharType="end"/>
            </w:r>
          </w:hyperlink>
        </w:p>
        <w:p w14:paraId="0D64AA90" w14:textId="3FBDBDD8" w:rsidR="00586ABA" w:rsidRPr="00586ABA" w:rsidRDefault="00586ABA">
          <w:pPr>
            <w:pStyle w:val="TDC2"/>
            <w:tabs>
              <w:tab w:val="left" w:pos="880"/>
              <w:tab w:val="right" w:leader="dot" w:pos="9016"/>
            </w:tabs>
            <w:rPr>
              <w:rFonts w:ascii="Times New Roman" w:eastAsiaTheme="minorEastAsia" w:hAnsi="Times New Roman" w:cs="Times New Roman"/>
              <w:noProof/>
              <w:sz w:val="24"/>
              <w:szCs w:val="24"/>
              <w:lang w:val="es-ES" w:eastAsia="es-ES"/>
            </w:rPr>
          </w:pPr>
          <w:hyperlink w:anchor="_Toc159708340" w:history="1">
            <w:r w:rsidRPr="00586ABA">
              <w:rPr>
                <w:rStyle w:val="Hipervnculo"/>
                <w:rFonts w:ascii="Times New Roman" w:hAnsi="Times New Roman" w:cs="Times New Roman"/>
                <w:noProof/>
                <w:sz w:val="24"/>
                <w:szCs w:val="24"/>
              </w:rPr>
              <w:t>6.3.</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Solución</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_Toc159708340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55</w:t>
            </w:r>
            <w:r w:rsidRPr="00586ABA">
              <w:rPr>
                <w:rFonts w:ascii="Times New Roman" w:hAnsi="Times New Roman" w:cs="Times New Roman"/>
                <w:noProof/>
                <w:webHidden/>
                <w:sz w:val="24"/>
                <w:szCs w:val="24"/>
              </w:rPr>
              <w:fldChar w:fldCharType="end"/>
            </w:r>
          </w:hyperlink>
        </w:p>
        <w:p w14:paraId="69F01CBE" w14:textId="535E509F" w:rsidR="00586ABA" w:rsidRPr="00586ABA" w:rsidRDefault="00586ABA">
          <w:pPr>
            <w:pStyle w:val="TDC2"/>
            <w:tabs>
              <w:tab w:val="left" w:pos="880"/>
              <w:tab w:val="right" w:leader="dot" w:pos="9016"/>
            </w:tabs>
            <w:rPr>
              <w:rFonts w:ascii="Times New Roman" w:eastAsiaTheme="minorEastAsia" w:hAnsi="Times New Roman" w:cs="Times New Roman"/>
              <w:noProof/>
              <w:sz w:val="24"/>
              <w:szCs w:val="24"/>
              <w:lang w:val="es-ES" w:eastAsia="es-ES"/>
            </w:rPr>
          </w:pPr>
          <w:hyperlink w:anchor="_Toc159708341" w:history="1">
            <w:r w:rsidRPr="00586ABA">
              <w:rPr>
                <w:rStyle w:val="Hipervnculo"/>
                <w:rFonts w:ascii="Times New Roman" w:hAnsi="Times New Roman" w:cs="Times New Roman"/>
                <w:noProof/>
                <w:sz w:val="24"/>
                <w:szCs w:val="24"/>
              </w:rPr>
              <w:t>6.4.</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rPr>
              <w:t>GitHub</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_Toc159708341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58</w:t>
            </w:r>
            <w:r w:rsidRPr="00586ABA">
              <w:rPr>
                <w:rFonts w:ascii="Times New Roman" w:hAnsi="Times New Roman" w:cs="Times New Roman"/>
                <w:noProof/>
                <w:webHidden/>
                <w:sz w:val="24"/>
                <w:szCs w:val="24"/>
              </w:rPr>
              <w:fldChar w:fldCharType="end"/>
            </w:r>
          </w:hyperlink>
        </w:p>
        <w:p w14:paraId="3B8B9B56" w14:textId="312FF860" w:rsidR="00586ABA" w:rsidRPr="00586ABA" w:rsidRDefault="00586ABA">
          <w:pPr>
            <w:pStyle w:val="TDC1"/>
            <w:tabs>
              <w:tab w:val="left" w:pos="440"/>
              <w:tab w:val="right" w:leader="dot" w:pos="9016"/>
            </w:tabs>
            <w:rPr>
              <w:rFonts w:ascii="Times New Roman" w:eastAsiaTheme="minorEastAsia" w:hAnsi="Times New Roman" w:cs="Times New Roman"/>
              <w:noProof/>
              <w:sz w:val="24"/>
              <w:szCs w:val="24"/>
              <w:lang w:val="es-ES" w:eastAsia="es-ES"/>
            </w:rPr>
          </w:pPr>
          <w:hyperlink w:anchor="_Toc159708342" w:history="1">
            <w:r w:rsidRPr="00586ABA">
              <w:rPr>
                <w:rStyle w:val="Hipervnculo"/>
                <w:rFonts w:ascii="Times New Roman" w:hAnsi="Times New Roman" w:cs="Times New Roman"/>
                <w:noProof/>
                <w:sz w:val="24"/>
                <w:szCs w:val="24"/>
                <w:lang w:val="es-ES"/>
              </w:rPr>
              <w:t>7.</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lang w:val="es-ES"/>
              </w:rPr>
              <w:t>Conclusión</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_Toc159708342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59</w:t>
            </w:r>
            <w:r w:rsidRPr="00586ABA">
              <w:rPr>
                <w:rFonts w:ascii="Times New Roman" w:hAnsi="Times New Roman" w:cs="Times New Roman"/>
                <w:noProof/>
                <w:webHidden/>
                <w:sz w:val="24"/>
                <w:szCs w:val="24"/>
              </w:rPr>
              <w:fldChar w:fldCharType="end"/>
            </w:r>
          </w:hyperlink>
        </w:p>
        <w:p w14:paraId="75D304CF" w14:textId="0CE8227D" w:rsidR="00586ABA" w:rsidRPr="00586ABA" w:rsidRDefault="00586ABA">
          <w:pPr>
            <w:pStyle w:val="TDC1"/>
            <w:tabs>
              <w:tab w:val="left" w:pos="440"/>
              <w:tab w:val="right" w:leader="dot" w:pos="9016"/>
            </w:tabs>
            <w:rPr>
              <w:rFonts w:ascii="Times New Roman" w:eastAsiaTheme="minorEastAsia" w:hAnsi="Times New Roman" w:cs="Times New Roman"/>
              <w:noProof/>
              <w:sz w:val="24"/>
              <w:szCs w:val="24"/>
              <w:lang w:val="es-ES" w:eastAsia="es-ES"/>
            </w:rPr>
          </w:pPr>
          <w:hyperlink w:anchor="_Toc159708343" w:history="1">
            <w:r w:rsidRPr="00586ABA">
              <w:rPr>
                <w:rStyle w:val="Hipervnculo"/>
                <w:rFonts w:ascii="Times New Roman" w:hAnsi="Times New Roman" w:cs="Times New Roman"/>
                <w:noProof/>
                <w:sz w:val="24"/>
                <w:szCs w:val="24"/>
                <w:lang w:val="es-ES"/>
              </w:rPr>
              <w:t>8.</w:t>
            </w:r>
            <w:r w:rsidRPr="00586ABA">
              <w:rPr>
                <w:rFonts w:ascii="Times New Roman" w:eastAsiaTheme="minorEastAsia" w:hAnsi="Times New Roman" w:cs="Times New Roman"/>
                <w:noProof/>
                <w:sz w:val="24"/>
                <w:szCs w:val="24"/>
                <w:lang w:val="es-ES" w:eastAsia="es-ES"/>
              </w:rPr>
              <w:tab/>
            </w:r>
            <w:r w:rsidRPr="00586ABA">
              <w:rPr>
                <w:rStyle w:val="Hipervnculo"/>
                <w:rFonts w:ascii="Times New Roman" w:hAnsi="Times New Roman" w:cs="Times New Roman"/>
                <w:noProof/>
                <w:sz w:val="24"/>
                <w:szCs w:val="24"/>
                <w:lang w:val="es-ES"/>
              </w:rPr>
              <w:t>Bibliografía</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_Toc159708343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60</w:t>
            </w:r>
            <w:r w:rsidRPr="00586ABA">
              <w:rPr>
                <w:rFonts w:ascii="Times New Roman" w:hAnsi="Times New Roman" w:cs="Times New Roman"/>
                <w:noProof/>
                <w:webHidden/>
                <w:sz w:val="24"/>
                <w:szCs w:val="24"/>
              </w:rPr>
              <w:fldChar w:fldCharType="end"/>
            </w:r>
          </w:hyperlink>
        </w:p>
        <w:p w14:paraId="4FDF6838" w14:textId="3B6C7FD9" w:rsidR="00586ABA" w:rsidRDefault="00586ABA">
          <w:r w:rsidRPr="00586ABA">
            <w:rPr>
              <w:rFonts w:ascii="Times New Roman" w:hAnsi="Times New Roman" w:cs="Times New Roman"/>
              <w:b/>
              <w:bCs/>
              <w:sz w:val="24"/>
              <w:szCs w:val="24"/>
            </w:rPr>
            <w:fldChar w:fldCharType="end"/>
          </w:r>
        </w:p>
      </w:sdtContent>
    </w:sdt>
    <w:p w14:paraId="15FC7D64" w14:textId="77777777" w:rsidR="00586ABA" w:rsidRDefault="00586ABA" w:rsidP="00084E8E">
      <w:pPr>
        <w:rPr>
          <w:rFonts w:ascii="Times New Roman" w:eastAsia="Arial" w:hAnsi="Times New Roman" w:cs="Times New Roman"/>
          <w:b/>
          <w:bCs/>
          <w:szCs w:val="24"/>
          <w:lang w:val="es-MX"/>
        </w:rPr>
      </w:pPr>
    </w:p>
    <w:p w14:paraId="07A16555" w14:textId="77777777" w:rsidR="00F97A85" w:rsidRDefault="00F97A85" w:rsidP="00084E8E">
      <w:pPr>
        <w:rPr>
          <w:rFonts w:ascii="Times New Roman" w:eastAsia="Arial" w:hAnsi="Times New Roman" w:cs="Times New Roman"/>
          <w:b/>
          <w:bCs/>
          <w:szCs w:val="24"/>
          <w:lang w:val="es-MX"/>
        </w:rPr>
      </w:pPr>
    </w:p>
    <w:p w14:paraId="3B190808" w14:textId="77777777" w:rsidR="00F97A85" w:rsidRDefault="00F97A85" w:rsidP="00084E8E">
      <w:pPr>
        <w:rPr>
          <w:rFonts w:ascii="Times New Roman" w:eastAsia="Arial" w:hAnsi="Times New Roman" w:cs="Times New Roman"/>
          <w:b/>
          <w:bCs/>
          <w:szCs w:val="24"/>
          <w:lang w:val="es-MX"/>
        </w:rPr>
      </w:pPr>
    </w:p>
    <w:p w14:paraId="5E367995" w14:textId="77777777" w:rsidR="00F97A85" w:rsidRDefault="00F97A85" w:rsidP="00084E8E">
      <w:pPr>
        <w:rPr>
          <w:rFonts w:ascii="Times New Roman" w:eastAsia="Arial" w:hAnsi="Times New Roman" w:cs="Times New Roman"/>
          <w:b/>
          <w:bCs/>
          <w:szCs w:val="24"/>
          <w:lang w:val="es-MX"/>
        </w:rPr>
      </w:pPr>
    </w:p>
    <w:p w14:paraId="2B0E443C" w14:textId="77777777" w:rsidR="00F97A85" w:rsidRDefault="00F97A85" w:rsidP="00084E8E">
      <w:pPr>
        <w:rPr>
          <w:rFonts w:ascii="Times New Roman" w:eastAsia="Arial" w:hAnsi="Times New Roman" w:cs="Times New Roman"/>
          <w:b/>
          <w:bCs/>
          <w:szCs w:val="24"/>
          <w:lang w:val="es-MX"/>
        </w:rPr>
      </w:pPr>
    </w:p>
    <w:p w14:paraId="418587F9" w14:textId="77777777" w:rsidR="00F97A85" w:rsidRDefault="00F97A85" w:rsidP="00084E8E">
      <w:pPr>
        <w:rPr>
          <w:rFonts w:ascii="Times New Roman" w:eastAsia="Arial" w:hAnsi="Times New Roman" w:cs="Times New Roman"/>
          <w:b/>
          <w:bCs/>
          <w:szCs w:val="24"/>
          <w:lang w:val="es-MX"/>
        </w:rPr>
      </w:pPr>
    </w:p>
    <w:p w14:paraId="302BDDF8" w14:textId="77777777" w:rsidR="00F97A85" w:rsidRDefault="00F97A85" w:rsidP="00084E8E">
      <w:pPr>
        <w:rPr>
          <w:rFonts w:ascii="Times New Roman" w:eastAsia="Arial" w:hAnsi="Times New Roman" w:cs="Times New Roman"/>
          <w:b/>
          <w:bCs/>
          <w:szCs w:val="24"/>
          <w:lang w:val="es-MX"/>
        </w:rPr>
      </w:pPr>
    </w:p>
    <w:p w14:paraId="7F368C33" w14:textId="77777777" w:rsidR="00F97A85" w:rsidRDefault="00F97A85" w:rsidP="00084E8E">
      <w:pPr>
        <w:rPr>
          <w:rFonts w:ascii="Times New Roman" w:eastAsia="Arial" w:hAnsi="Times New Roman" w:cs="Times New Roman"/>
          <w:b/>
          <w:bCs/>
          <w:szCs w:val="24"/>
          <w:lang w:val="es-MX"/>
        </w:rPr>
      </w:pPr>
    </w:p>
    <w:p w14:paraId="1F583EDA" w14:textId="77777777" w:rsidR="00F97A85" w:rsidRDefault="00F97A85" w:rsidP="00084E8E">
      <w:pPr>
        <w:rPr>
          <w:rFonts w:ascii="Times New Roman" w:eastAsia="Arial" w:hAnsi="Times New Roman" w:cs="Times New Roman"/>
          <w:b/>
          <w:bCs/>
          <w:szCs w:val="24"/>
          <w:lang w:val="es-MX"/>
        </w:rPr>
      </w:pPr>
    </w:p>
    <w:p w14:paraId="3DC66813" w14:textId="77777777" w:rsidR="00F97A85" w:rsidRDefault="00F97A85" w:rsidP="00084E8E">
      <w:pPr>
        <w:rPr>
          <w:rFonts w:ascii="Times New Roman" w:eastAsia="Arial" w:hAnsi="Times New Roman" w:cs="Times New Roman"/>
          <w:b/>
          <w:bCs/>
          <w:szCs w:val="24"/>
          <w:lang w:val="es-MX"/>
        </w:rPr>
      </w:pPr>
    </w:p>
    <w:p w14:paraId="57F27B88" w14:textId="77777777" w:rsidR="00F97A85" w:rsidRDefault="00F97A85" w:rsidP="00084E8E">
      <w:pPr>
        <w:rPr>
          <w:rFonts w:ascii="Times New Roman" w:eastAsia="Arial" w:hAnsi="Times New Roman" w:cs="Times New Roman"/>
          <w:b/>
          <w:bCs/>
          <w:szCs w:val="24"/>
          <w:lang w:val="es-MX"/>
        </w:rPr>
      </w:pPr>
    </w:p>
    <w:p w14:paraId="3C3EC302" w14:textId="77777777" w:rsidR="00F97A85" w:rsidRDefault="00F97A85" w:rsidP="00084E8E">
      <w:pPr>
        <w:rPr>
          <w:rFonts w:ascii="Times New Roman" w:eastAsia="Arial" w:hAnsi="Times New Roman" w:cs="Times New Roman"/>
          <w:b/>
          <w:bCs/>
          <w:szCs w:val="24"/>
          <w:lang w:val="es-MX"/>
        </w:rPr>
      </w:pPr>
    </w:p>
    <w:p w14:paraId="0110C945" w14:textId="77777777" w:rsidR="00F97A85" w:rsidRDefault="00F97A85" w:rsidP="00084E8E">
      <w:pPr>
        <w:rPr>
          <w:rFonts w:ascii="Times New Roman" w:eastAsia="Arial" w:hAnsi="Times New Roman" w:cs="Times New Roman"/>
          <w:b/>
          <w:bCs/>
          <w:szCs w:val="24"/>
          <w:lang w:val="es-MX"/>
        </w:rPr>
      </w:pPr>
    </w:p>
    <w:p w14:paraId="0CDD3836" w14:textId="77777777" w:rsidR="00F97A85" w:rsidRDefault="00F97A85" w:rsidP="00084E8E">
      <w:pPr>
        <w:rPr>
          <w:rFonts w:ascii="Times New Roman" w:eastAsia="Arial" w:hAnsi="Times New Roman" w:cs="Times New Roman"/>
          <w:b/>
          <w:bCs/>
          <w:szCs w:val="24"/>
          <w:lang w:val="es-MX"/>
        </w:rPr>
      </w:pPr>
    </w:p>
    <w:p w14:paraId="3C309CBC" w14:textId="77777777" w:rsidR="00F97A85" w:rsidRDefault="00F97A85" w:rsidP="00084E8E">
      <w:pPr>
        <w:rPr>
          <w:rFonts w:ascii="Times New Roman" w:eastAsia="Arial" w:hAnsi="Times New Roman" w:cs="Times New Roman"/>
          <w:b/>
          <w:bCs/>
          <w:szCs w:val="24"/>
          <w:lang w:val="es-MX"/>
        </w:rPr>
      </w:pPr>
    </w:p>
    <w:p w14:paraId="44500870" w14:textId="1DC225CB" w:rsidR="005A1940" w:rsidRPr="00C04F15" w:rsidRDefault="00C04F15" w:rsidP="00084E8E">
      <w:pPr>
        <w:rPr>
          <w:rFonts w:ascii="Times New Roman" w:eastAsia="Arial" w:hAnsi="Times New Roman" w:cs="Times New Roman"/>
          <w:b/>
          <w:bCs/>
          <w:szCs w:val="24"/>
          <w:lang w:val="es-MX"/>
        </w:rPr>
      </w:pPr>
      <w:r w:rsidRPr="00C04F15">
        <w:rPr>
          <w:rFonts w:ascii="Times New Roman" w:eastAsia="Arial" w:hAnsi="Times New Roman" w:cs="Times New Roman"/>
          <w:b/>
          <w:bCs/>
          <w:szCs w:val="24"/>
          <w:lang w:val="es-MX"/>
        </w:rPr>
        <w:lastRenderedPageBreak/>
        <w:t>Ilustraciones</w:t>
      </w:r>
    </w:p>
    <w:p w14:paraId="6D8A7071" w14:textId="4BC87537" w:rsidR="00586ABA" w:rsidRPr="00586ABA" w:rsidRDefault="005D2A59">
      <w:pPr>
        <w:pStyle w:val="Tabladeilustraciones"/>
        <w:tabs>
          <w:tab w:val="right" w:leader="dot" w:pos="9016"/>
        </w:tabs>
        <w:rPr>
          <w:rFonts w:ascii="Times New Roman" w:eastAsiaTheme="minorEastAsia" w:hAnsi="Times New Roman" w:cs="Times New Roman"/>
          <w:noProof/>
          <w:sz w:val="24"/>
          <w:szCs w:val="24"/>
          <w:lang w:val="es-ES" w:eastAsia="es-ES"/>
        </w:rPr>
      </w:pPr>
      <w:r>
        <w:rPr>
          <w:rFonts w:ascii="Times New Roman" w:eastAsia="Arial" w:hAnsi="Times New Roman" w:cs="Times New Roman"/>
          <w:sz w:val="24"/>
          <w:szCs w:val="28"/>
          <w:lang w:val="es-MX"/>
        </w:rPr>
        <w:fldChar w:fldCharType="begin"/>
      </w:r>
      <w:r>
        <w:rPr>
          <w:rFonts w:ascii="Times New Roman" w:eastAsia="Arial" w:hAnsi="Times New Roman" w:cs="Times New Roman"/>
          <w:sz w:val="24"/>
          <w:szCs w:val="28"/>
          <w:lang w:val="es-MX"/>
        </w:rPr>
        <w:instrText xml:space="preserve"> TOC \h \z \c "Ilustración" </w:instrText>
      </w:r>
      <w:r>
        <w:rPr>
          <w:rFonts w:ascii="Times New Roman" w:eastAsia="Arial" w:hAnsi="Times New Roman" w:cs="Times New Roman"/>
          <w:sz w:val="24"/>
          <w:szCs w:val="28"/>
          <w:lang w:val="es-MX"/>
        </w:rPr>
        <w:fldChar w:fldCharType="separate"/>
      </w:r>
      <w:hyperlink w:anchor="_Toc159708673" w:history="1">
        <w:r w:rsidR="00586ABA" w:rsidRPr="00586ABA">
          <w:rPr>
            <w:rStyle w:val="Hipervnculo"/>
            <w:rFonts w:ascii="Times New Roman" w:hAnsi="Times New Roman" w:cs="Times New Roman"/>
            <w:noProof/>
            <w:sz w:val="24"/>
            <w:szCs w:val="24"/>
          </w:rPr>
          <w:t>Ilustración 1 Clases</w:t>
        </w:r>
        <w:r w:rsidR="00586ABA" w:rsidRPr="00586ABA">
          <w:rPr>
            <w:rFonts w:ascii="Times New Roman" w:hAnsi="Times New Roman" w:cs="Times New Roman"/>
            <w:noProof/>
            <w:webHidden/>
            <w:sz w:val="24"/>
            <w:szCs w:val="24"/>
          </w:rPr>
          <w:tab/>
        </w:r>
        <w:r w:rsidR="00586ABA" w:rsidRPr="00586ABA">
          <w:rPr>
            <w:rFonts w:ascii="Times New Roman" w:hAnsi="Times New Roman" w:cs="Times New Roman"/>
            <w:noProof/>
            <w:webHidden/>
            <w:sz w:val="24"/>
            <w:szCs w:val="24"/>
          </w:rPr>
          <w:fldChar w:fldCharType="begin"/>
        </w:r>
        <w:r w:rsidR="00586ABA" w:rsidRPr="00586ABA">
          <w:rPr>
            <w:rFonts w:ascii="Times New Roman" w:hAnsi="Times New Roman" w:cs="Times New Roman"/>
            <w:noProof/>
            <w:webHidden/>
            <w:sz w:val="24"/>
            <w:szCs w:val="24"/>
          </w:rPr>
          <w:instrText xml:space="preserve"> PAGEREF _Toc159708673 \h </w:instrText>
        </w:r>
        <w:r w:rsidR="00586ABA" w:rsidRPr="00586ABA">
          <w:rPr>
            <w:rFonts w:ascii="Times New Roman" w:hAnsi="Times New Roman" w:cs="Times New Roman"/>
            <w:noProof/>
            <w:webHidden/>
            <w:sz w:val="24"/>
            <w:szCs w:val="24"/>
          </w:rPr>
        </w:r>
        <w:r w:rsidR="00586ABA"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15</w:t>
        </w:r>
        <w:r w:rsidR="00586ABA" w:rsidRPr="00586ABA">
          <w:rPr>
            <w:rFonts w:ascii="Times New Roman" w:hAnsi="Times New Roman" w:cs="Times New Roman"/>
            <w:noProof/>
            <w:webHidden/>
            <w:sz w:val="24"/>
            <w:szCs w:val="24"/>
          </w:rPr>
          <w:fldChar w:fldCharType="end"/>
        </w:r>
      </w:hyperlink>
    </w:p>
    <w:p w14:paraId="7308828E" w14:textId="5BFC0DDC"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674" w:history="1">
        <w:r w:rsidRPr="00586ABA">
          <w:rPr>
            <w:rStyle w:val="Hipervnculo"/>
            <w:rFonts w:ascii="Times New Roman" w:hAnsi="Times New Roman" w:cs="Times New Roman"/>
            <w:noProof/>
            <w:sz w:val="24"/>
            <w:szCs w:val="24"/>
          </w:rPr>
          <w:t>Ilustración 2 Relaciones: Asociación</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_Toc159708674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15</w:t>
        </w:r>
        <w:r w:rsidRPr="00586ABA">
          <w:rPr>
            <w:rFonts w:ascii="Times New Roman" w:hAnsi="Times New Roman" w:cs="Times New Roman"/>
            <w:noProof/>
            <w:webHidden/>
            <w:sz w:val="24"/>
            <w:szCs w:val="24"/>
          </w:rPr>
          <w:fldChar w:fldCharType="end"/>
        </w:r>
      </w:hyperlink>
    </w:p>
    <w:p w14:paraId="288563D2" w14:textId="4896750C"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675" w:history="1">
        <w:r w:rsidRPr="00586ABA">
          <w:rPr>
            <w:rStyle w:val="Hipervnculo"/>
            <w:rFonts w:ascii="Times New Roman" w:hAnsi="Times New Roman" w:cs="Times New Roman"/>
            <w:noProof/>
            <w:sz w:val="24"/>
            <w:szCs w:val="24"/>
          </w:rPr>
          <w:t>Ilustración 3 Relaciones: Agregación</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_Toc159708675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16</w:t>
        </w:r>
        <w:r w:rsidRPr="00586ABA">
          <w:rPr>
            <w:rFonts w:ascii="Times New Roman" w:hAnsi="Times New Roman" w:cs="Times New Roman"/>
            <w:noProof/>
            <w:webHidden/>
            <w:sz w:val="24"/>
            <w:szCs w:val="24"/>
          </w:rPr>
          <w:fldChar w:fldCharType="end"/>
        </w:r>
      </w:hyperlink>
    </w:p>
    <w:p w14:paraId="205327DD" w14:textId="7A009C06"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676" w:history="1">
        <w:r w:rsidRPr="00586ABA">
          <w:rPr>
            <w:rStyle w:val="Hipervnculo"/>
            <w:rFonts w:ascii="Times New Roman" w:hAnsi="Times New Roman" w:cs="Times New Roman"/>
            <w:noProof/>
            <w:sz w:val="24"/>
            <w:szCs w:val="24"/>
          </w:rPr>
          <w:t>Ilustración 4 Relaciones: Composición</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_Toc159708676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16</w:t>
        </w:r>
        <w:r w:rsidRPr="00586ABA">
          <w:rPr>
            <w:rFonts w:ascii="Times New Roman" w:hAnsi="Times New Roman" w:cs="Times New Roman"/>
            <w:noProof/>
            <w:webHidden/>
            <w:sz w:val="24"/>
            <w:szCs w:val="24"/>
          </w:rPr>
          <w:fldChar w:fldCharType="end"/>
        </w:r>
      </w:hyperlink>
    </w:p>
    <w:p w14:paraId="312D0215" w14:textId="1F2C5FC9"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677" w:history="1">
        <w:r w:rsidRPr="00586ABA">
          <w:rPr>
            <w:rStyle w:val="Hipervnculo"/>
            <w:rFonts w:ascii="Times New Roman" w:hAnsi="Times New Roman" w:cs="Times New Roman"/>
            <w:noProof/>
            <w:sz w:val="24"/>
            <w:szCs w:val="24"/>
          </w:rPr>
          <w:t>Ilustración 5 Relaciones: Herencia</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_Toc159708677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16</w:t>
        </w:r>
        <w:r w:rsidRPr="00586ABA">
          <w:rPr>
            <w:rFonts w:ascii="Times New Roman" w:hAnsi="Times New Roman" w:cs="Times New Roman"/>
            <w:noProof/>
            <w:webHidden/>
            <w:sz w:val="24"/>
            <w:szCs w:val="24"/>
          </w:rPr>
          <w:fldChar w:fldCharType="end"/>
        </w:r>
      </w:hyperlink>
    </w:p>
    <w:p w14:paraId="26B5AD55" w14:textId="72A5915D"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678" w:history="1">
        <w:r w:rsidRPr="00586ABA">
          <w:rPr>
            <w:rStyle w:val="Hipervnculo"/>
            <w:rFonts w:ascii="Times New Roman" w:hAnsi="Times New Roman" w:cs="Times New Roman"/>
            <w:noProof/>
            <w:sz w:val="24"/>
            <w:szCs w:val="24"/>
          </w:rPr>
          <w:t>Ilustración 6 Relaciones: Dependencia</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_Toc159708678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17</w:t>
        </w:r>
        <w:r w:rsidRPr="00586ABA">
          <w:rPr>
            <w:rFonts w:ascii="Times New Roman" w:hAnsi="Times New Roman" w:cs="Times New Roman"/>
            <w:noProof/>
            <w:webHidden/>
            <w:sz w:val="24"/>
            <w:szCs w:val="24"/>
          </w:rPr>
          <w:fldChar w:fldCharType="end"/>
        </w:r>
      </w:hyperlink>
    </w:p>
    <w:p w14:paraId="22C75738" w14:textId="6358FE08"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679" w:history="1">
        <w:r w:rsidRPr="00586ABA">
          <w:rPr>
            <w:rStyle w:val="Hipervnculo"/>
            <w:rFonts w:ascii="Times New Roman" w:hAnsi="Times New Roman" w:cs="Times New Roman"/>
            <w:noProof/>
            <w:sz w:val="24"/>
            <w:szCs w:val="24"/>
          </w:rPr>
          <w:t>Ilustración 7 Atributos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_Toc159708679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17</w:t>
        </w:r>
        <w:r w:rsidRPr="00586ABA">
          <w:rPr>
            <w:rFonts w:ascii="Times New Roman" w:hAnsi="Times New Roman" w:cs="Times New Roman"/>
            <w:noProof/>
            <w:webHidden/>
            <w:sz w:val="24"/>
            <w:szCs w:val="24"/>
          </w:rPr>
          <w:fldChar w:fldCharType="end"/>
        </w:r>
      </w:hyperlink>
    </w:p>
    <w:p w14:paraId="5469C1CE" w14:textId="3D234788"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680" w:history="1">
        <w:r w:rsidRPr="00586ABA">
          <w:rPr>
            <w:rStyle w:val="Hipervnculo"/>
            <w:rFonts w:ascii="Times New Roman" w:hAnsi="Times New Roman" w:cs="Times New Roman"/>
            <w:noProof/>
            <w:sz w:val="24"/>
            <w:szCs w:val="24"/>
          </w:rPr>
          <w:t>Ilustración 8 Objetos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_Toc159708680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17</w:t>
        </w:r>
        <w:r w:rsidRPr="00586ABA">
          <w:rPr>
            <w:rFonts w:ascii="Times New Roman" w:hAnsi="Times New Roman" w:cs="Times New Roman"/>
            <w:noProof/>
            <w:webHidden/>
            <w:sz w:val="24"/>
            <w:szCs w:val="24"/>
          </w:rPr>
          <w:fldChar w:fldCharType="end"/>
        </w:r>
      </w:hyperlink>
    </w:p>
    <w:p w14:paraId="783CDA18" w14:textId="68B25FF2"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681" w:history="1">
        <w:r w:rsidRPr="00586ABA">
          <w:rPr>
            <w:rStyle w:val="Hipervnculo"/>
            <w:rFonts w:ascii="Times New Roman" w:hAnsi="Times New Roman" w:cs="Times New Roman"/>
            <w:noProof/>
            <w:sz w:val="24"/>
            <w:szCs w:val="24"/>
          </w:rPr>
          <w:t>Ilustración 9 Líneas de vida</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_Toc159708681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18</w:t>
        </w:r>
        <w:r w:rsidRPr="00586ABA">
          <w:rPr>
            <w:rFonts w:ascii="Times New Roman" w:hAnsi="Times New Roman" w:cs="Times New Roman"/>
            <w:noProof/>
            <w:webHidden/>
            <w:sz w:val="24"/>
            <w:szCs w:val="24"/>
          </w:rPr>
          <w:fldChar w:fldCharType="end"/>
        </w:r>
      </w:hyperlink>
    </w:p>
    <w:p w14:paraId="5187B7E3" w14:textId="0FEE4AB4"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682" w:history="1">
        <w:r w:rsidRPr="00586ABA">
          <w:rPr>
            <w:rStyle w:val="Hipervnculo"/>
            <w:rFonts w:ascii="Times New Roman" w:hAnsi="Times New Roman" w:cs="Times New Roman"/>
            <w:noProof/>
            <w:sz w:val="24"/>
            <w:szCs w:val="24"/>
          </w:rPr>
          <w:t>Ilustración 10 Mensaje</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_Toc159708682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18</w:t>
        </w:r>
        <w:r w:rsidRPr="00586ABA">
          <w:rPr>
            <w:rFonts w:ascii="Times New Roman" w:hAnsi="Times New Roman" w:cs="Times New Roman"/>
            <w:noProof/>
            <w:webHidden/>
            <w:sz w:val="24"/>
            <w:szCs w:val="24"/>
          </w:rPr>
          <w:fldChar w:fldCharType="end"/>
        </w:r>
      </w:hyperlink>
    </w:p>
    <w:p w14:paraId="5EA67254" w14:textId="040CE777"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683" w:history="1">
        <w:r w:rsidRPr="00586ABA">
          <w:rPr>
            <w:rStyle w:val="Hipervnculo"/>
            <w:rFonts w:ascii="Times New Roman" w:hAnsi="Times New Roman" w:cs="Times New Roman"/>
            <w:noProof/>
            <w:sz w:val="24"/>
            <w:szCs w:val="24"/>
          </w:rPr>
          <w:t>Ilustración 11 Barra de activación</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_Toc159708683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19</w:t>
        </w:r>
        <w:r w:rsidRPr="00586ABA">
          <w:rPr>
            <w:rFonts w:ascii="Times New Roman" w:hAnsi="Times New Roman" w:cs="Times New Roman"/>
            <w:noProof/>
            <w:webHidden/>
            <w:sz w:val="24"/>
            <w:szCs w:val="24"/>
          </w:rPr>
          <w:fldChar w:fldCharType="end"/>
        </w:r>
      </w:hyperlink>
    </w:p>
    <w:p w14:paraId="327CEBD0" w14:textId="0D40BFBA"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684" w:history="1">
        <w:r w:rsidRPr="00586ABA">
          <w:rPr>
            <w:rStyle w:val="Hipervnculo"/>
            <w:rFonts w:ascii="Times New Roman" w:hAnsi="Times New Roman" w:cs="Times New Roman"/>
            <w:noProof/>
            <w:sz w:val="24"/>
            <w:szCs w:val="24"/>
          </w:rPr>
          <w:t>Ilustración 12 Nodos de actividad: Actividad</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_Toc159708684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19</w:t>
        </w:r>
        <w:r w:rsidRPr="00586ABA">
          <w:rPr>
            <w:rFonts w:ascii="Times New Roman" w:hAnsi="Times New Roman" w:cs="Times New Roman"/>
            <w:noProof/>
            <w:webHidden/>
            <w:sz w:val="24"/>
            <w:szCs w:val="24"/>
          </w:rPr>
          <w:fldChar w:fldCharType="end"/>
        </w:r>
      </w:hyperlink>
    </w:p>
    <w:p w14:paraId="7D6F6898" w14:textId="372E9CBC"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685" w:history="1">
        <w:r w:rsidRPr="00586ABA">
          <w:rPr>
            <w:rStyle w:val="Hipervnculo"/>
            <w:rFonts w:ascii="Times New Roman" w:hAnsi="Times New Roman" w:cs="Times New Roman"/>
            <w:noProof/>
            <w:sz w:val="24"/>
            <w:szCs w:val="24"/>
          </w:rPr>
          <w:t>Ilustración 13 Nodos de actividad: Transiciones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_Toc159708685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19</w:t>
        </w:r>
        <w:r w:rsidRPr="00586ABA">
          <w:rPr>
            <w:rFonts w:ascii="Times New Roman" w:hAnsi="Times New Roman" w:cs="Times New Roman"/>
            <w:noProof/>
            <w:webHidden/>
            <w:sz w:val="24"/>
            <w:szCs w:val="24"/>
          </w:rPr>
          <w:fldChar w:fldCharType="end"/>
        </w:r>
      </w:hyperlink>
    </w:p>
    <w:p w14:paraId="360C8DD9" w14:textId="30963AE8"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686" w:history="1">
        <w:r w:rsidRPr="00586ABA">
          <w:rPr>
            <w:rStyle w:val="Hipervnculo"/>
            <w:rFonts w:ascii="Times New Roman" w:hAnsi="Times New Roman" w:cs="Times New Roman"/>
            <w:noProof/>
            <w:sz w:val="24"/>
            <w:szCs w:val="24"/>
          </w:rPr>
          <w:t>Ilustración 14 Nodos de control: Nodo inicial</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_Toc159708686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20</w:t>
        </w:r>
        <w:r w:rsidRPr="00586ABA">
          <w:rPr>
            <w:rFonts w:ascii="Times New Roman" w:hAnsi="Times New Roman" w:cs="Times New Roman"/>
            <w:noProof/>
            <w:webHidden/>
            <w:sz w:val="24"/>
            <w:szCs w:val="24"/>
          </w:rPr>
          <w:fldChar w:fldCharType="end"/>
        </w:r>
      </w:hyperlink>
    </w:p>
    <w:p w14:paraId="1AAA96C6" w14:textId="5E3ECD79"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687" w:history="1">
        <w:r w:rsidRPr="00586ABA">
          <w:rPr>
            <w:rStyle w:val="Hipervnculo"/>
            <w:rFonts w:ascii="Times New Roman" w:hAnsi="Times New Roman" w:cs="Times New Roman"/>
            <w:noProof/>
            <w:sz w:val="24"/>
            <w:szCs w:val="24"/>
          </w:rPr>
          <w:t>Ilustración 15 Nodos de control: nodo final</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_Toc159708687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20</w:t>
        </w:r>
        <w:r w:rsidRPr="00586ABA">
          <w:rPr>
            <w:rFonts w:ascii="Times New Roman" w:hAnsi="Times New Roman" w:cs="Times New Roman"/>
            <w:noProof/>
            <w:webHidden/>
            <w:sz w:val="24"/>
            <w:szCs w:val="24"/>
          </w:rPr>
          <w:fldChar w:fldCharType="end"/>
        </w:r>
      </w:hyperlink>
    </w:p>
    <w:p w14:paraId="1D66F4B6" w14:textId="5E5687C8"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688" w:history="1">
        <w:r w:rsidRPr="00586ABA">
          <w:rPr>
            <w:rStyle w:val="Hipervnculo"/>
            <w:rFonts w:ascii="Times New Roman" w:hAnsi="Times New Roman" w:cs="Times New Roman"/>
            <w:noProof/>
            <w:sz w:val="24"/>
            <w:szCs w:val="24"/>
          </w:rPr>
          <w:t>Ilustración 16 Nodos de control: Nodo de decisión</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_Toc159708688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20</w:t>
        </w:r>
        <w:r w:rsidRPr="00586ABA">
          <w:rPr>
            <w:rFonts w:ascii="Times New Roman" w:hAnsi="Times New Roman" w:cs="Times New Roman"/>
            <w:noProof/>
            <w:webHidden/>
            <w:sz w:val="24"/>
            <w:szCs w:val="24"/>
          </w:rPr>
          <w:fldChar w:fldCharType="end"/>
        </w:r>
      </w:hyperlink>
    </w:p>
    <w:p w14:paraId="11C6A83C" w14:textId="0163E397"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689" w:history="1">
        <w:r w:rsidRPr="00586ABA">
          <w:rPr>
            <w:rStyle w:val="Hipervnculo"/>
            <w:rFonts w:ascii="Times New Roman" w:hAnsi="Times New Roman" w:cs="Times New Roman"/>
            <w:noProof/>
            <w:sz w:val="24"/>
            <w:szCs w:val="24"/>
          </w:rPr>
          <w:t>Ilustración 17 Sincronización: Nodo de bifurcación</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_Toc159708689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21</w:t>
        </w:r>
        <w:r w:rsidRPr="00586ABA">
          <w:rPr>
            <w:rFonts w:ascii="Times New Roman" w:hAnsi="Times New Roman" w:cs="Times New Roman"/>
            <w:noProof/>
            <w:webHidden/>
            <w:sz w:val="24"/>
            <w:szCs w:val="24"/>
          </w:rPr>
          <w:fldChar w:fldCharType="end"/>
        </w:r>
      </w:hyperlink>
    </w:p>
    <w:p w14:paraId="0D30CF88" w14:textId="664EE5DD"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690" w:history="1">
        <w:r w:rsidRPr="00586ABA">
          <w:rPr>
            <w:rStyle w:val="Hipervnculo"/>
            <w:rFonts w:ascii="Times New Roman" w:hAnsi="Times New Roman" w:cs="Times New Roman"/>
            <w:noProof/>
            <w:sz w:val="24"/>
            <w:szCs w:val="24"/>
          </w:rPr>
          <w:t>Ilustración 18 Sincronización: Nodo de unión</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_Toc159708690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21</w:t>
        </w:r>
        <w:r w:rsidRPr="00586ABA">
          <w:rPr>
            <w:rFonts w:ascii="Times New Roman" w:hAnsi="Times New Roman" w:cs="Times New Roman"/>
            <w:noProof/>
            <w:webHidden/>
            <w:sz w:val="24"/>
            <w:szCs w:val="24"/>
          </w:rPr>
          <w:fldChar w:fldCharType="end"/>
        </w:r>
      </w:hyperlink>
    </w:p>
    <w:p w14:paraId="24963DB2" w14:textId="3E606239"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691" w:history="1">
        <w:r w:rsidRPr="00586ABA">
          <w:rPr>
            <w:rStyle w:val="Hipervnculo"/>
            <w:rFonts w:ascii="Times New Roman" w:hAnsi="Times New Roman" w:cs="Times New Roman"/>
            <w:noProof/>
            <w:sz w:val="24"/>
            <w:szCs w:val="24"/>
          </w:rPr>
          <w:t>Ilustración 19 Objetos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_Toc159708691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21</w:t>
        </w:r>
        <w:r w:rsidRPr="00586ABA">
          <w:rPr>
            <w:rFonts w:ascii="Times New Roman" w:hAnsi="Times New Roman" w:cs="Times New Roman"/>
            <w:noProof/>
            <w:webHidden/>
            <w:sz w:val="24"/>
            <w:szCs w:val="24"/>
          </w:rPr>
          <w:fldChar w:fldCharType="end"/>
        </w:r>
      </w:hyperlink>
    </w:p>
    <w:p w14:paraId="32C98C5D" w14:textId="60CB7B40"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692" w:history="1">
        <w:r w:rsidRPr="00586ABA">
          <w:rPr>
            <w:rStyle w:val="Hipervnculo"/>
            <w:rFonts w:ascii="Times New Roman" w:hAnsi="Times New Roman" w:cs="Times New Roman"/>
            <w:noProof/>
            <w:sz w:val="24"/>
            <w:szCs w:val="24"/>
          </w:rPr>
          <w:t>Ilustración 20 Particiones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_Toc159708692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22</w:t>
        </w:r>
        <w:r w:rsidRPr="00586ABA">
          <w:rPr>
            <w:rFonts w:ascii="Times New Roman" w:hAnsi="Times New Roman" w:cs="Times New Roman"/>
            <w:noProof/>
            <w:webHidden/>
            <w:sz w:val="24"/>
            <w:szCs w:val="24"/>
          </w:rPr>
          <w:fldChar w:fldCharType="end"/>
        </w:r>
      </w:hyperlink>
    </w:p>
    <w:p w14:paraId="791A9630" w14:textId="494FF8D5"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693" w:history="1">
        <w:r w:rsidRPr="00586ABA">
          <w:rPr>
            <w:rStyle w:val="Hipervnculo"/>
            <w:rFonts w:ascii="Times New Roman" w:hAnsi="Times New Roman" w:cs="Times New Roman"/>
            <w:noProof/>
            <w:sz w:val="24"/>
            <w:szCs w:val="24"/>
          </w:rPr>
          <w:t>Ilustración 21 Evento de inicio de mensaje</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_Toc159708693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30</w:t>
        </w:r>
        <w:r w:rsidRPr="00586ABA">
          <w:rPr>
            <w:rFonts w:ascii="Times New Roman" w:hAnsi="Times New Roman" w:cs="Times New Roman"/>
            <w:noProof/>
            <w:webHidden/>
            <w:sz w:val="24"/>
            <w:szCs w:val="24"/>
          </w:rPr>
          <w:fldChar w:fldCharType="end"/>
        </w:r>
      </w:hyperlink>
    </w:p>
    <w:p w14:paraId="0C009771" w14:textId="421977C6"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694" w:history="1">
        <w:r w:rsidRPr="00586ABA">
          <w:rPr>
            <w:rStyle w:val="Hipervnculo"/>
            <w:rFonts w:ascii="Times New Roman" w:hAnsi="Times New Roman" w:cs="Times New Roman"/>
            <w:noProof/>
            <w:sz w:val="24"/>
            <w:szCs w:val="24"/>
          </w:rPr>
          <w:t>Ilustración 22 Evento de envío y recepción de mensaje</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_Toc159708694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31</w:t>
        </w:r>
        <w:r w:rsidRPr="00586ABA">
          <w:rPr>
            <w:rFonts w:ascii="Times New Roman" w:hAnsi="Times New Roman" w:cs="Times New Roman"/>
            <w:noProof/>
            <w:webHidden/>
            <w:sz w:val="24"/>
            <w:szCs w:val="24"/>
          </w:rPr>
          <w:fldChar w:fldCharType="end"/>
        </w:r>
      </w:hyperlink>
    </w:p>
    <w:p w14:paraId="0DBE8207" w14:textId="450BD90C"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695" w:history="1">
        <w:r w:rsidRPr="00586ABA">
          <w:rPr>
            <w:rStyle w:val="Hipervnculo"/>
            <w:rFonts w:ascii="Times New Roman" w:hAnsi="Times New Roman" w:cs="Times New Roman"/>
            <w:noProof/>
            <w:sz w:val="24"/>
            <w:szCs w:val="24"/>
          </w:rPr>
          <w:t>Ilustración 23 Evento de inicio de temporizador</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_Toc159708695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31</w:t>
        </w:r>
        <w:r w:rsidRPr="00586ABA">
          <w:rPr>
            <w:rFonts w:ascii="Times New Roman" w:hAnsi="Times New Roman" w:cs="Times New Roman"/>
            <w:noProof/>
            <w:webHidden/>
            <w:sz w:val="24"/>
            <w:szCs w:val="24"/>
          </w:rPr>
          <w:fldChar w:fldCharType="end"/>
        </w:r>
      </w:hyperlink>
    </w:p>
    <w:p w14:paraId="608EEDF4" w14:textId="7B61849B"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696" w:history="1">
        <w:r w:rsidRPr="00586ABA">
          <w:rPr>
            <w:rStyle w:val="Hipervnculo"/>
            <w:rFonts w:ascii="Times New Roman" w:hAnsi="Times New Roman" w:cs="Times New Roman"/>
            <w:noProof/>
            <w:sz w:val="24"/>
            <w:szCs w:val="24"/>
          </w:rPr>
          <w:t>Ilustración 24 Evento intermedio de temporizador</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_Toc159708696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31</w:t>
        </w:r>
        <w:r w:rsidRPr="00586ABA">
          <w:rPr>
            <w:rFonts w:ascii="Times New Roman" w:hAnsi="Times New Roman" w:cs="Times New Roman"/>
            <w:noProof/>
            <w:webHidden/>
            <w:sz w:val="24"/>
            <w:szCs w:val="24"/>
          </w:rPr>
          <w:fldChar w:fldCharType="end"/>
        </w:r>
      </w:hyperlink>
    </w:p>
    <w:p w14:paraId="664B984F" w14:textId="31772E83"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697" w:history="1">
        <w:r w:rsidRPr="00586ABA">
          <w:rPr>
            <w:rStyle w:val="Hipervnculo"/>
            <w:rFonts w:ascii="Times New Roman" w:hAnsi="Times New Roman" w:cs="Times New Roman"/>
            <w:noProof/>
            <w:sz w:val="24"/>
            <w:szCs w:val="24"/>
          </w:rPr>
          <w:t>Ilustración 25 Tarea genérica</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_Toc159708697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32</w:t>
        </w:r>
        <w:r w:rsidRPr="00586ABA">
          <w:rPr>
            <w:rFonts w:ascii="Times New Roman" w:hAnsi="Times New Roman" w:cs="Times New Roman"/>
            <w:noProof/>
            <w:webHidden/>
            <w:sz w:val="24"/>
            <w:szCs w:val="24"/>
          </w:rPr>
          <w:fldChar w:fldCharType="end"/>
        </w:r>
      </w:hyperlink>
    </w:p>
    <w:p w14:paraId="7D1EF366" w14:textId="6AA45DF0"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698" w:history="1">
        <w:r w:rsidRPr="00586ABA">
          <w:rPr>
            <w:rStyle w:val="Hipervnculo"/>
            <w:rFonts w:ascii="Times New Roman" w:hAnsi="Times New Roman" w:cs="Times New Roman"/>
            <w:noProof/>
            <w:sz w:val="24"/>
            <w:szCs w:val="24"/>
          </w:rPr>
          <w:t>Ilustración 26 Tarea de usuario</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_Toc159708698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32</w:t>
        </w:r>
        <w:r w:rsidRPr="00586ABA">
          <w:rPr>
            <w:rFonts w:ascii="Times New Roman" w:hAnsi="Times New Roman" w:cs="Times New Roman"/>
            <w:noProof/>
            <w:webHidden/>
            <w:sz w:val="24"/>
            <w:szCs w:val="24"/>
          </w:rPr>
          <w:fldChar w:fldCharType="end"/>
        </w:r>
      </w:hyperlink>
    </w:p>
    <w:p w14:paraId="276C950E" w14:textId="33549B65"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699" w:history="1">
        <w:r w:rsidRPr="00586ABA">
          <w:rPr>
            <w:rStyle w:val="Hipervnculo"/>
            <w:rFonts w:ascii="Times New Roman" w:hAnsi="Times New Roman" w:cs="Times New Roman"/>
            <w:noProof/>
            <w:sz w:val="24"/>
            <w:szCs w:val="24"/>
          </w:rPr>
          <w:t>Ilustración 27 Tarea de servicio</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_Toc159708699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32</w:t>
        </w:r>
        <w:r w:rsidRPr="00586ABA">
          <w:rPr>
            <w:rFonts w:ascii="Times New Roman" w:hAnsi="Times New Roman" w:cs="Times New Roman"/>
            <w:noProof/>
            <w:webHidden/>
            <w:sz w:val="24"/>
            <w:szCs w:val="24"/>
          </w:rPr>
          <w:fldChar w:fldCharType="end"/>
        </w:r>
      </w:hyperlink>
    </w:p>
    <w:p w14:paraId="0B9EFD73" w14:textId="02CD2663"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700" w:history="1">
        <w:r w:rsidRPr="00586ABA">
          <w:rPr>
            <w:rStyle w:val="Hipervnculo"/>
            <w:rFonts w:ascii="Times New Roman" w:hAnsi="Times New Roman" w:cs="Times New Roman"/>
            <w:noProof/>
            <w:sz w:val="24"/>
            <w:szCs w:val="24"/>
          </w:rPr>
          <w:t>Ilustración 28 Tarea de script</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_Toc159708700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32</w:t>
        </w:r>
        <w:r w:rsidRPr="00586ABA">
          <w:rPr>
            <w:rFonts w:ascii="Times New Roman" w:hAnsi="Times New Roman" w:cs="Times New Roman"/>
            <w:noProof/>
            <w:webHidden/>
            <w:sz w:val="24"/>
            <w:szCs w:val="24"/>
          </w:rPr>
          <w:fldChar w:fldCharType="end"/>
        </w:r>
      </w:hyperlink>
    </w:p>
    <w:p w14:paraId="6D6DE391" w14:textId="0BBDC56E"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701" w:history="1">
        <w:r w:rsidRPr="00586ABA">
          <w:rPr>
            <w:rStyle w:val="Hipervnculo"/>
            <w:rFonts w:ascii="Times New Roman" w:hAnsi="Times New Roman" w:cs="Times New Roman"/>
            <w:noProof/>
            <w:sz w:val="24"/>
            <w:szCs w:val="24"/>
          </w:rPr>
          <w:t>Ilustración 29 Tarea regla de negocio</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_Toc159708701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33</w:t>
        </w:r>
        <w:r w:rsidRPr="00586ABA">
          <w:rPr>
            <w:rFonts w:ascii="Times New Roman" w:hAnsi="Times New Roman" w:cs="Times New Roman"/>
            <w:noProof/>
            <w:webHidden/>
            <w:sz w:val="24"/>
            <w:szCs w:val="24"/>
          </w:rPr>
          <w:fldChar w:fldCharType="end"/>
        </w:r>
      </w:hyperlink>
    </w:p>
    <w:p w14:paraId="2BC013C2" w14:textId="151731E6"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702" w:history="1">
        <w:r w:rsidRPr="00586ABA">
          <w:rPr>
            <w:rStyle w:val="Hipervnculo"/>
            <w:rFonts w:ascii="Times New Roman" w:hAnsi="Times New Roman" w:cs="Times New Roman"/>
            <w:noProof/>
            <w:sz w:val="24"/>
            <w:szCs w:val="24"/>
          </w:rPr>
          <w:t>Ilustración 30 Exclusivo divergente</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_Toc159708702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33</w:t>
        </w:r>
        <w:r w:rsidRPr="00586ABA">
          <w:rPr>
            <w:rFonts w:ascii="Times New Roman" w:hAnsi="Times New Roman" w:cs="Times New Roman"/>
            <w:noProof/>
            <w:webHidden/>
            <w:sz w:val="24"/>
            <w:szCs w:val="24"/>
          </w:rPr>
          <w:fldChar w:fldCharType="end"/>
        </w:r>
      </w:hyperlink>
    </w:p>
    <w:p w14:paraId="02C2CA7A" w14:textId="3C0E78E2"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703" w:history="1">
        <w:r w:rsidRPr="00586ABA">
          <w:rPr>
            <w:rStyle w:val="Hipervnculo"/>
            <w:rFonts w:ascii="Times New Roman" w:hAnsi="Times New Roman" w:cs="Times New Roman"/>
            <w:noProof/>
            <w:sz w:val="24"/>
            <w:szCs w:val="24"/>
          </w:rPr>
          <w:t>Ilustración 31 Exclusivo convergente</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_Toc159708703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33</w:t>
        </w:r>
        <w:r w:rsidRPr="00586ABA">
          <w:rPr>
            <w:rFonts w:ascii="Times New Roman" w:hAnsi="Times New Roman" w:cs="Times New Roman"/>
            <w:noProof/>
            <w:webHidden/>
            <w:sz w:val="24"/>
            <w:szCs w:val="24"/>
          </w:rPr>
          <w:fldChar w:fldCharType="end"/>
        </w:r>
      </w:hyperlink>
    </w:p>
    <w:p w14:paraId="05DE6B5D" w14:textId="4A3BCBB8"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704" w:history="1">
        <w:r w:rsidRPr="00586ABA">
          <w:rPr>
            <w:rStyle w:val="Hipervnculo"/>
            <w:rFonts w:ascii="Times New Roman" w:hAnsi="Times New Roman" w:cs="Times New Roman"/>
            <w:noProof/>
            <w:sz w:val="24"/>
            <w:szCs w:val="24"/>
          </w:rPr>
          <w:t>Ilustración 32 Paralelo divergente</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_Toc159708704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34</w:t>
        </w:r>
        <w:r w:rsidRPr="00586ABA">
          <w:rPr>
            <w:rFonts w:ascii="Times New Roman" w:hAnsi="Times New Roman" w:cs="Times New Roman"/>
            <w:noProof/>
            <w:webHidden/>
            <w:sz w:val="24"/>
            <w:szCs w:val="24"/>
          </w:rPr>
          <w:fldChar w:fldCharType="end"/>
        </w:r>
      </w:hyperlink>
    </w:p>
    <w:p w14:paraId="40C97560" w14:textId="5D649696"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705" w:history="1">
        <w:r w:rsidRPr="00586ABA">
          <w:rPr>
            <w:rStyle w:val="Hipervnculo"/>
            <w:rFonts w:ascii="Times New Roman" w:hAnsi="Times New Roman" w:cs="Times New Roman"/>
            <w:noProof/>
            <w:sz w:val="24"/>
            <w:szCs w:val="24"/>
          </w:rPr>
          <w:t>Ilustración 33 Paralelo convergente</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_Toc159708705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34</w:t>
        </w:r>
        <w:r w:rsidRPr="00586ABA">
          <w:rPr>
            <w:rFonts w:ascii="Times New Roman" w:hAnsi="Times New Roman" w:cs="Times New Roman"/>
            <w:noProof/>
            <w:webHidden/>
            <w:sz w:val="24"/>
            <w:szCs w:val="24"/>
          </w:rPr>
          <w:fldChar w:fldCharType="end"/>
        </w:r>
      </w:hyperlink>
    </w:p>
    <w:p w14:paraId="0BA8C341" w14:textId="39F02C95"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706" w:history="1">
        <w:r w:rsidRPr="00586ABA">
          <w:rPr>
            <w:rStyle w:val="Hipervnculo"/>
            <w:rFonts w:ascii="Times New Roman" w:hAnsi="Times New Roman" w:cs="Times New Roman"/>
            <w:noProof/>
            <w:sz w:val="24"/>
            <w:szCs w:val="24"/>
          </w:rPr>
          <w:t>Ilustración 34 Símbolo basado en eventos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_Toc159708706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35</w:t>
        </w:r>
        <w:r w:rsidRPr="00586ABA">
          <w:rPr>
            <w:rFonts w:ascii="Times New Roman" w:hAnsi="Times New Roman" w:cs="Times New Roman"/>
            <w:noProof/>
            <w:webHidden/>
            <w:sz w:val="24"/>
            <w:szCs w:val="24"/>
          </w:rPr>
          <w:fldChar w:fldCharType="end"/>
        </w:r>
      </w:hyperlink>
    </w:p>
    <w:p w14:paraId="64574192" w14:textId="4EA803F1"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707" w:history="1">
        <w:r w:rsidRPr="00586ABA">
          <w:rPr>
            <w:rStyle w:val="Hipervnculo"/>
            <w:rFonts w:ascii="Times New Roman" w:hAnsi="Times New Roman" w:cs="Times New Roman"/>
            <w:noProof/>
            <w:sz w:val="24"/>
            <w:szCs w:val="24"/>
          </w:rPr>
          <w:t>Ilustración 35 Data store y Data object</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_Toc159708707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35</w:t>
        </w:r>
        <w:r w:rsidRPr="00586ABA">
          <w:rPr>
            <w:rFonts w:ascii="Times New Roman" w:hAnsi="Times New Roman" w:cs="Times New Roman"/>
            <w:noProof/>
            <w:webHidden/>
            <w:sz w:val="24"/>
            <w:szCs w:val="24"/>
          </w:rPr>
          <w:fldChar w:fldCharType="end"/>
        </w:r>
      </w:hyperlink>
    </w:p>
    <w:p w14:paraId="027B5748" w14:textId="4AE1964B"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708" w:history="1">
        <w:r w:rsidRPr="00586ABA">
          <w:rPr>
            <w:rStyle w:val="Hipervnculo"/>
            <w:rFonts w:ascii="Times New Roman" w:hAnsi="Times New Roman" w:cs="Times New Roman"/>
            <w:noProof/>
            <w:sz w:val="24"/>
            <w:szCs w:val="24"/>
          </w:rPr>
          <w:t>Ilustración 36 Pool</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_Toc159708708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36</w:t>
        </w:r>
        <w:r w:rsidRPr="00586ABA">
          <w:rPr>
            <w:rFonts w:ascii="Times New Roman" w:hAnsi="Times New Roman" w:cs="Times New Roman"/>
            <w:noProof/>
            <w:webHidden/>
            <w:sz w:val="24"/>
            <w:szCs w:val="24"/>
          </w:rPr>
          <w:fldChar w:fldCharType="end"/>
        </w:r>
      </w:hyperlink>
    </w:p>
    <w:p w14:paraId="50D02572" w14:textId="44CCD90C"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709" w:history="1">
        <w:r w:rsidRPr="00586ABA">
          <w:rPr>
            <w:rStyle w:val="Hipervnculo"/>
            <w:rFonts w:ascii="Times New Roman" w:hAnsi="Times New Roman" w:cs="Times New Roman"/>
            <w:noProof/>
            <w:sz w:val="24"/>
            <w:szCs w:val="24"/>
          </w:rPr>
          <w:t>Ilustración 37 Grupos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_Toc159708709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36</w:t>
        </w:r>
        <w:r w:rsidRPr="00586ABA">
          <w:rPr>
            <w:rFonts w:ascii="Times New Roman" w:hAnsi="Times New Roman" w:cs="Times New Roman"/>
            <w:noProof/>
            <w:webHidden/>
            <w:sz w:val="24"/>
            <w:szCs w:val="24"/>
          </w:rPr>
          <w:fldChar w:fldCharType="end"/>
        </w:r>
      </w:hyperlink>
    </w:p>
    <w:p w14:paraId="5C395A69" w14:textId="43866BAA"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710" w:history="1">
        <w:r w:rsidRPr="00586ABA">
          <w:rPr>
            <w:rStyle w:val="Hipervnculo"/>
            <w:rFonts w:ascii="Times New Roman" w:hAnsi="Times New Roman" w:cs="Times New Roman"/>
            <w:noProof/>
            <w:sz w:val="24"/>
            <w:szCs w:val="24"/>
          </w:rPr>
          <w:t>Ilustración 38 Diagrama BPMN de Sistema de Control de Tráfico Urbano Inteligente</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_Toc159708710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38</w:t>
        </w:r>
        <w:r w:rsidRPr="00586ABA">
          <w:rPr>
            <w:rFonts w:ascii="Times New Roman" w:hAnsi="Times New Roman" w:cs="Times New Roman"/>
            <w:noProof/>
            <w:webHidden/>
            <w:sz w:val="24"/>
            <w:szCs w:val="24"/>
          </w:rPr>
          <w:fldChar w:fldCharType="end"/>
        </w:r>
      </w:hyperlink>
    </w:p>
    <w:p w14:paraId="1F4E5061" w14:textId="40FBE876"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711" w:history="1">
        <w:r w:rsidRPr="00586ABA">
          <w:rPr>
            <w:rStyle w:val="Hipervnculo"/>
            <w:rFonts w:ascii="Times New Roman" w:hAnsi="Times New Roman" w:cs="Times New Roman"/>
            <w:noProof/>
            <w:sz w:val="24"/>
            <w:szCs w:val="24"/>
          </w:rPr>
          <w:t>Ilustración 39 Evaluación de solicitud de créditos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_Toc159708711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39</w:t>
        </w:r>
        <w:r w:rsidRPr="00586ABA">
          <w:rPr>
            <w:rFonts w:ascii="Times New Roman" w:hAnsi="Times New Roman" w:cs="Times New Roman"/>
            <w:noProof/>
            <w:webHidden/>
            <w:sz w:val="24"/>
            <w:szCs w:val="24"/>
          </w:rPr>
          <w:fldChar w:fldCharType="end"/>
        </w:r>
      </w:hyperlink>
    </w:p>
    <w:p w14:paraId="1A6E51BD" w14:textId="156C6255"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712" w:history="1">
        <w:r w:rsidRPr="00586ABA">
          <w:rPr>
            <w:rStyle w:val="Hipervnculo"/>
            <w:rFonts w:ascii="Times New Roman" w:hAnsi="Times New Roman" w:cs="Times New Roman"/>
            <w:noProof/>
            <w:sz w:val="24"/>
            <w:szCs w:val="24"/>
          </w:rPr>
          <w:t>Ilustración 40 Gestión de reservas de un hotel</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_Toc159708712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41</w:t>
        </w:r>
        <w:r w:rsidRPr="00586ABA">
          <w:rPr>
            <w:rFonts w:ascii="Times New Roman" w:hAnsi="Times New Roman" w:cs="Times New Roman"/>
            <w:noProof/>
            <w:webHidden/>
            <w:sz w:val="24"/>
            <w:szCs w:val="24"/>
          </w:rPr>
          <w:fldChar w:fldCharType="end"/>
        </w:r>
      </w:hyperlink>
    </w:p>
    <w:p w14:paraId="1542717E" w14:textId="32AC85B8"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713" w:history="1">
        <w:r w:rsidRPr="00586ABA">
          <w:rPr>
            <w:rStyle w:val="Hipervnculo"/>
            <w:rFonts w:ascii="Times New Roman" w:hAnsi="Times New Roman" w:cs="Times New Roman"/>
            <w:noProof/>
            <w:sz w:val="24"/>
            <w:szCs w:val="24"/>
          </w:rPr>
          <w:t>Ilustración 41 Lugares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_Toc159708713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47</w:t>
        </w:r>
        <w:r w:rsidRPr="00586ABA">
          <w:rPr>
            <w:rFonts w:ascii="Times New Roman" w:hAnsi="Times New Roman" w:cs="Times New Roman"/>
            <w:noProof/>
            <w:webHidden/>
            <w:sz w:val="24"/>
            <w:szCs w:val="24"/>
          </w:rPr>
          <w:fldChar w:fldCharType="end"/>
        </w:r>
      </w:hyperlink>
    </w:p>
    <w:p w14:paraId="31089A3C" w14:textId="575C2418"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714" w:history="1">
        <w:r w:rsidRPr="00586ABA">
          <w:rPr>
            <w:rStyle w:val="Hipervnculo"/>
            <w:rFonts w:ascii="Times New Roman" w:hAnsi="Times New Roman" w:cs="Times New Roman"/>
            <w:noProof/>
            <w:sz w:val="24"/>
            <w:szCs w:val="24"/>
          </w:rPr>
          <w:t>Ilustración 42 Transiciones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_Toc159708714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48</w:t>
        </w:r>
        <w:r w:rsidRPr="00586ABA">
          <w:rPr>
            <w:rFonts w:ascii="Times New Roman" w:hAnsi="Times New Roman" w:cs="Times New Roman"/>
            <w:noProof/>
            <w:webHidden/>
            <w:sz w:val="24"/>
            <w:szCs w:val="24"/>
          </w:rPr>
          <w:fldChar w:fldCharType="end"/>
        </w:r>
      </w:hyperlink>
    </w:p>
    <w:p w14:paraId="3211B0C3" w14:textId="5F2CBCFE"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715" w:history="1">
        <w:r w:rsidRPr="00586ABA">
          <w:rPr>
            <w:rStyle w:val="Hipervnculo"/>
            <w:rFonts w:ascii="Times New Roman" w:hAnsi="Times New Roman" w:cs="Times New Roman"/>
            <w:noProof/>
            <w:sz w:val="24"/>
            <w:szCs w:val="24"/>
          </w:rPr>
          <w:t>Ilustración 43 Tokens</w:t>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_Toc159708715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48</w:t>
        </w:r>
        <w:r w:rsidRPr="00586ABA">
          <w:rPr>
            <w:rFonts w:ascii="Times New Roman" w:hAnsi="Times New Roman" w:cs="Times New Roman"/>
            <w:noProof/>
            <w:webHidden/>
            <w:sz w:val="24"/>
            <w:szCs w:val="24"/>
          </w:rPr>
          <w:fldChar w:fldCharType="end"/>
        </w:r>
      </w:hyperlink>
    </w:p>
    <w:p w14:paraId="6BB6EED2" w14:textId="13A760A3"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716" w:history="1">
        <w:r w:rsidRPr="00586ABA">
          <w:rPr>
            <w:rStyle w:val="Hipervnculo"/>
            <w:rFonts w:ascii="Times New Roman" w:hAnsi="Times New Roman" w:cs="Times New Roman"/>
            <w:noProof/>
            <w:sz w:val="24"/>
            <w:szCs w:val="24"/>
          </w:rPr>
          <w:t>Ilustración 44 Arcos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_Toc159708716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48</w:t>
        </w:r>
        <w:r w:rsidRPr="00586ABA">
          <w:rPr>
            <w:rFonts w:ascii="Times New Roman" w:hAnsi="Times New Roman" w:cs="Times New Roman"/>
            <w:noProof/>
            <w:webHidden/>
            <w:sz w:val="24"/>
            <w:szCs w:val="24"/>
          </w:rPr>
          <w:fldChar w:fldCharType="end"/>
        </w:r>
      </w:hyperlink>
    </w:p>
    <w:p w14:paraId="63F4E127" w14:textId="1B5AD037"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717" w:history="1">
        <w:r w:rsidRPr="00586ABA">
          <w:rPr>
            <w:rStyle w:val="Hipervnculo"/>
            <w:rFonts w:ascii="Times New Roman" w:hAnsi="Times New Roman" w:cs="Times New Roman"/>
            <w:noProof/>
            <w:sz w:val="24"/>
            <w:szCs w:val="24"/>
          </w:rPr>
          <w:t>Ilustración 45 Modelo de solicitud de creditos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_Toc159708717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51</w:t>
        </w:r>
        <w:r w:rsidRPr="00586ABA">
          <w:rPr>
            <w:rFonts w:ascii="Times New Roman" w:hAnsi="Times New Roman" w:cs="Times New Roman"/>
            <w:noProof/>
            <w:webHidden/>
            <w:sz w:val="24"/>
            <w:szCs w:val="24"/>
          </w:rPr>
          <w:fldChar w:fldCharType="end"/>
        </w:r>
      </w:hyperlink>
    </w:p>
    <w:p w14:paraId="446E808A" w14:textId="467C5339"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718" w:history="1">
        <w:r w:rsidRPr="00586ABA">
          <w:rPr>
            <w:rStyle w:val="Hipervnculo"/>
            <w:rFonts w:ascii="Times New Roman" w:hAnsi="Times New Roman" w:cs="Times New Roman"/>
            <w:noProof/>
            <w:sz w:val="24"/>
            <w:szCs w:val="24"/>
          </w:rPr>
          <w:t>Ilustración 46 Acciones primarias de solicitud de documentos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_Toc159708718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52</w:t>
        </w:r>
        <w:r w:rsidRPr="00586ABA">
          <w:rPr>
            <w:rFonts w:ascii="Times New Roman" w:hAnsi="Times New Roman" w:cs="Times New Roman"/>
            <w:noProof/>
            <w:webHidden/>
            <w:sz w:val="24"/>
            <w:szCs w:val="24"/>
          </w:rPr>
          <w:fldChar w:fldCharType="end"/>
        </w:r>
      </w:hyperlink>
    </w:p>
    <w:p w14:paraId="5E461322" w14:textId="2D5B4341"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719" w:history="1">
        <w:r w:rsidRPr="00586ABA">
          <w:rPr>
            <w:rStyle w:val="Hipervnculo"/>
            <w:rFonts w:ascii="Times New Roman" w:hAnsi="Times New Roman" w:cs="Times New Roman"/>
            <w:noProof/>
            <w:sz w:val="24"/>
            <w:szCs w:val="24"/>
          </w:rPr>
          <w:t>Ilustración 47 Bifurcación de entrega de documentos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_Toc159708719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52</w:t>
        </w:r>
        <w:r w:rsidRPr="00586ABA">
          <w:rPr>
            <w:rFonts w:ascii="Times New Roman" w:hAnsi="Times New Roman" w:cs="Times New Roman"/>
            <w:noProof/>
            <w:webHidden/>
            <w:sz w:val="24"/>
            <w:szCs w:val="24"/>
          </w:rPr>
          <w:fldChar w:fldCharType="end"/>
        </w:r>
      </w:hyperlink>
    </w:p>
    <w:p w14:paraId="4158F9DC" w14:textId="47826250"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720" w:history="1">
        <w:r w:rsidRPr="00586ABA">
          <w:rPr>
            <w:rStyle w:val="Hipervnculo"/>
            <w:rFonts w:ascii="Times New Roman" w:hAnsi="Times New Roman" w:cs="Times New Roman"/>
            <w:noProof/>
            <w:sz w:val="24"/>
            <w:szCs w:val="24"/>
          </w:rPr>
          <w:t>Ilustración 48 Recepción de documento</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_Toc159708720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52</w:t>
        </w:r>
        <w:r w:rsidRPr="00586ABA">
          <w:rPr>
            <w:rFonts w:ascii="Times New Roman" w:hAnsi="Times New Roman" w:cs="Times New Roman"/>
            <w:noProof/>
            <w:webHidden/>
            <w:sz w:val="24"/>
            <w:szCs w:val="24"/>
          </w:rPr>
          <w:fldChar w:fldCharType="end"/>
        </w:r>
      </w:hyperlink>
    </w:p>
    <w:p w14:paraId="0D764617" w14:textId="274DAFA1"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721" w:history="1">
        <w:r w:rsidRPr="00586ABA">
          <w:rPr>
            <w:rStyle w:val="Hipervnculo"/>
            <w:rFonts w:ascii="Times New Roman" w:hAnsi="Times New Roman" w:cs="Times New Roman"/>
            <w:noProof/>
            <w:sz w:val="24"/>
            <w:szCs w:val="24"/>
          </w:rPr>
          <w:t>Ilustración 49 Documentos no receptados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_Toc159708721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53</w:t>
        </w:r>
        <w:r w:rsidRPr="00586ABA">
          <w:rPr>
            <w:rFonts w:ascii="Times New Roman" w:hAnsi="Times New Roman" w:cs="Times New Roman"/>
            <w:noProof/>
            <w:webHidden/>
            <w:sz w:val="24"/>
            <w:szCs w:val="24"/>
          </w:rPr>
          <w:fldChar w:fldCharType="end"/>
        </w:r>
      </w:hyperlink>
    </w:p>
    <w:p w14:paraId="0D6B99AE" w14:textId="37E1CEB6"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722" w:history="1">
        <w:r w:rsidRPr="00586ABA">
          <w:rPr>
            <w:rStyle w:val="Hipervnculo"/>
            <w:rFonts w:ascii="Times New Roman" w:hAnsi="Times New Roman" w:cs="Times New Roman"/>
            <w:noProof/>
            <w:sz w:val="24"/>
            <w:szCs w:val="24"/>
          </w:rPr>
          <w:t>Ilustración 50 Agrupación de proveedores y bodega</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_Toc159708722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56</w:t>
        </w:r>
        <w:r w:rsidRPr="00586ABA">
          <w:rPr>
            <w:rFonts w:ascii="Times New Roman" w:hAnsi="Times New Roman" w:cs="Times New Roman"/>
            <w:noProof/>
            <w:webHidden/>
            <w:sz w:val="24"/>
            <w:szCs w:val="24"/>
          </w:rPr>
          <w:fldChar w:fldCharType="end"/>
        </w:r>
      </w:hyperlink>
    </w:p>
    <w:p w14:paraId="73F359F6" w14:textId="339A56DE"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723" w:history="1">
        <w:r w:rsidRPr="00586ABA">
          <w:rPr>
            <w:rStyle w:val="Hipervnculo"/>
            <w:rFonts w:ascii="Times New Roman" w:hAnsi="Times New Roman" w:cs="Times New Roman"/>
            <w:noProof/>
            <w:sz w:val="24"/>
            <w:szCs w:val="24"/>
          </w:rPr>
          <w:t>Ilustración 51 Zona de sub-ensamble</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_Toc159708723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56</w:t>
        </w:r>
        <w:r w:rsidRPr="00586ABA">
          <w:rPr>
            <w:rFonts w:ascii="Times New Roman" w:hAnsi="Times New Roman" w:cs="Times New Roman"/>
            <w:noProof/>
            <w:webHidden/>
            <w:sz w:val="24"/>
            <w:szCs w:val="24"/>
          </w:rPr>
          <w:fldChar w:fldCharType="end"/>
        </w:r>
      </w:hyperlink>
    </w:p>
    <w:p w14:paraId="59CF2395" w14:textId="72AF7CB3"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724" w:history="1">
        <w:r w:rsidRPr="00586ABA">
          <w:rPr>
            <w:rStyle w:val="Hipervnculo"/>
            <w:rFonts w:ascii="Times New Roman" w:hAnsi="Times New Roman" w:cs="Times New Roman"/>
            <w:noProof/>
            <w:sz w:val="24"/>
            <w:szCs w:val="24"/>
          </w:rPr>
          <w:t>Ilustración 52 Zona de producto terminado</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_Toc159708724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57</w:t>
        </w:r>
        <w:r w:rsidRPr="00586ABA">
          <w:rPr>
            <w:rFonts w:ascii="Times New Roman" w:hAnsi="Times New Roman" w:cs="Times New Roman"/>
            <w:noProof/>
            <w:webHidden/>
            <w:sz w:val="24"/>
            <w:szCs w:val="24"/>
          </w:rPr>
          <w:fldChar w:fldCharType="end"/>
        </w:r>
      </w:hyperlink>
    </w:p>
    <w:p w14:paraId="7A94F6A6" w14:textId="002DEC71"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725" w:history="1">
        <w:r w:rsidRPr="00586ABA">
          <w:rPr>
            <w:rStyle w:val="Hipervnculo"/>
            <w:rFonts w:ascii="Times New Roman" w:hAnsi="Times New Roman" w:cs="Times New Roman"/>
            <w:noProof/>
            <w:sz w:val="24"/>
            <w:szCs w:val="24"/>
          </w:rPr>
          <w:t>Ilustración 53 Bodega producto ensamblado</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_Toc159708725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57</w:t>
        </w:r>
        <w:r w:rsidRPr="00586ABA">
          <w:rPr>
            <w:rFonts w:ascii="Times New Roman" w:hAnsi="Times New Roman" w:cs="Times New Roman"/>
            <w:noProof/>
            <w:webHidden/>
            <w:sz w:val="24"/>
            <w:szCs w:val="24"/>
          </w:rPr>
          <w:fldChar w:fldCharType="end"/>
        </w:r>
      </w:hyperlink>
    </w:p>
    <w:p w14:paraId="3FC7313F" w14:textId="7C71793C" w:rsidR="00586ABA" w:rsidRDefault="00586ABA">
      <w:pPr>
        <w:pStyle w:val="Tabladeilustraciones"/>
        <w:tabs>
          <w:tab w:val="right" w:leader="dot" w:pos="9016"/>
        </w:tabs>
        <w:rPr>
          <w:rFonts w:eastAsiaTheme="minorEastAsia"/>
          <w:noProof/>
          <w:lang w:val="es-ES" w:eastAsia="es-ES"/>
        </w:rPr>
      </w:pPr>
      <w:hyperlink w:anchor="_Toc159708726" w:history="1">
        <w:r w:rsidRPr="00586ABA">
          <w:rPr>
            <w:rStyle w:val="Hipervnculo"/>
            <w:rFonts w:ascii="Times New Roman" w:hAnsi="Times New Roman" w:cs="Times New Roman"/>
            <w:noProof/>
            <w:sz w:val="24"/>
            <w:szCs w:val="24"/>
          </w:rPr>
          <w:t>Ilustración 54 Cambio de parámetros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_Toc159708726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58</w:t>
        </w:r>
        <w:r w:rsidRPr="00586ABA">
          <w:rPr>
            <w:rFonts w:ascii="Times New Roman" w:hAnsi="Times New Roman" w:cs="Times New Roman"/>
            <w:noProof/>
            <w:webHidden/>
            <w:sz w:val="24"/>
            <w:szCs w:val="24"/>
          </w:rPr>
          <w:fldChar w:fldCharType="end"/>
        </w:r>
      </w:hyperlink>
    </w:p>
    <w:p w14:paraId="2D46D90B" w14:textId="57B909F0" w:rsidR="00335890" w:rsidRPr="006B6AF3" w:rsidRDefault="005D2A59" w:rsidP="00084E8E">
      <w:pPr>
        <w:rPr>
          <w:rFonts w:ascii="Times New Roman" w:eastAsia="Arial" w:hAnsi="Times New Roman" w:cs="Times New Roman"/>
          <w:sz w:val="24"/>
          <w:szCs w:val="28"/>
          <w:lang w:val="es-MX"/>
        </w:rPr>
      </w:pPr>
      <w:r>
        <w:rPr>
          <w:rFonts w:ascii="Times New Roman" w:eastAsia="Arial" w:hAnsi="Times New Roman" w:cs="Times New Roman"/>
          <w:sz w:val="24"/>
          <w:szCs w:val="28"/>
          <w:lang w:val="es-MX"/>
        </w:rPr>
        <w:fldChar w:fldCharType="end"/>
      </w:r>
    </w:p>
    <w:p w14:paraId="53C51997" w14:textId="63FC3492" w:rsidR="00335890" w:rsidRPr="00586ABA" w:rsidRDefault="00586ABA" w:rsidP="00084E8E">
      <w:pPr>
        <w:rPr>
          <w:rFonts w:ascii="Times New Roman" w:eastAsia="Arial" w:hAnsi="Times New Roman" w:cs="Times New Roman"/>
          <w:b/>
          <w:bCs/>
          <w:sz w:val="24"/>
          <w:szCs w:val="28"/>
          <w:lang w:val="es-MX"/>
        </w:rPr>
      </w:pPr>
      <w:r w:rsidRPr="00586ABA">
        <w:rPr>
          <w:rFonts w:ascii="Times New Roman" w:eastAsia="Arial" w:hAnsi="Times New Roman" w:cs="Times New Roman"/>
          <w:b/>
          <w:bCs/>
          <w:sz w:val="24"/>
          <w:szCs w:val="28"/>
          <w:lang w:val="es-MX"/>
        </w:rPr>
        <w:t>Tablas</w:t>
      </w:r>
    </w:p>
    <w:p w14:paraId="56195F60" w14:textId="79560B4B"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r w:rsidRPr="00586ABA">
        <w:rPr>
          <w:rFonts w:ascii="Times New Roman" w:eastAsia="Arial" w:hAnsi="Times New Roman" w:cs="Times New Roman"/>
          <w:sz w:val="24"/>
          <w:szCs w:val="24"/>
          <w:lang w:val="es-MX"/>
        </w:rPr>
        <w:fldChar w:fldCharType="begin"/>
      </w:r>
      <w:r w:rsidRPr="00586ABA">
        <w:rPr>
          <w:rFonts w:ascii="Times New Roman" w:eastAsia="Arial" w:hAnsi="Times New Roman" w:cs="Times New Roman"/>
          <w:sz w:val="24"/>
          <w:szCs w:val="24"/>
          <w:lang w:val="es-MX"/>
        </w:rPr>
        <w:instrText xml:space="preserve"> TOC \h \z \c "Tabla" </w:instrText>
      </w:r>
      <w:r w:rsidRPr="00586ABA">
        <w:rPr>
          <w:rFonts w:ascii="Times New Roman" w:eastAsia="Arial" w:hAnsi="Times New Roman" w:cs="Times New Roman"/>
          <w:sz w:val="24"/>
          <w:szCs w:val="24"/>
          <w:lang w:val="es-MX"/>
        </w:rPr>
        <w:fldChar w:fldCharType="separate"/>
      </w:r>
      <w:hyperlink w:anchor="_Toc159708727" w:history="1">
        <w:r w:rsidRPr="00586ABA">
          <w:rPr>
            <w:rStyle w:val="Hipervnculo"/>
            <w:rFonts w:ascii="Times New Roman" w:hAnsi="Times New Roman" w:cs="Times New Roman"/>
            <w:noProof/>
            <w:sz w:val="24"/>
            <w:szCs w:val="24"/>
          </w:rPr>
          <w:t>Tabla 1 Notaciones para diagrama de clases</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_Toc159708727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12</w:t>
        </w:r>
        <w:r w:rsidRPr="00586ABA">
          <w:rPr>
            <w:rFonts w:ascii="Times New Roman" w:hAnsi="Times New Roman" w:cs="Times New Roman"/>
            <w:noProof/>
            <w:webHidden/>
            <w:sz w:val="24"/>
            <w:szCs w:val="24"/>
          </w:rPr>
          <w:fldChar w:fldCharType="end"/>
        </w:r>
      </w:hyperlink>
    </w:p>
    <w:p w14:paraId="266CC1F7" w14:textId="0BA4F9BB"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728" w:history="1">
        <w:r w:rsidRPr="00586ABA">
          <w:rPr>
            <w:rStyle w:val="Hipervnculo"/>
            <w:rFonts w:ascii="Times New Roman" w:hAnsi="Times New Roman" w:cs="Times New Roman"/>
            <w:noProof/>
            <w:sz w:val="24"/>
            <w:szCs w:val="24"/>
          </w:rPr>
          <w:t>Tabla 2 Notaciones para diagrama de secuencia</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_Toc159708728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13</w:t>
        </w:r>
        <w:r w:rsidRPr="00586ABA">
          <w:rPr>
            <w:rFonts w:ascii="Times New Roman" w:hAnsi="Times New Roman" w:cs="Times New Roman"/>
            <w:noProof/>
            <w:webHidden/>
            <w:sz w:val="24"/>
            <w:szCs w:val="24"/>
          </w:rPr>
          <w:fldChar w:fldCharType="end"/>
        </w:r>
      </w:hyperlink>
    </w:p>
    <w:p w14:paraId="3559DD46" w14:textId="3E60A54C"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729" w:history="1">
        <w:r w:rsidRPr="00586ABA">
          <w:rPr>
            <w:rStyle w:val="Hipervnculo"/>
            <w:rFonts w:ascii="Times New Roman" w:hAnsi="Times New Roman" w:cs="Times New Roman"/>
            <w:noProof/>
            <w:sz w:val="24"/>
            <w:szCs w:val="24"/>
          </w:rPr>
          <w:t>Tabla 3 Notaciones diagrama BPMN</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_Toc159708729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26</w:t>
        </w:r>
        <w:r w:rsidRPr="00586ABA">
          <w:rPr>
            <w:rFonts w:ascii="Times New Roman" w:hAnsi="Times New Roman" w:cs="Times New Roman"/>
            <w:noProof/>
            <w:webHidden/>
            <w:sz w:val="24"/>
            <w:szCs w:val="24"/>
          </w:rPr>
          <w:fldChar w:fldCharType="end"/>
        </w:r>
      </w:hyperlink>
    </w:p>
    <w:p w14:paraId="538A9747" w14:textId="78961B80"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730" w:history="1">
        <w:r w:rsidRPr="00586ABA">
          <w:rPr>
            <w:rStyle w:val="Hipervnculo"/>
            <w:rFonts w:ascii="Times New Roman" w:hAnsi="Times New Roman" w:cs="Times New Roman"/>
            <w:noProof/>
            <w:sz w:val="24"/>
            <w:szCs w:val="24"/>
          </w:rPr>
          <w:t>Tabla 4 Notaciones diagrama de petri</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_Toc159708730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47</w:t>
        </w:r>
        <w:r w:rsidRPr="00586ABA">
          <w:rPr>
            <w:rFonts w:ascii="Times New Roman" w:hAnsi="Times New Roman" w:cs="Times New Roman"/>
            <w:noProof/>
            <w:webHidden/>
            <w:sz w:val="24"/>
            <w:szCs w:val="24"/>
          </w:rPr>
          <w:fldChar w:fldCharType="end"/>
        </w:r>
      </w:hyperlink>
    </w:p>
    <w:p w14:paraId="06DA5843" w14:textId="6148B634" w:rsidR="00586ABA" w:rsidRPr="00586ABA" w:rsidRDefault="00586ABA">
      <w:pPr>
        <w:pStyle w:val="Tabladeilustraciones"/>
        <w:tabs>
          <w:tab w:val="right" w:leader="dot" w:pos="9016"/>
        </w:tabs>
        <w:rPr>
          <w:rFonts w:ascii="Times New Roman" w:eastAsiaTheme="minorEastAsia" w:hAnsi="Times New Roman" w:cs="Times New Roman"/>
          <w:noProof/>
          <w:sz w:val="24"/>
          <w:szCs w:val="24"/>
          <w:lang w:val="es-ES" w:eastAsia="es-ES"/>
        </w:rPr>
      </w:pPr>
      <w:hyperlink w:anchor="_Toc159708731" w:history="1">
        <w:r w:rsidRPr="00586ABA">
          <w:rPr>
            <w:rStyle w:val="Hipervnculo"/>
            <w:rFonts w:ascii="Times New Roman" w:hAnsi="Times New Roman" w:cs="Times New Roman"/>
            <w:noProof/>
            <w:sz w:val="24"/>
            <w:szCs w:val="24"/>
          </w:rPr>
          <w:t>Tabla 5 Parámetros de la práctica de red de petri</w:t>
        </w:r>
        <w:r w:rsidRPr="00586ABA">
          <w:rPr>
            <w:rFonts w:ascii="Times New Roman" w:hAnsi="Times New Roman" w:cs="Times New Roman"/>
            <w:noProof/>
            <w:webHidden/>
            <w:sz w:val="24"/>
            <w:szCs w:val="24"/>
          </w:rPr>
          <w:tab/>
        </w:r>
        <w:r w:rsidRPr="00586ABA">
          <w:rPr>
            <w:rFonts w:ascii="Times New Roman" w:hAnsi="Times New Roman" w:cs="Times New Roman"/>
            <w:noProof/>
            <w:webHidden/>
            <w:sz w:val="24"/>
            <w:szCs w:val="24"/>
          </w:rPr>
          <w:fldChar w:fldCharType="begin"/>
        </w:r>
        <w:r w:rsidRPr="00586ABA">
          <w:rPr>
            <w:rFonts w:ascii="Times New Roman" w:hAnsi="Times New Roman" w:cs="Times New Roman"/>
            <w:noProof/>
            <w:webHidden/>
            <w:sz w:val="24"/>
            <w:szCs w:val="24"/>
          </w:rPr>
          <w:instrText xml:space="preserve"> PAGEREF _Toc159708731 \h </w:instrText>
        </w:r>
        <w:r w:rsidRPr="00586ABA">
          <w:rPr>
            <w:rFonts w:ascii="Times New Roman" w:hAnsi="Times New Roman" w:cs="Times New Roman"/>
            <w:noProof/>
            <w:webHidden/>
            <w:sz w:val="24"/>
            <w:szCs w:val="24"/>
          </w:rPr>
        </w:r>
        <w:r w:rsidRPr="00586ABA">
          <w:rPr>
            <w:rFonts w:ascii="Times New Roman" w:hAnsi="Times New Roman" w:cs="Times New Roman"/>
            <w:noProof/>
            <w:webHidden/>
            <w:sz w:val="24"/>
            <w:szCs w:val="24"/>
          </w:rPr>
          <w:fldChar w:fldCharType="separate"/>
        </w:r>
        <w:r w:rsidR="00231346">
          <w:rPr>
            <w:rFonts w:ascii="Times New Roman" w:hAnsi="Times New Roman" w:cs="Times New Roman"/>
            <w:noProof/>
            <w:webHidden/>
            <w:sz w:val="24"/>
            <w:szCs w:val="24"/>
          </w:rPr>
          <w:t>54</w:t>
        </w:r>
        <w:r w:rsidRPr="00586ABA">
          <w:rPr>
            <w:rFonts w:ascii="Times New Roman" w:hAnsi="Times New Roman" w:cs="Times New Roman"/>
            <w:noProof/>
            <w:webHidden/>
            <w:sz w:val="24"/>
            <w:szCs w:val="24"/>
          </w:rPr>
          <w:fldChar w:fldCharType="end"/>
        </w:r>
      </w:hyperlink>
    </w:p>
    <w:p w14:paraId="44E27F93" w14:textId="0178B12D" w:rsidR="00A15DAB" w:rsidRPr="00586ABA" w:rsidRDefault="00586ABA" w:rsidP="00084E8E">
      <w:pPr>
        <w:rPr>
          <w:rFonts w:ascii="Times New Roman" w:eastAsia="Arial" w:hAnsi="Times New Roman" w:cs="Times New Roman"/>
          <w:sz w:val="24"/>
          <w:szCs w:val="24"/>
          <w:lang w:val="es-MX"/>
        </w:rPr>
      </w:pPr>
      <w:r w:rsidRPr="00586ABA">
        <w:rPr>
          <w:rFonts w:ascii="Times New Roman" w:eastAsia="Arial" w:hAnsi="Times New Roman" w:cs="Times New Roman"/>
          <w:sz w:val="24"/>
          <w:szCs w:val="24"/>
          <w:lang w:val="es-MX"/>
        </w:rPr>
        <w:fldChar w:fldCharType="end"/>
      </w:r>
    </w:p>
    <w:p w14:paraId="34477E9C" w14:textId="77777777" w:rsidR="00A15DAB" w:rsidRDefault="00A15DAB" w:rsidP="00084E8E">
      <w:pPr>
        <w:rPr>
          <w:rFonts w:ascii="Times New Roman" w:eastAsia="Arial" w:hAnsi="Times New Roman" w:cs="Times New Roman"/>
          <w:sz w:val="24"/>
          <w:szCs w:val="28"/>
          <w:lang w:val="es-MX"/>
        </w:rPr>
      </w:pPr>
    </w:p>
    <w:p w14:paraId="2A7B5C64" w14:textId="77777777" w:rsidR="00A15DAB" w:rsidRDefault="00A15DAB" w:rsidP="00084E8E">
      <w:pPr>
        <w:rPr>
          <w:rFonts w:ascii="Times New Roman" w:eastAsia="Arial" w:hAnsi="Times New Roman" w:cs="Times New Roman"/>
          <w:sz w:val="24"/>
          <w:szCs w:val="28"/>
          <w:lang w:val="es-MX"/>
        </w:rPr>
      </w:pPr>
    </w:p>
    <w:p w14:paraId="22D5F5AE" w14:textId="77777777" w:rsidR="00A15DAB" w:rsidRDefault="00A15DAB" w:rsidP="00084E8E">
      <w:pPr>
        <w:rPr>
          <w:rFonts w:ascii="Times New Roman" w:eastAsia="Arial" w:hAnsi="Times New Roman" w:cs="Times New Roman"/>
          <w:sz w:val="24"/>
          <w:szCs w:val="28"/>
          <w:lang w:val="es-MX"/>
        </w:rPr>
      </w:pPr>
    </w:p>
    <w:p w14:paraId="593C8608" w14:textId="77777777" w:rsidR="00A15DAB" w:rsidRDefault="00A15DAB" w:rsidP="00084E8E">
      <w:pPr>
        <w:rPr>
          <w:rFonts w:ascii="Times New Roman" w:eastAsia="Arial" w:hAnsi="Times New Roman" w:cs="Times New Roman"/>
          <w:sz w:val="24"/>
          <w:szCs w:val="28"/>
          <w:lang w:val="es-MX"/>
        </w:rPr>
      </w:pPr>
    </w:p>
    <w:p w14:paraId="4244D79B" w14:textId="77777777" w:rsidR="00A15DAB" w:rsidRDefault="00A15DAB" w:rsidP="00084E8E">
      <w:pPr>
        <w:rPr>
          <w:rFonts w:ascii="Times New Roman" w:eastAsia="Arial" w:hAnsi="Times New Roman" w:cs="Times New Roman"/>
          <w:sz w:val="24"/>
          <w:szCs w:val="28"/>
          <w:lang w:val="es-MX"/>
        </w:rPr>
      </w:pPr>
    </w:p>
    <w:p w14:paraId="15527477" w14:textId="77777777" w:rsidR="00A15DAB" w:rsidRDefault="00A15DAB" w:rsidP="00084E8E">
      <w:pPr>
        <w:rPr>
          <w:rFonts w:ascii="Times New Roman" w:eastAsia="Arial" w:hAnsi="Times New Roman" w:cs="Times New Roman"/>
          <w:sz w:val="24"/>
          <w:szCs w:val="28"/>
          <w:lang w:val="es-MX"/>
        </w:rPr>
      </w:pPr>
    </w:p>
    <w:p w14:paraId="29FDE8D4" w14:textId="77777777" w:rsidR="00A15DAB" w:rsidRDefault="00A15DAB" w:rsidP="00084E8E">
      <w:pPr>
        <w:rPr>
          <w:rFonts w:ascii="Times New Roman" w:eastAsia="Arial" w:hAnsi="Times New Roman" w:cs="Times New Roman"/>
          <w:sz w:val="24"/>
          <w:szCs w:val="28"/>
          <w:lang w:val="es-MX"/>
        </w:rPr>
      </w:pPr>
    </w:p>
    <w:p w14:paraId="1C1BAC85" w14:textId="77777777" w:rsidR="00A15DAB" w:rsidRDefault="00A15DAB" w:rsidP="00084E8E">
      <w:pPr>
        <w:rPr>
          <w:rFonts w:ascii="Times New Roman" w:eastAsia="Arial" w:hAnsi="Times New Roman" w:cs="Times New Roman"/>
          <w:sz w:val="24"/>
          <w:szCs w:val="28"/>
          <w:lang w:val="es-MX"/>
        </w:rPr>
      </w:pPr>
    </w:p>
    <w:p w14:paraId="2564BB19" w14:textId="77777777" w:rsidR="00A15DAB" w:rsidRDefault="00A15DAB" w:rsidP="00084E8E">
      <w:pPr>
        <w:rPr>
          <w:rFonts w:ascii="Times New Roman" w:eastAsia="Arial" w:hAnsi="Times New Roman" w:cs="Times New Roman"/>
          <w:sz w:val="24"/>
          <w:szCs w:val="28"/>
          <w:lang w:val="es-MX"/>
        </w:rPr>
      </w:pPr>
    </w:p>
    <w:p w14:paraId="20333C5D" w14:textId="77777777" w:rsidR="00A15DAB" w:rsidRDefault="00A15DAB" w:rsidP="00084E8E">
      <w:pPr>
        <w:rPr>
          <w:rFonts w:ascii="Times New Roman" w:eastAsia="Arial" w:hAnsi="Times New Roman" w:cs="Times New Roman"/>
          <w:sz w:val="24"/>
          <w:szCs w:val="28"/>
          <w:lang w:val="es-MX"/>
        </w:rPr>
      </w:pPr>
    </w:p>
    <w:p w14:paraId="4BEE7BCC" w14:textId="77777777" w:rsidR="00A15DAB" w:rsidRPr="006B6AF3" w:rsidRDefault="00A15DAB" w:rsidP="00084E8E">
      <w:pPr>
        <w:rPr>
          <w:rFonts w:ascii="Times New Roman" w:eastAsia="Arial" w:hAnsi="Times New Roman" w:cs="Times New Roman"/>
          <w:sz w:val="24"/>
          <w:szCs w:val="28"/>
          <w:lang w:val="es-MX"/>
        </w:rPr>
      </w:pPr>
    </w:p>
    <w:p w14:paraId="1AC30C86" w14:textId="77777777" w:rsidR="00335890" w:rsidRDefault="00335890" w:rsidP="00084E8E">
      <w:pPr>
        <w:rPr>
          <w:rFonts w:ascii="Times New Roman" w:eastAsia="Arial" w:hAnsi="Times New Roman" w:cs="Times New Roman"/>
          <w:szCs w:val="24"/>
          <w:lang w:val="es-MX"/>
        </w:rPr>
      </w:pPr>
    </w:p>
    <w:p w14:paraId="0ED6ABD9" w14:textId="77777777" w:rsidR="008D3C0B" w:rsidRDefault="008D3C0B" w:rsidP="00084E8E">
      <w:pPr>
        <w:rPr>
          <w:rFonts w:ascii="Times New Roman" w:eastAsia="Arial" w:hAnsi="Times New Roman" w:cs="Times New Roman"/>
          <w:szCs w:val="24"/>
          <w:lang w:val="es-MX"/>
        </w:rPr>
      </w:pPr>
    </w:p>
    <w:p w14:paraId="6AE5E93F" w14:textId="77777777" w:rsidR="008D3C0B" w:rsidRDefault="008D3C0B" w:rsidP="00084E8E">
      <w:pPr>
        <w:rPr>
          <w:rFonts w:ascii="Times New Roman" w:eastAsia="Arial" w:hAnsi="Times New Roman" w:cs="Times New Roman"/>
          <w:szCs w:val="24"/>
          <w:lang w:val="es-MX"/>
        </w:rPr>
      </w:pPr>
    </w:p>
    <w:p w14:paraId="5E15AE70" w14:textId="77777777" w:rsidR="008D3C0B" w:rsidRDefault="008D3C0B" w:rsidP="00084E8E">
      <w:pPr>
        <w:rPr>
          <w:rFonts w:ascii="Times New Roman" w:eastAsia="Arial" w:hAnsi="Times New Roman" w:cs="Times New Roman"/>
          <w:szCs w:val="24"/>
          <w:lang w:val="es-MX"/>
        </w:rPr>
      </w:pPr>
    </w:p>
    <w:p w14:paraId="59E36DBF" w14:textId="77777777" w:rsidR="008D3C0B" w:rsidRDefault="008D3C0B" w:rsidP="00084E8E">
      <w:pPr>
        <w:rPr>
          <w:rFonts w:ascii="Times New Roman" w:eastAsia="Arial" w:hAnsi="Times New Roman" w:cs="Times New Roman"/>
          <w:szCs w:val="24"/>
          <w:lang w:val="es-MX"/>
        </w:rPr>
      </w:pPr>
    </w:p>
    <w:p w14:paraId="533D1527" w14:textId="77777777" w:rsidR="008D3C0B" w:rsidRDefault="008D3C0B" w:rsidP="00084E8E">
      <w:pPr>
        <w:rPr>
          <w:rFonts w:ascii="Times New Roman" w:eastAsia="Arial" w:hAnsi="Times New Roman" w:cs="Times New Roman"/>
          <w:szCs w:val="24"/>
          <w:lang w:val="es-MX"/>
        </w:rPr>
      </w:pPr>
    </w:p>
    <w:p w14:paraId="68C26927" w14:textId="77777777" w:rsidR="008D3C0B" w:rsidRPr="00703625" w:rsidRDefault="008D3C0B" w:rsidP="00084E8E">
      <w:pPr>
        <w:rPr>
          <w:rFonts w:ascii="Times New Roman" w:eastAsia="Arial" w:hAnsi="Times New Roman" w:cs="Times New Roman"/>
          <w:szCs w:val="24"/>
          <w:lang w:val="es-MX"/>
        </w:rPr>
      </w:pPr>
    </w:p>
    <w:p w14:paraId="0ED85D2D" w14:textId="5716F334" w:rsidR="00084E8E" w:rsidRPr="00E27923" w:rsidRDefault="00084E8E" w:rsidP="00643A3F">
      <w:pPr>
        <w:pStyle w:val="Ttulo1"/>
        <w:spacing w:line="360" w:lineRule="auto"/>
      </w:pPr>
      <w:bookmarkStart w:id="1" w:name="_Toc159327542"/>
      <w:bookmarkStart w:id="2" w:name="_Toc159708250"/>
      <w:r w:rsidRPr="00E27923">
        <w:lastRenderedPageBreak/>
        <w:t>Introducción</w:t>
      </w:r>
      <w:bookmarkEnd w:id="1"/>
      <w:bookmarkEnd w:id="2"/>
      <w:r w:rsidRPr="00E27923">
        <w:t xml:space="preserve"> </w:t>
      </w:r>
    </w:p>
    <w:p w14:paraId="073E249D" w14:textId="7A2231A8" w:rsidR="00A15DAB" w:rsidRPr="00A15DAB" w:rsidRDefault="00A15DAB" w:rsidP="00643A3F">
      <w:pPr>
        <w:spacing w:line="360" w:lineRule="auto"/>
        <w:jc w:val="both"/>
        <w:rPr>
          <w:rFonts w:ascii="Times New Roman" w:hAnsi="Times New Roman" w:cs="Times New Roman"/>
          <w:sz w:val="24"/>
          <w:szCs w:val="24"/>
        </w:rPr>
      </w:pPr>
      <w:r w:rsidRPr="00A15DAB">
        <w:rPr>
          <w:rFonts w:ascii="Times New Roman" w:hAnsi="Times New Roman" w:cs="Times New Roman"/>
          <w:sz w:val="24"/>
          <w:szCs w:val="24"/>
        </w:rPr>
        <w:t>El desarrollo de aplicaciones en ambientes distribuidos ha experimentado una transformación significativa en las últimas décadas, impulsada por avances revolucionarios en las tecnologías de la información</w:t>
      </w:r>
      <w:r w:rsidR="00B45B6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"/>
          <w:id w:val="-79604301"/>
          <w:placeholder>
            <w:docPart w:val="DefaultPlaceholder_-1854013440"/>
          </w:placeholder>
        </w:sdtPr>
        <w:sdtContent>
          <w:r w:rsidR="00A10032" w:rsidRPr="00A10032">
            <w:rPr>
              <w:rFonts w:ascii="Times New Roman" w:hAnsi="Times New Roman" w:cs="Times New Roman"/>
              <w:color w:val="000000"/>
              <w:sz w:val="24"/>
              <w:szCs w:val="24"/>
            </w:rPr>
            <w:t>[1]</w:t>
          </w:r>
        </w:sdtContent>
      </w:sdt>
      <w:r w:rsidRPr="00A15DAB">
        <w:rPr>
          <w:rFonts w:ascii="Times New Roman" w:hAnsi="Times New Roman" w:cs="Times New Roman"/>
          <w:sz w:val="24"/>
          <w:szCs w:val="24"/>
        </w:rPr>
        <w:t>. Esta evolución ha sido fundamental para el surgimiento y la expansión de sistemas que son intrínsecamente complejos, requeridos para operar a través de diferentes plataformas y entornos geográficamente dispersos. La interconexión global y la capacidad de computación en la nube han remodelado no solo cómo diseñamos y desplegamos aplicaciones, sino también cómo interactuamos con la tecnología en nuestra vida diaria</w:t>
      </w:r>
      <w:r w:rsidR="00BD06C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"/>
          <w:id w:val="1917971736"/>
          <w:placeholder>
            <w:docPart w:val="DefaultPlaceholder_-1854013440"/>
          </w:placeholder>
        </w:sdtPr>
        <w:sdtContent>
          <w:r w:rsidR="00A10032" w:rsidRPr="00A10032">
            <w:rPr>
              <w:rFonts w:ascii="Times New Roman" w:hAnsi="Times New Roman" w:cs="Times New Roman"/>
              <w:color w:val="000000"/>
              <w:sz w:val="24"/>
              <w:szCs w:val="24"/>
            </w:rPr>
            <w:t>[2]</w:t>
          </w:r>
        </w:sdtContent>
      </w:sdt>
      <w:r w:rsidRPr="00A15DAB">
        <w:rPr>
          <w:rFonts w:ascii="Times New Roman" w:hAnsi="Times New Roman" w:cs="Times New Roman"/>
          <w:sz w:val="24"/>
          <w:szCs w:val="24"/>
        </w:rPr>
        <w:t>.</w:t>
      </w:r>
    </w:p>
    <w:p w14:paraId="41A32786" w14:textId="4E3B3ACA" w:rsidR="00A15DAB" w:rsidRPr="00A15DAB" w:rsidRDefault="00A15DAB" w:rsidP="00643A3F">
      <w:pPr>
        <w:spacing w:line="360" w:lineRule="auto"/>
        <w:jc w:val="both"/>
        <w:rPr>
          <w:rFonts w:ascii="Times New Roman" w:hAnsi="Times New Roman" w:cs="Times New Roman"/>
          <w:sz w:val="24"/>
          <w:szCs w:val="24"/>
        </w:rPr>
      </w:pPr>
      <w:r w:rsidRPr="00A15DAB">
        <w:rPr>
          <w:rFonts w:ascii="Times New Roman" w:hAnsi="Times New Roman" w:cs="Times New Roman"/>
          <w:sz w:val="24"/>
          <w:szCs w:val="24"/>
        </w:rPr>
        <w:t>La computación en la nube, por ejemplo, ha proporcionado una base sólida para el desarrollo de aplicaciones en ambientes distribuidos, al ofrecer recursos de computación virtualmente ilimitados, escalabilidad y flexibilidad. Esto ha permitido a las organizaciones desplegar y escalar aplicaciones sin las limitaciones de la infraestructura física tradicional</w:t>
      </w:r>
      <w:r w:rsidR="00E312E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"/>
          <w:id w:val="-1532800433"/>
          <w:placeholder>
            <w:docPart w:val="DefaultPlaceholder_-1854013440"/>
          </w:placeholder>
        </w:sdtPr>
        <w:sdtContent>
          <w:r w:rsidR="00A10032" w:rsidRPr="00A10032">
            <w:rPr>
              <w:rFonts w:ascii="Times New Roman" w:hAnsi="Times New Roman" w:cs="Times New Roman"/>
              <w:color w:val="000000"/>
              <w:sz w:val="24"/>
              <w:szCs w:val="24"/>
            </w:rPr>
            <w:t>[1]</w:t>
          </w:r>
        </w:sdtContent>
      </w:sdt>
      <w:r w:rsidRPr="00A15DAB">
        <w:rPr>
          <w:rFonts w:ascii="Times New Roman" w:hAnsi="Times New Roman" w:cs="Times New Roman"/>
          <w:sz w:val="24"/>
          <w:szCs w:val="24"/>
        </w:rPr>
        <w:t>. Los modelos de servicio como IaaS (Infraestructura como Servicio), PaaS (Plataforma como Servicio) y SaaS (Software como Servicio) han democratizado el acceso a la tecnología, permitiendo a empresas de todos los tamaños beneficiarse de las economías de escala y reducir los tiempos de lanzamiento al mercado</w:t>
      </w:r>
      <w:r w:rsidR="00E312E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"/>
          <w:id w:val="-79061865"/>
          <w:placeholder>
            <w:docPart w:val="DefaultPlaceholder_-1854013440"/>
          </w:placeholder>
        </w:sdtPr>
        <w:sdtContent>
          <w:r w:rsidR="00A10032" w:rsidRPr="00A10032">
            <w:rPr>
              <w:rFonts w:ascii="Times New Roman" w:hAnsi="Times New Roman" w:cs="Times New Roman"/>
              <w:color w:val="000000"/>
              <w:sz w:val="24"/>
              <w:szCs w:val="24"/>
            </w:rPr>
            <w:t>[3]</w:t>
          </w:r>
        </w:sdtContent>
      </w:sdt>
      <w:r w:rsidRPr="00A15DAB">
        <w:rPr>
          <w:rFonts w:ascii="Times New Roman" w:hAnsi="Times New Roman" w:cs="Times New Roman"/>
          <w:sz w:val="24"/>
          <w:szCs w:val="24"/>
        </w:rPr>
        <w:t>.</w:t>
      </w:r>
    </w:p>
    <w:p w14:paraId="59C0B040" w14:textId="78492435" w:rsidR="00A15DAB" w:rsidRPr="00A15DAB" w:rsidRDefault="00A15DAB" w:rsidP="00643A3F">
      <w:pPr>
        <w:spacing w:line="360" w:lineRule="auto"/>
        <w:jc w:val="both"/>
        <w:rPr>
          <w:rFonts w:ascii="Times New Roman" w:hAnsi="Times New Roman" w:cs="Times New Roman"/>
          <w:sz w:val="24"/>
          <w:szCs w:val="24"/>
        </w:rPr>
      </w:pPr>
      <w:r w:rsidRPr="00A15DAB">
        <w:rPr>
          <w:rFonts w:ascii="Times New Roman" w:hAnsi="Times New Roman" w:cs="Times New Roman"/>
          <w:sz w:val="24"/>
          <w:szCs w:val="24"/>
        </w:rPr>
        <w:t>La programación concurrente y paralela, por su parte, ha permitido aprovechar al máximo los recursos de hardware disponibles, mejorando significativamente el rendimiento de las aplicaciones distribuidas. Al permitir que múltiples procesos o hilos se ejecuten simultáneamente, estas técnicas de programación han sido fundamentales para desarrollar aplicaciones que pueden manejar grandes volúmenes de datos y solicitudes de usuarios de manera eficiente</w:t>
      </w:r>
      <w:sdt>
        <w:sdtPr>
          <w:rPr>
            <w:rFonts w:ascii="Times New Roman" w:hAnsi="Times New Roman" w:cs="Times New Roman"/>
            <w:color w:val="000000"/>
            <w:sz w:val="24"/>
            <w:szCs w:val="24"/>
          </w:rPr>
          <w:tag w:val="MENDELEY_CITATION_v3_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"/>
          <w:id w:val="768194525"/>
          <w:placeholder>
            <w:docPart w:val="DefaultPlaceholder_-1854013440"/>
          </w:placeholder>
        </w:sdtPr>
        <w:sdtContent>
          <w:r w:rsidR="00A10032" w:rsidRPr="00A10032">
            <w:rPr>
              <w:rFonts w:ascii="Times New Roman" w:hAnsi="Times New Roman" w:cs="Times New Roman"/>
              <w:color w:val="000000"/>
              <w:sz w:val="24"/>
              <w:szCs w:val="24"/>
            </w:rPr>
            <w:t>[2]</w:t>
          </w:r>
        </w:sdtContent>
      </w:sdt>
      <w:r w:rsidRPr="00A15DAB">
        <w:rPr>
          <w:rFonts w:ascii="Times New Roman" w:hAnsi="Times New Roman" w:cs="Times New Roman"/>
          <w:sz w:val="24"/>
          <w:szCs w:val="24"/>
        </w:rPr>
        <w:t>.</w:t>
      </w:r>
    </w:p>
    <w:p w14:paraId="50E144E8" w14:textId="056659BA" w:rsidR="00A15DAB" w:rsidRPr="00A15DAB" w:rsidRDefault="00A15DAB" w:rsidP="00643A3F">
      <w:pPr>
        <w:spacing w:line="360" w:lineRule="auto"/>
        <w:jc w:val="both"/>
        <w:rPr>
          <w:rFonts w:ascii="Times New Roman" w:hAnsi="Times New Roman" w:cs="Times New Roman"/>
          <w:sz w:val="24"/>
          <w:szCs w:val="24"/>
        </w:rPr>
      </w:pPr>
      <w:r w:rsidRPr="00A15DAB">
        <w:rPr>
          <w:rFonts w:ascii="Times New Roman" w:hAnsi="Times New Roman" w:cs="Times New Roman"/>
          <w:sz w:val="24"/>
          <w:szCs w:val="24"/>
        </w:rPr>
        <w:t>Sin embargo, el desarrollo en ambientes distribuidos también presenta desafíos notables, especialmente en términos de gestión de la consistencia de datos, latencia de red y seguridad. Asegurar la coherencia en sistemas distribuidos donde los datos se replican a través de múltiples nodos requiere estrategias complejas de sincronización y conciliación</w:t>
      </w:r>
      <w:r w:rsidR="00E312E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"/>
          <w:id w:val="-1653288358"/>
          <w:placeholder>
            <w:docPart w:val="DefaultPlaceholder_-1854013440"/>
          </w:placeholder>
        </w:sdtPr>
        <w:sdtContent>
          <w:r w:rsidR="00A10032" w:rsidRPr="00A10032">
            <w:rPr>
              <w:rFonts w:ascii="Times New Roman" w:hAnsi="Times New Roman" w:cs="Times New Roman"/>
              <w:color w:val="000000"/>
              <w:sz w:val="24"/>
              <w:szCs w:val="24"/>
            </w:rPr>
            <w:t>[1]</w:t>
          </w:r>
        </w:sdtContent>
      </w:sdt>
      <w:r w:rsidRPr="00A15DAB">
        <w:rPr>
          <w:rFonts w:ascii="Times New Roman" w:hAnsi="Times New Roman" w:cs="Times New Roman"/>
          <w:sz w:val="24"/>
          <w:szCs w:val="24"/>
        </w:rPr>
        <w:t>. La latencia de red, por otro lado, puede afectar negativamente la experiencia del usuario y el rendimiento de la aplicación, lo que requiere un diseño cuidadoso para minimizar los retrasos. Además, la distribución de componentes de software aumenta la superficie de ataque, planteando desafíos significativos en la protección de datos y la prevención de accesos no autorizados</w:t>
      </w:r>
      <w:r w:rsidR="009D196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"/>
          <w:id w:val="-844084877"/>
          <w:placeholder>
            <w:docPart w:val="DefaultPlaceholder_-1854013440"/>
          </w:placeholder>
        </w:sdtPr>
        <w:sdtContent>
          <w:r w:rsidR="00A10032" w:rsidRPr="00A10032">
            <w:rPr>
              <w:rFonts w:ascii="Times New Roman" w:hAnsi="Times New Roman" w:cs="Times New Roman"/>
              <w:color w:val="000000"/>
              <w:sz w:val="24"/>
              <w:szCs w:val="24"/>
            </w:rPr>
            <w:t>[4]</w:t>
          </w:r>
        </w:sdtContent>
      </w:sdt>
      <w:r w:rsidRPr="00A15DAB">
        <w:rPr>
          <w:rFonts w:ascii="Times New Roman" w:hAnsi="Times New Roman" w:cs="Times New Roman"/>
          <w:sz w:val="24"/>
          <w:szCs w:val="24"/>
        </w:rPr>
        <w:t>.</w:t>
      </w:r>
    </w:p>
    <w:p w14:paraId="1A1AB2F8" w14:textId="10088714" w:rsidR="00A15DAB" w:rsidRDefault="00A15DAB" w:rsidP="00643A3F">
      <w:pPr>
        <w:spacing w:line="360" w:lineRule="auto"/>
        <w:jc w:val="both"/>
        <w:rPr>
          <w:rFonts w:ascii="Times New Roman" w:hAnsi="Times New Roman" w:cs="Times New Roman"/>
          <w:sz w:val="24"/>
          <w:szCs w:val="24"/>
        </w:rPr>
      </w:pPr>
      <w:r w:rsidRPr="00A15DAB">
        <w:rPr>
          <w:rFonts w:ascii="Times New Roman" w:hAnsi="Times New Roman" w:cs="Times New Roman"/>
          <w:sz w:val="24"/>
          <w:szCs w:val="24"/>
        </w:rPr>
        <w:t xml:space="preserve">Mirando hacia el futuro, es evidente que las tecnologías emergentes como la inteligencia artificial, el Internet de las cosas (IoT) y el blockchain continuarán impulsando la innovación </w:t>
      </w:r>
      <w:r w:rsidRPr="00A15DAB">
        <w:rPr>
          <w:rFonts w:ascii="Times New Roman" w:hAnsi="Times New Roman" w:cs="Times New Roman"/>
          <w:sz w:val="24"/>
          <w:szCs w:val="24"/>
        </w:rPr>
        <w:lastRenderedPageBreak/>
        <w:t>en el desarrollo de aplicaciones en ambientes distribuidos. Estas tecnologías no solo ofrecerán nuevas oportunidades para mejorar la eficiencia y la funcionalidad de las aplicaciones distribuidas, sino que también plantearán desafíos adicionales, especialmente en lo que respecta a la integración de sistemas, la gestión de la privacidad de los datos y la seguridad</w:t>
      </w:r>
      <w:r w:rsidR="00E1027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"/>
          <w:id w:val="-2121445435"/>
          <w:placeholder>
            <w:docPart w:val="DefaultPlaceholder_-1854013440"/>
          </w:placeholder>
        </w:sdtPr>
        <w:sdtContent>
          <w:r w:rsidR="00A10032" w:rsidRPr="00A10032">
            <w:rPr>
              <w:rFonts w:ascii="Times New Roman" w:hAnsi="Times New Roman" w:cs="Times New Roman"/>
              <w:color w:val="000000"/>
              <w:sz w:val="24"/>
              <w:szCs w:val="24"/>
            </w:rPr>
            <w:t>[3]</w:t>
          </w:r>
        </w:sdtContent>
      </w:sdt>
      <w:r w:rsidRPr="00A15DAB">
        <w:rPr>
          <w:rFonts w:ascii="Times New Roman" w:hAnsi="Times New Roman" w:cs="Times New Roman"/>
          <w:sz w:val="24"/>
          <w:szCs w:val="24"/>
        </w:rPr>
        <w:t>.</w:t>
      </w:r>
    </w:p>
    <w:p w14:paraId="556BC416" w14:textId="58363404" w:rsidR="00CE565F" w:rsidRDefault="00CE565F" w:rsidP="00643A3F">
      <w:pPr>
        <w:pStyle w:val="Ttulo1"/>
        <w:spacing w:line="360" w:lineRule="auto"/>
      </w:pPr>
      <w:bookmarkStart w:id="3" w:name="_Toc159708251"/>
      <w:r>
        <w:t>Diagramas UML</w:t>
      </w:r>
      <w:bookmarkEnd w:id="3"/>
    </w:p>
    <w:p w14:paraId="613F6D04" w14:textId="49925F95" w:rsidR="00A15DAB" w:rsidRDefault="00C372C3" w:rsidP="00643A3F">
      <w:pPr>
        <w:pStyle w:val="Ttulo2"/>
        <w:spacing w:line="360" w:lineRule="auto"/>
      </w:pPr>
      <w:bookmarkStart w:id="4" w:name="_Toc159708252"/>
      <w:r>
        <w:t>Fundamentos de Diagramas UML</w:t>
      </w:r>
      <w:bookmarkEnd w:id="4"/>
    </w:p>
    <w:p w14:paraId="69CD0B35" w14:textId="23767A8D" w:rsidR="00C372C3" w:rsidRDefault="00AB7BF3" w:rsidP="00643A3F">
      <w:pPr>
        <w:pStyle w:val="Ttulo3"/>
        <w:spacing w:line="360" w:lineRule="auto"/>
      </w:pPr>
      <w:bookmarkStart w:id="5" w:name="_Toc159708253"/>
      <w:r>
        <w:t>Conceptos básicos</w:t>
      </w:r>
      <w:bookmarkEnd w:id="5"/>
      <w:r>
        <w:t xml:space="preserve"> </w:t>
      </w:r>
    </w:p>
    <w:p w14:paraId="32C2495F" w14:textId="79537E70" w:rsidR="00E6189D" w:rsidRPr="00E6189D" w:rsidRDefault="00E6189D" w:rsidP="00643A3F">
      <w:pPr>
        <w:spacing w:line="360" w:lineRule="auto"/>
        <w:jc w:val="both"/>
        <w:rPr>
          <w:rFonts w:ascii="Times New Roman" w:hAnsi="Times New Roman" w:cs="Times New Roman"/>
          <w:sz w:val="24"/>
          <w:szCs w:val="24"/>
        </w:rPr>
      </w:pPr>
      <w:r w:rsidRPr="00E6189D">
        <w:rPr>
          <w:rFonts w:ascii="Times New Roman" w:hAnsi="Times New Roman" w:cs="Times New Roman"/>
          <w:sz w:val="24"/>
          <w:szCs w:val="24"/>
        </w:rPr>
        <w:t>Los Diagramas UML (Lenguaje Unificado de Modelado, por sus siglas en inglés, Unified Modeling Language) son una herramienta estándar utilizada en la ingeniería de software para visualizar, especificar, construir y documentar los artefactos de sistemas de software. UML no es un lenguaje de programación, sino un lenguaje visual que sirve para modelar las estructuras y comportamientos de los sistemas de software, incluyendo sus componentes, relaciones, y cómo interactúan entre sí</w:t>
      </w:r>
      <w:r w:rsidR="008C331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"/>
          <w:id w:val="723266617"/>
          <w:placeholder>
            <w:docPart w:val="DefaultPlaceholder_-1854013440"/>
          </w:placeholder>
        </w:sdtPr>
        <w:sdtContent>
          <w:r w:rsidR="00A10032" w:rsidRPr="00A10032">
            <w:rPr>
              <w:rFonts w:ascii="Times New Roman" w:hAnsi="Times New Roman" w:cs="Times New Roman"/>
              <w:color w:val="000000"/>
              <w:sz w:val="24"/>
              <w:szCs w:val="24"/>
            </w:rPr>
            <w:t>[5]</w:t>
          </w:r>
        </w:sdtContent>
      </w:sdt>
      <w:r w:rsidRPr="00E6189D">
        <w:rPr>
          <w:rFonts w:ascii="Times New Roman" w:hAnsi="Times New Roman" w:cs="Times New Roman"/>
          <w:sz w:val="24"/>
          <w:szCs w:val="24"/>
        </w:rPr>
        <w:t>.</w:t>
      </w:r>
    </w:p>
    <w:p w14:paraId="544BD851" w14:textId="7CBDD0B6" w:rsidR="00AB7BF3" w:rsidRDefault="00E6189D" w:rsidP="00643A3F">
      <w:pPr>
        <w:spacing w:line="360" w:lineRule="auto"/>
        <w:jc w:val="both"/>
        <w:rPr>
          <w:rFonts w:ascii="Times New Roman" w:hAnsi="Times New Roman" w:cs="Times New Roman"/>
          <w:sz w:val="24"/>
          <w:szCs w:val="24"/>
        </w:rPr>
      </w:pPr>
      <w:r w:rsidRPr="00E6189D">
        <w:rPr>
          <w:rFonts w:ascii="Times New Roman" w:hAnsi="Times New Roman" w:cs="Times New Roman"/>
          <w:sz w:val="24"/>
          <w:szCs w:val="24"/>
        </w:rPr>
        <w:t>UML se compone de una variedad de tipos de diagramas, cada uno diseñado para representar diferentes aspectos y perspectivas de los sistemas de software. Estos diagramas se dividen principalmente en dos categorías: diagramas de estructura y diagramas de comportamiento</w:t>
      </w:r>
      <w:r w:rsidR="008C331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"/>
          <w:id w:val="371891773"/>
          <w:placeholder>
            <w:docPart w:val="DefaultPlaceholder_-1854013440"/>
          </w:placeholder>
        </w:sdtPr>
        <w:sdtContent>
          <w:r w:rsidR="00A10032" w:rsidRPr="00A10032">
            <w:rPr>
              <w:rFonts w:ascii="Times New Roman" w:hAnsi="Times New Roman" w:cs="Times New Roman"/>
              <w:color w:val="000000"/>
              <w:sz w:val="24"/>
              <w:szCs w:val="24"/>
            </w:rPr>
            <w:t>[6]</w:t>
          </w:r>
        </w:sdtContent>
      </w:sdt>
      <w:r w:rsidRPr="00E6189D">
        <w:rPr>
          <w:rFonts w:ascii="Times New Roman" w:hAnsi="Times New Roman" w:cs="Times New Roman"/>
          <w:sz w:val="24"/>
          <w:szCs w:val="24"/>
        </w:rPr>
        <w:t>.</w:t>
      </w:r>
    </w:p>
    <w:p w14:paraId="41FA94F4" w14:textId="323DED7C" w:rsidR="00E6189D" w:rsidRDefault="005D3E83" w:rsidP="00643A3F">
      <w:pPr>
        <w:pStyle w:val="Ttulo3"/>
        <w:spacing w:line="360" w:lineRule="auto"/>
      </w:pPr>
      <w:bookmarkStart w:id="6" w:name="_Toc159708254"/>
      <w:r>
        <w:t>Elementos principales de UML</w:t>
      </w:r>
      <w:bookmarkEnd w:id="6"/>
    </w:p>
    <w:p w14:paraId="23A70BA5" w14:textId="72CF0AEA" w:rsidR="0072456F" w:rsidRPr="0072456F" w:rsidRDefault="0072456F" w:rsidP="00643A3F">
      <w:pPr>
        <w:spacing w:line="360" w:lineRule="auto"/>
        <w:jc w:val="both"/>
        <w:rPr>
          <w:rFonts w:ascii="Times New Roman" w:hAnsi="Times New Roman" w:cs="Times New Roman"/>
          <w:sz w:val="24"/>
          <w:szCs w:val="24"/>
        </w:rPr>
      </w:pPr>
      <w:r w:rsidRPr="0072456F">
        <w:rPr>
          <w:rFonts w:ascii="Times New Roman" w:hAnsi="Times New Roman" w:cs="Times New Roman"/>
          <w:sz w:val="24"/>
          <w:szCs w:val="24"/>
        </w:rPr>
        <w:t>Los diagramas de UML (Lenguaje Unificado de Modelado) son herramientas esenciales en el desarrollo de software, que permiten visualizar, especificar, construir y documentar los diversos aspectos de un sistema</w:t>
      </w:r>
      <w:r w:rsidR="00425A7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"/>
          <w:id w:val="-1714573077"/>
          <w:placeholder>
            <w:docPart w:val="DefaultPlaceholder_-1854013440"/>
          </w:placeholder>
        </w:sdtPr>
        <w:sdtContent>
          <w:r w:rsidR="00A10032" w:rsidRPr="00A10032">
            <w:rPr>
              <w:rFonts w:ascii="Times New Roman" w:hAnsi="Times New Roman" w:cs="Times New Roman"/>
              <w:color w:val="000000"/>
              <w:sz w:val="24"/>
              <w:szCs w:val="24"/>
            </w:rPr>
            <w:t>[5]</w:t>
          </w:r>
        </w:sdtContent>
      </w:sdt>
      <w:r w:rsidRPr="0072456F">
        <w:rPr>
          <w:rFonts w:ascii="Times New Roman" w:hAnsi="Times New Roman" w:cs="Times New Roman"/>
          <w:sz w:val="24"/>
          <w:szCs w:val="24"/>
        </w:rPr>
        <w:t>. Entre los elementos principales de UML se encuentran los diagramas de clase, secuencia y actividad, cada uno abordando distintas facetas del modelado de sistemas</w:t>
      </w:r>
      <w:r w:rsidR="00425A7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"/>
          <w:id w:val="-639263432"/>
          <w:placeholder>
            <w:docPart w:val="DefaultPlaceholder_-1854013440"/>
          </w:placeholder>
        </w:sdtPr>
        <w:sdtContent>
          <w:r w:rsidR="00A10032" w:rsidRPr="00A10032">
            <w:rPr>
              <w:rFonts w:ascii="Times New Roman" w:hAnsi="Times New Roman" w:cs="Times New Roman"/>
              <w:color w:val="000000"/>
              <w:sz w:val="24"/>
              <w:szCs w:val="24"/>
            </w:rPr>
            <w:t>[6]</w:t>
          </w:r>
        </w:sdtContent>
      </w:sdt>
      <w:r w:rsidRPr="0072456F">
        <w:rPr>
          <w:rFonts w:ascii="Times New Roman" w:hAnsi="Times New Roman" w:cs="Times New Roman"/>
          <w:sz w:val="24"/>
          <w:szCs w:val="24"/>
        </w:rPr>
        <w:t>. Los diagramas de clase son fundamentales para representar la estructura estática del sistema, mostrando las clases, sus atributos, métodos y las relaciones entre ellas, como la herencia y las asociaciones. Esto permite una comprensión clara de cómo se organiza el sistema y cómo interactúan sus componentes a nivel de estructura</w:t>
      </w:r>
      <w:r w:rsidR="00425A7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"/>
          <w:id w:val="-1546436799"/>
          <w:placeholder>
            <w:docPart w:val="DefaultPlaceholder_-1854013440"/>
          </w:placeholder>
        </w:sdtPr>
        <w:sdtContent>
          <w:r w:rsidR="00A10032" w:rsidRPr="00A10032">
            <w:rPr>
              <w:rFonts w:ascii="Times New Roman" w:hAnsi="Times New Roman" w:cs="Times New Roman"/>
              <w:color w:val="000000"/>
              <w:sz w:val="24"/>
              <w:szCs w:val="24"/>
            </w:rPr>
            <w:t>[7]</w:t>
          </w:r>
        </w:sdtContent>
      </w:sdt>
      <w:r w:rsidRPr="0072456F">
        <w:rPr>
          <w:rFonts w:ascii="Times New Roman" w:hAnsi="Times New Roman" w:cs="Times New Roman"/>
          <w:sz w:val="24"/>
          <w:szCs w:val="24"/>
        </w:rPr>
        <w:t>.</w:t>
      </w:r>
    </w:p>
    <w:p w14:paraId="0D830707" w14:textId="1B822DCC" w:rsidR="0072456F" w:rsidRPr="0072456F" w:rsidRDefault="0072456F" w:rsidP="0072456F">
      <w:pPr>
        <w:spacing w:line="360" w:lineRule="auto"/>
        <w:jc w:val="both"/>
        <w:rPr>
          <w:rFonts w:ascii="Times New Roman" w:hAnsi="Times New Roman" w:cs="Times New Roman"/>
          <w:sz w:val="24"/>
          <w:szCs w:val="24"/>
        </w:rPr>
      </w:pPr>
      <w:r w:rsidRPr="0072456F">
        <w:rPr>
          <w:rFonts w:ascii="Times New Roman" w:hAnsi="Times New Roman" w:cs="Times New Roman"/>
          <w:sz w:val="24"/>
          <w:szCs w:val="24"/>
        </w:rPr>
        <w:t>Por otro lado, los diagramas de secuencia se centran en la interacción entre objetos a lo largo del tiempo, ilustrando la secuencia de mensajes y llamadas para realizar operaciones específicas</w:t>
      </w:r>
      <w:r w:rsidR="00425A7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"/>
          <w:id w:val="-1353338578"/>
          <w:placeholder>
            <w:docPart w:val="DefaultPlaceholder_-1854013440"/>
          </w:placeholder>
        </w:sdtPr>
        <w:sdtContent>
          <w:r w:rsidR="00A10032" w:rsidRPr="00A10032">
            <w:rPr>
              <w:rFonts w:ascii="Times New Roman" w:hAnsi="Times New Roman" w:cs="Times New Roman"/>
              <w:color w:val="000000"/>
              <w:sz w:val="24"/>
              <w:szCs w:val="24"/>
            </w:rPr>
            <w:t>[6]</w:t>
          </w:r>
        </w:sdtContent>
      </w:sdt>
      <w:r w:rsidRPr="0072456F">
        <w:rPr>
          <w:rFonts w:ascii="Times New Roman" w:hAnsi="Times New Roman" w:cs="Times New Roman"/>
          <w:sz w:val="24"/>
          <w:szCs w:val="24"/>
        </w:rPr>
        <w:t>. Este tipo de diagrama es crucial para entender el flujo de comunicación y la dinámica de colaboración entre los distintos objetos del sistema, destacando la importancia del orden y el tiempo en el que ocurren las interacciones</w:t>
      </w:r>
      <w:r w:rsidR="00425A7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"/>
          <w:id w:val="1291939745"/>
          <w:placeholder>
            <w:docPart w:val="DefaultPlaceholder_-1854013440"/>
          </w:placeholder>
        </w:sdtPr>
        <w:sdtContent>
          <w:r w:rsidR="00A10032" w:rsidRPr="00A10032">
            <w:rPr>
              <w:rFonts w:ascii="Times New Roman" w:hAnsi="Times New Roman" w:cs="Times New Roman"/>
              <w:color w:val="000000"/>
              <w:sz w:val="24"/>
              <w:szCs w:val="24"/>
            </w:rPr>
            <w:t>[7]</w:t>
          </w:r>
        </w:sdtContent>
      </w:sdt>
      <w:r w:rsidRPr="0072456F">
        <w:rPr>
          <w:rFonts w:ascii="Times New Roman" w:hAnsi="Times New Roman" w:cs="Times New Roman"/>
          <w:sz w:val="24"/>
          <w:szCs w:val="24"/>
        </w:rPr>
        <w:t>.</w:t>
      </w:r>
    </w:p>
    <w:p w14:paraId="0B278A07" w14:textId="1D8418E5" w:rsidR="0072456F" w:rsidRDefault="0072456F" w:rsidP="007346A5">
      <w:pPr>
        <w:spacing w:line="360" w:lineRule="auto"/>
        <w:jc w:val="both"/>
        <w:rPr>
          <w:rFonts w:ascii="Times New Roman" w:hAnsi="Times New Roman" w:cs="Times New Roman"/>
          <w:sz w:val="24"/>
          <w:szCs w:val="24"/>
        </w:rPr>
      </w:pPr>
      <w:r w:rsidRPr="0072456F">
        <w:rPr>
          <w:rFonts w:ascii="Times New Roman" w:hAnsi="Times New Roman" w:cs="Times New Roman"/>
          <w:sz w:val="24"/>
          <w:szCs w:val="24"/>
        </w:rPr>
        <w:lastRenderedPageBreak/>
        <w:t>Finalmente, los diagramas de actividad se utilizan para modelar el flujo de control o el flujo de trabajo dentro de las operaciones del sistema, ofreciendo una vista similar a un diagrama de flujo que detalla la secuencia de actividades y acciones. Estos diagramas son especialmente útiles para representar procesos de negocio y flujos de trabajo, mostrando cómo se mueve el control a través de las actividades y destacando los puntos de decisión que afectan el flujo del proceso</w:t>
      </w:r>
      <w:r w:rsidR="00E15D2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"/>
          <w:id w:val="237674225"/>
          <w:placeholder>
            <w:docPart w:val="DefaultPlaceholder_-1854013440"/>
          </w:placeholder>
        </w:sdtPr>
        <w:sdtContent>
          <w:r w:rsidR="00A10032" w:rsidRPr="00A10032">
            <w:rPr>
              <w:rFonts w:ascii="Times New Roman" w:hAnsi="Times New Roman" w:cs="Times New Roman"/>
              <w:color w:val="000000"/>
              <w:sz w:val="24"/>
              <w:szCs w:val="24"/>
            </w:rPr>
            <w:t>[5]</w:t>
          </w:r>
        </w:sdtContent>
      </w:sdt>
      <w:r w:rsidRPr="0072456F">
        <w:rPr>
          <w:rFonts w:ascii="Times New Roman" w:hAnsi="Times New Roman" w:cs="Times New Roman"/>
          <w:sz w:val="24"/>
          <w:szCs w:val="24"/>
        </w:rPr>
        <w:t>.</w:t>
      </w:r>
    </w:p>
    <w:p w14:paraId="20E655CE" w14:textId="77777777" w:rsidR="007C0F10" w:rsidRDefault="007C0F10" w:rsidP="007346A5">
      <w:pPr>
        <w:pStyle w:val="Ttulo2"/>
        <w:spacing w:line="360" w:lineRule="auto"/>
      </w:pPr>
      <w:bookmarkStart w:id="7" w:name="_Toc159708255"/>
      <w:r>
        <w:t>Modelamiento de sistemas distribuidos</w:t>
      </w:r>
      <w:bookmarkEnd w:id="7"/>
    </w:p>
    <w:p w14:paraId="598B8CD8" w14:textId="501BEC02" w:rsidR="007C0F10" w:rsidRDefault="007C0F10" w:rsidP="007346A5">
      <w:pPr>
        <w:pStyle w:val="Ttulo3"/>
        <w:spacing w:line="360" w:lineRule="auto"/>
      </w:pPr>
      <w:bookmarkStart w:id="8" w:name="_Toc159708256"/>
      <w:r>
        <w:t>Ventajas del modelamiento con UML en sistemas distribuidos</w:t>
      </w:r>
      <w:bookmarkEnd w:id="8"/>
    </w:p>
    <w:p w14:paraId="6C5D72BB" w14:textId="6C51DC38" w:rsidR="00B74519" w:rsidRPr="00B74519" w:rsidRDefault="00B74519" w:rsidP="007346A5">
      <w:pPr>
        <w:spacing w:line="360" w:lineRule="auto"/>
        <w:jc w:val="both"/>
        <w:rPr>
          <w:rFonts w:ascii="Times New Roman" w:hAnsi="Times New Roman" w:cs="Times New Roman"/>
          <w:sz w:val="24"/>
          <w:szCs w:val="24"/>
        </w:rPr>
      </w:pPr>
      <w:r w:rsidRPr="00B74519">
        <w:rPr>
          <w:rFonts w:ascii="Times New Roman" w:hAnsi="Times New Roman" w:cs="Times New Roman"/>
          <w:sz w:val="24"/>
          <w:szCs w:val="24"/>
        </w:rPr>
        <w:t>El modelado con UML en sistemas distribuidos ofrece significativas ventajas que son esenciales para el manejo eficiente de la complejidad inherente a estos sistemas</w:t>
      </w:r>
      <w:r w:rsidR="00E15D2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"/>
          <w:id w:val="1549723127"/>
          <w:placeholder>
            <w:docPart w:val="DefaultPlaceholder_-1854013440"/>
          </w:placeholder>
        </w:sdtPr>
        <w:sdtContent>
          <w:r w:rsidR="00A10032" w:rsidRPr="00A10032">
            <w:rPr>
              <w:rFonts w:ascii="Times New Roman" w:hAnsi="Times New Roman" w:cs="Times New Roman"/>
              <w:color w:val="000000"/>
              <w:sz w:val="24"/>
              <w:szCs w:val="24"/>
            </w:rPr>
            <w:t>[6]</w:t>
          </w:r>
        </w:sdtContent>
      </w:sdt>
      <w:r w:rsidRPr="00B74519">
        <w:rPr>
          <w:rFonts w:ascii="Times New Roman" w:hAnsi="Times New Roman" w:cs="Times New Roman"/>
          <w:sz w:val="24"/>
          <w:szCs w:val="24"/>
        </w:rPr>
        <w:t>. Primero, proporciona un lenguaje visual común que mejora la comunicación y comprensión entre los miembros del equipo de desarrollo y otras partes interesadas, lo cual es crucial dada la naturaleza descentralizada y la complejidad de la arquitectura de los sistemas distribuidos. Esto permite una representación clara de la estructura y el comportamiento del sistema, facilitando la identificación y solución temprana de problemas potenciales</w:t>
      </w:r>
      <w:r w:rsidR="00E15D2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"/>
          <w:id w:val="1384529225"/>
          <w:placeholder>
            <w:docPart w:val="DefaultPlaceholder_-1854013440"/>
          </w:placeholder>
        </w:sdtPr>
        <w:sdtContent>
          <w:r w:rsidR="00A10032" w:rsidRPr="00A10032">
            <w:rPr>
              <w:rFonts w:ascii="Times New Roman" w:hAnsi="Times New Roman" w:cs="Times New Roman"/>
              <w:color w:val="000000"/>
              <w:sz w:val="24"/>
              <w:szCs w:val="24"/>
            </w:rPr>
            <w:t>[7]</w:t>
          </w:r>
        </w:sdtContent>
      </w:sdt>
      <w:r w:rsidRPr="00B74519">
        <w:rPr>
          <w:rFonts w:ascii="Times New Roman" w:hAnsi="Times New Roman" w:cs="Times New Roman"/>
          <w:sz w:val="24"/>
          <w:szCs w:val="24"/>
        </w:rPr>
        <w:t>.</w:t>
      </w:r>
    </w:p>
    <w:p w14:paraId="7D1F7F07" w14:textId="54394390" w:rsidR="007C0F10" w:rsidRDefault="00B74519" w:rsidP="007346A5">
      <w:pPr>
        <w:spacing w:line="360" w:lineRule="auto"/>
        <w:jc w:val="both"/>
        <w:rPr>
          <w:rFonts w:ascii="Times New Roman" w:hAnsi="Times New Roman" w:cs="Times New Roman"/>
          <w:sz w:val="24"/>
          <w:szCs w:val="24"/>
        </w:rPr>
      </w:pPr>
      <w:r w:rsidRPr="00B74519">
        <w:rPr>
          <w:rFonts w:ascii="Times New Roman" w:hAnsi="Times New Roman" w:cs="Times New Roman"/>
          <w:sz w:val="24"/>
          <w:szCs w:val="24"/>
        </w:rPr>
        <w:t>Además, UML promueve un diseño estructurado y modular, vital para el desarrollo paralelo y la escalabilidad de sistemas distribuidos. También mejora la documentación y el mantenimiento del sistema, permitiendo actualizaciones claras y coherentes que son fundamentales para la integración de nuevas tecnologías y componentes a lo largo del tiempo. En resumen, el uso de UML en sistemas distribuidos simplifica la abstracción, visualización, y gestión de la complejidad, facilitando así el desarrollo, prueba, y evolución de estos sistemas</w:t>
      </w:r>
      <w:r w:rsidR="00E15D2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"/>
          <w:id w:val="-555091699"/>
          <w:placeholder>
            <w:docPart w:val="DefaultPlaceholder_-1854013440"/>
          </w:placeholder>
        </w:sdtPr>
        <w:sdtContent>
          <w:r w:rsidR="00A10032" w:rsidRPr="00A10032">
            <w:rPr>
              <w:rFonts w:ascii="Times New Roman" w:hAnsi="Times New Roman" w:cs="Times New Roman"/>
              <w:color w:val="000000"/>
              <w:sz w:val="24"/>
              <w:szCs w:val="24"/>
            </w:rPr>
            <w:t>[8]</w:t>
          </w:r>
        </w:sdtContent>
      </w:sdt>
      <w:r w:rsidRPr="00B74519">
        <w:rPr>
          <w:rFonts w:ascii="Times New Roman" w:hAnsi="Times New Roman" w:cs="Times New Roman"/>
          <w:sz w:val="24"/>
          <w:szCs w:val="24"/>
        </w:rPr>
        <w:t>.</w:t>
      </w:r>
    </w:p>
    <w:p w14:paraId="7A921C07" w14:textId="77777777" w:rsidR="001C037E" w:rsidRDefault="001C037E" w:rsidP="007346A5">
      <w:pPr>
        <w:pStyle w:val="Ttulo3"/>
        <w:spacing w:line="360" w:lineRule="auto"/>
        <w:rPr>
          <w:rFonts w:cs="Times New Roman"/>
        </w:rPr>
      </w:pPr>
      <w:bookmarkStart w:id="9" w:name="_Toc159708257"/>
      <w:r>
        <w:t>Consideraciones para el modelamiento de sistemas distribuidos</w:t>
      </w:r>
      <w:bookmarkEnd w:id="9"/>
    </w:p>
    <w:p w14:paraId="044BF08C" w14:textId="2B589F72" w:rsidR="0060415B" w:rsidRPr="0060415B" w:rsidRDefault="0060415B" w:rsidP="007346A5">
      <w:pPr>
        <w:spacing w:line="360" w:lineRule="auto"/>
        <w:jc w:val="both"/>
        <w:rPr>
          <w:rFonts w:ascii="Times New Roman" w:hAnsi="Times New Roman" w:cs="Times New Roman"/>
          <w:sz w:val="24"/>
          <w:szCs w:val="24"/>
        </w:rPr>
      </w:pPr>
      <w:r w:rsidRPr="0060415B">
        <w:rPr>
          <w:rFonts w:ascii="Times New Roman" w:hAnsi="Times New Roman" w:cs="Times New Roman"/>
          <w:sz w:val="24"/>
          <w:szCs w:val="24"/>
        </w:rPr>
        <w:t>Al modelar sistemas distribuidos con UML, es esencial considerar varios aspectos clave para abordar su complejidad única. Primero, la definición clara de interfaces y la interacción entre componentes son cruciales para asegurar comunicaciones efectivas y colaboración entre los elementos del sistema. Esto implica un enfoque detallado en protocolos de comunicación y contratos de servicio</w:t>
      </w:r>
      <w:sdt>
        <w:sdtPr>
          <w:rPr>
            <w:rFonts w:ascii="Times New Roman" w:hAnsi="Times New Roman" w:cs="Times New Roman"/>
            <w:color w:val="000000"/>
            <w:sz w:val="24"/>
            <w:szCs w:val="24"/>
          </w:rPr>
          <w:tag w:val="MENDELEY_CITATION_v3_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"/>
          <w:id w:val="1911113712"/>
          <w:placeholder>
            <w:docPart w:val="DefaultPlaceholder_-1854013440"/>
          </w:placeholder>
        </w:sdtPr>
        <w:sdtContent>
          <w:r w:rsidR="00A10032" w:rsidRPr="00A10032">
            <w:rPr>
              <w:rFonts w:ascii="Times New Roman" w:hAnsi="Times New Roman" w:cs="Times New Roman"/>
              <w:color w:val="000000"/>
              <w:sz w:val="24"/>
              <w:szCs w:val="24"/>
            </w:rPr>
            <w:t>[8]</w:t>
          </w:r>
        </w:sdtContent>
      </w:sdt>
      <w:r w:rsidRPr="0060415B">
        <w:rPr>
          <w:rFonts w:ascii="Times New Roman" w:hAnsi="Times New Roman" w:cs="Times New Roman"/>
          <w:sz w:val="24"/>
          <w:szCs w:val="24"/>
        </w:rPr>
        <w:t>.</w:t>
      </w:r>
    </w:p>
    <w:p w14:paraId="778A58DF" w14:textId="34E4CFE2" w:rsidR="0060415B" w:rsidRPr="0060415B" w:rsidRDefault="0060415B" w:rsidP="0060415B">
      <w:pPr>
        <w:spacing w:line="360" w:lineRule="auto"/>
        <w:jc w:val="both"/>
        <w:rPr>
          <w:rFonts w:ascii="Times New Roman" w:hAnsi="Times New Roman" w:cs="Times New Roman"/>
          <w:sz w:val="24"/>
          <w:szCs w:val="24"/>
        </w:rPr>
      </w:pPr>
      <w:r w:rsidRPr="0060415B">
        <w:rPr>
          <w:rFonts w:ascii="Times New Roman" w:hAnsi="Times New Roman" w:cs="Times New Roman"/>
          <w:sz w:val="24"/>
          <w:szCs w:val="24"/>
        </w:rPr>
        <w:t>La concurrencia y el manejo de estados también son vitales, requiriendo un modelado cuidadoso de la sincronización y políticas de consistencia para evitar problemas como condiciones de carrera. Además, la tolerancia a fallos y la recuperación ante errores deben ser contempladas para garantizar la alta disponibilidad y fiabilidad del sistema, incluyendo estrategias como redundancia de componentes y balanceo de carga</w:t>
      </w:r>
      <w:r w:rsidR="00E15D2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"/>
          <w:id w:val="1571163007"/>
          <w:placeholder>
            <w:docPart w:val="DefaultPlaceholder_-1854013440"/>
          </w:placeholder>
        </w:sdtPr>
        <w:sdtContent>
          <w:r w:rsidR="00A10032" w:rsidRPr="00A10032">
            <w:rPr>
              <w:rFonts w:ascii="Times New Roman" w:hAnsi="Times New Roman" w:cs="Times New Roman"/>
              <w:color w:val="000000"/>
              <w:sz w:val="24"/>
              <w:szCs w:val="24"/>
            </w:rPr>
            <w:t>[9]</w:t>
          </w:r>
        </w:sdtContent>
      </w:sdt>
      <w:r w:rsidRPr="0060415B">
        <w:rPr>
          <w:rFonts w:ascii="Times New Roman" w:hAnsi="Times New Roman" w:cs="Times New Roman"/>
          <w:sz w:val="24"/>
          <w:szCs w:val="24"/>
        </w:rPr>
        <w:t>.</w:t>
      </w:r>
    </w:p>
    <w:p w14:paraId="791436B4" w14:textId="1E4B6C9D" w:rsidR="0060415B" w:rsidRDefault="0060415B" w:rsidP="007346A5">
      <w:pPr>
        <w:spacing w:line="360" w:lineRule="auto"/>
        <w:jc w:val="both"/>
        <w:rPr>
          <w:rFonts w:ascii="Times New Roman" w:hAnsi="Times New Roman" w:cs="Times New Roman"/>
          <w:sz w:val="24"/>
          <w:szCs w:val="24"/>
        </w:rPr>
      </w:pPr>
      <w:r w:rsidRPr="0060415B">
        <w:rPr>
          <w:rFonts w:ascii="Times New Roman" w:hAnsi="Times New Roman" w:cs="Times New Roman"/>
          <w:sz w:val="24"/>
          <w:szCs w:val="24"/>
        </w:rPr>
        <w:lastRenderedPageBreak/>
        <w:t>Finalmente, la seguridad es una prioridad, con la necesidad de integrar mecanismos robustos para la protección de datos y comunicaciones, como cifrado y autenticación. Estas consideraciones son fundamentales para el éxito en el diseño y la implementación de sistemas distribuidos eficientes y seguros</w:t>
      </w:r>
      <w:r w:rsidR="00E15D2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"/>
          <w:id w:val="-2141099961"/>
          <w:placeholder>
            <w:docPart w:val="DefaultPlaceholder_-1854013440"/>
          </w:placeholder>
        </w:sdtPr>
        <w:sdtContent>
          <w:r w:rsidR="00A10032" w:rsidRPr="00A10032">
            <w:rPr>
              <w:rFonts w:ascii="Times New Roman" w:hAnsi="Times New Roman" w:cs="Times New Roman"/>
              <w:color w:val="000000"/>
              <w:sz w:val="24"/>
              <w:szCs w:val="24"/>
            </w:rPr>
            <w:t>[8]</w:t>
          </w:r>
        </w:sdtContent>
      </w:sdt>
      <w:r w:rsidRPr="0060415B">
        <w:rPr>
          <w:rFonts w:ascii="Times New Roman" w:hAnsi="Times New Roman" w:cs="Times New Roman"/>
          <w:sz w:val="24"/>
          <w:szCs w:val="24"/>
        </w:rPr>
        <w:t>.</w:t>
      </w:r>
    </w:p>
    <w:p w14:paraId="5BE74CBC" w14:textId="52BA853E" w:rsidR="0060415B" w:rsidRDefault="0078480A" w:rsidP="007346A5">
      <w:pPr>
        <w:pStyle w:val="Ttulo3"/>
        <w:spacing w:line="360" w:lineRule="auto"/>
      </w:pPr>
      <w:bookmarkStart w:id="10" w:name="_Toc159708258"/>
      <w:r w:rsidRPr="0078480A">
        <w:t xml:space="preserve">Ejemplos de modelamiento de sistemas distribuidos con </w:t>
      </w:r>
      <w:r>
        <w:t>UML</w:t>
      </w:r>
      <w:bookmarkEnd w:id="10"/>
    </w:p>
    <w:p w14:paraId="667B86B9" w14:textId="337C84C1" w:rsidR="00422134" w:rsidRPr="00422134" w:rsidRDefault="00422134" w:rsidP="007346A5">
      <w:pPr>
        <w:spacing w:line="360" w:lineRule="auto"/>
        <w:jc w:val="both"/>
        <w:rPr>
          <w:rFonts w:ascii="Times New Roman" w:hAnsi="Times New Roman" w:cs="Times New Roman"/>
          <w:sz w:val="24"/>
          <w:szCs w:val="24"/>
        </w:rPr>
      </w:pPr>
      <w:r w:rsidRPr="00422134">
        <w:rPr>
          <w:rFonts w:ascii="Times New Roman" w:hAnsi="Times New Roman" w:cs="Times New Roman"/>
          <w:sz w:val="24"/>
          <w:szCs w:val="24"/>
        </w:rPr>
        <w:t>El empleo de UML (Lenguaje Unificado de Modelado) en distintos sectores demuestra su capacidad para mejorar la arquitectura, interacción y mantenimiento de sistemas distribuidos complejos a través de ejemplos variados fuera del comercio electrónico, bancario y de salud</w:t>
      </w:r>
      <w:r w:rsidR="00D5490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"/>
          <w:id w:val="1754163326"/>
          <w:placeholder>
            <w:docPart w:val="DefaultPlaceholder_-1854013440"/>
          </w:placeholder>
        </w:sdtPr>
        <w:sdtContent>
          <w:r w:rsidR="00A10032" w:rsidRPr="00A10032">
            <w:rPr>
              <w:rFonts w:ascii="Times New Roman" w:hAnsi="Times New Roman" w:cs="Times New Roman"/>
              <w:color w:val="000000"/>
              <w:sz w:val="24"/>
              <w:szCs w:val="24"/>
            </w:rPr>
            <w:t>[9]</w:t>
          </w:r>
        </w:sdtContent>
      </w:sdt>
      <w:r w:rsidRPr="00422134">
        <w:rPr>
          <w:rFonts w:ascii="Times New Roman" w:hAnsi="Times New Roman" w:cs="Times New Roman"/>
          <w:sz w:val="24"/>
          <w:szCs w:val="24"/>
        </w:rPr>
        <w:t>.</w:t>
      </w:r>
    </w:p>
    <w:p w14:paraId="21AD995A" w14:textId="7EB490ED" w:rsidR="00422134" w:rsidRPr="00422134" w:rsidRDefault="00422134" w:rsidP="00422134">
      <w:pPr>
        <w:spacing w:line="360" w:lineRule="auto"/>
        <w:jc w:val="both"/>
        <w:rPr>
          <w:rFonts w:ascii="Times New Roman" w:hAnsi="Times New Roman" w:cs="Times New Roman"/>
          <w:sz w:val="24"/>
          <w:szCs w:val="24"/>
        </w:rPr>
      </w:pPr>
      <w:r w:rsidRPr="00422134">
        <w:rPr>
          <w:rFonts w:ascii="Times New Roman" w:hAnsi="Times New Roman" w:cs="Times New Roman"/>
          <w:sz w:val="24"/>
          <w:szCs w:val="24"/>
        </w:rPr>
        <w:t>En el ámbito de las telecomunicaciones, UML es fundamental para modelar sistemas que gestionan redes de comunicaciones, servicios de datos y telefonía. Al utilizar UML para diseñar la infraestructura y los flujos de trabajo, las empresas pueden optimizar la asignación de recursos, la gestión de fallos y la prestación de servicios a los clientes. Esto no solo mejora la eficiencia operativa sino también la calidad del servicio, asegurando una experiencia de usuario superior y una gestión efectiva de la red</w:t>
      </w:r>
      <w:r w:rsidR="00D5490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"/>
          <w:id w:val="1296182939"/>
          <w:placeholder>
            <w:docPart w:val="DefaultPlaceholder_-1854013440"/>
          </w:placeholder>
        </w:sdtPr>
        <w:sdtContent>
          <w:r w:rsidR="00A10032" w:rsidRPr="00A10032">
            <w:rPr>
              <w:rFonts w:ascii="Times New Roman" w:hAnsi="Times New Roman" w:cs="Times New Roman"/>
              <w:color w:val="000000"/>
              <w:sz w:val="24"/>
              <w:szCs w:val="24"/>
            </w:rPr>
            <w:t>[10]</w:t>
          </w:r>
        </w:sdtContent>
      </w:sdt>
      <w:r w:rsidRPr="00422134">
        <w:rPr>
          <w:rFonts w:ascii="Times New Roman" w:hAnsi="Times New Roman" w:cs="Times New Roman"/>
          <w:sz w:val="24"/>
          <w:szCs w:val="24"/>
        </w:rPr>
        <w:t>.</w:t>
      </w:r>
    </w:p>
    <w:p w14:paraId="1C5FF379" w14:textId="725A6A5C" w:rsidR="00422134" w:rsidRPr="00422134" w:rsidRDefault="00422134" w:rsidP="00422134">
      <w:pPr>
        <w:spacing w:line="360" w:lineRule="auto"/>
        <w:jc w:val="both"/>
        <w:rPr>
          <w:rFonts w:ascii="Times New Roman" w:hAnsi="Times New Roman" w:cs="Times New Roman"/>
          <w:sz w:val="24"/>
          <w:szCs w:val="24"/>
        </w:rPr>
      </w:pPr>
      <w:r w:rsidRPr="00422134">
        <w:rPr>
          <w:rFonts w:ascii="Times New Roman" w:hAnsi="Times New Roman" w:cs="Times New Roman"/>
          <w:sz w:val="24"/>
          <w:szCs w:val="24"/>
        </w:rPr>
        <w:t>En la industria del software, especialmente en el desarrollo de aplicaciones móviles y en la nube, UML facilita la visualización de la estructura y el comportamiento de las aplicaciones a través de sus distintos componentes y servicios</w:t>
      </w:r>
      <w:r w:rsidR="007346A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"/>
          <w:id w:val="-2092997692"/>
          <w:placeholder>
            <w:docPart w:val="DefaultPlaceholder_-1854013440"/>
          </w:placeholder>
        </w:sdtPr>
        <w:sdtContent>
          <w:r w:rsidR="00A10032" w:rsidRPr="00A10032">
            <w:rPr>
              <w:rFonts w:ascii="Times New Roman" w:hAnsi="Times New Roman" w:cs="Times New Roman"/>
              <w:color w:val="000000"/>
              <w:sz w:val="24"/>
              <w:szCs w:val="24"/>
            </w:rPr>
            <w:t>[9]</w:t>
          </w:r>
        </w:sdtContent>
      </w:sdt>
      <w:r w:rsidRPr="00422134">
        <w:rPr>
          <w:rFonts w:ascii="Times New Roman" w:hAnsi="Times New Roman" w:cs="Times New Roman"/>
          <w:sz w:val="24"/>
          <w:szCs w:val="24"/>
        </w:rPr>
        <w:t>. Modelar aplicaciones utilizando UML permite a los equipos de desarrollo identificar de manera proactiva problemas de diseño, dependencias entre componentes y optimizar la interacción usuario-aplicación. Esto resulta en aplicaciones más robustas, escalables y con una mejor experiencia de usuario final</w:t>
      </w:r>
      <w:r w:rsidR="00D5490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"/>
          <w:id w:val="954143317"/>
          <w:placeholder>
            <w:docPart w:val="DefaultPlaceholder_-1854013440"/>
          </w:placeholder>
        </w:sdtPr>
        <w:sdtContent>
          <w:r w:rsidR="00A10032" w:rsidRPr="00A10032">
            <w:rPr>
              <w:rFonts w:ascii="Times New Roman" w:hAnsi="Times New Roman" w:cs="Times New Roman"/>
              <w:color w:val="000000"/>
              <w:sz w:val="24"/>
              <w:szCs w:val="24"/>
            </w:rPr>
            <w:t>[10]</w:t>
          </w:r>
        </w:sdtContent>
      </w:sdt>
      <w:r w:rsidRPr="00422134">
        <w:rPr>
          <w:rFonts w:ascii="Times New Roman" w:hAnsi="Times New Roman" w:cs="Times New Roman"/>
          <w:sz w:val="24"/>
          <w:szCs w:val="24"/>
        </w:rPr>
        <w:t>.</w:t>
      </w:r>
    </w:p>
    <w:p w14:paraId="0A403C02" w14:textId="3F12F395" w:rsidR="00B74519" w:rsidRDefault="00422134" w:rsidP="007346A5">
      <w:pPr>
        <w:spacing w:line="360" w:lineRule="auto"/>
        <w:jc w:val="both"/>
        <w:rPr>
          <w:rFonts w:ascii="Times New Roman" w:hAnsi="Times New Roman" w:cs="Times New Roman"/>
          <w:sz w:val="24"/>
          <w:szCs w:val="24"/>
        </w:rPr>
      </w:pPr>
      <w:r w:rsidRPr="00422134">
        <w:rPr>
          <w:rFonts w:ascii="Times New Roman" w:hAnsi="Times New Roman" w:cs="Times New Roman"/>
          <w:sz w:val="24"/>
          <w:szCs w:val="24"/>
        </w:rPr>
        <w:t>En el sector de la logística y la gestión de cadenas de suministro, UML ayuda a modelar los complejos sistemas de seguimiento y entrega, integrando diversos procesos desde el inventario hasta la distribución</w:t>
      </w:r>
      <w:r w:rsidR="007B46F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"/>
          <w:id w:val="-544594813"/>
          <w:placeholder>
            <w:docPart w:val="DefaultPlaceholder_-1854013440"/>
          </w:placeholder>
        </w:sdtPr>
        <w:sdtContent>
          <w:r w:rsidR="00A10032" w:rsidRPr="00A10032">
            <w:rPr>
              <w:rFonts w:ascii="Times New Roman" w:hAnsi="Times New Roman" w:cs="Times New Roman"/>
              <w:color w:val="000000"/>
              <w:sz w:val="24"/>
              <w:szCs w:val="24"/>
            </w:rPr>
            <w:t>[11]</w:t>
          </w:r>
        </w:sdtContent>
      </w:sdt>
      <w:r w:rsidRPr="00422134">
        <w:rPr>
          <w:rFonts w:ascii="Times New Roman" w:hAnsi="Times New Roman" w:cs="Times New Roman"/>
          <w:sz w:val="24"/>
          <w:szCs w:val="24"/>
        </w:rPr>
        <w:t>. Al aplicar UML, las empresas pueden diseñar sistemas que mejoren la trazabilidad, eficiencia y coordinación entre los diferentes eslabones de la cadena de suministro. Esto conduce a una gestión más eficaz de los recursos, reducción de tiempos de entrega y una mayor satisfacción del cliente al asegurar la entrega oportuna de productos</w:t>
      </w:r>
      <w:r w:rsidR="007B46F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"/>
          <w:id w:val="2116935583"/>
          <w:placeholder>
            <w:docPart w:val="DefaultPlaceholder_-1854013440"/>
          </w:placeholder>
        </w:sdtPr>
        <w:sdtContent>
          <w:r w:rsidR="00A10032" w:rsidRPr="00A10032">
            <w:rPr>
              <w:rFonts w:ascii="Times New Roman" w:hAnsi="Times New Roman" w:cs="Times New Roman"/>
              <w:color w:val="000000"/>
              <w:sz w:val="24"/>
              <w:szCs w:val="24"/>
            </w:rPr>
            <w:t>[12]</w:t>
          </w:r>
        </w:sdtContent>
      </w:sdt>
      <w:r w:rsidRPr="00422134">
        <w:rPr>
          <w:rFonts w:ascii="Times New Roman" w:hAnsi="Times New Roman" w:cs="Times New Roman"/>
          <w:sz w:val="24"/>
          <w:szCs w:val="24"/>
        </w:rPr>
        <w:t>.</w:t>
      </w:r>
    </w:p>
    <w:p w14:paraId="137A898A" w14:textId="080653FE" w:rsidR="004854EC" w:rsidRPr="009F573D" w:rsidRDefault="004854EC" w:rsidP="00A10032">
      <w:pPr>
        <w:pStyle w:val="Ttulo2"/>
        <w:spacing w:line="360" w:lineRule="auto"/>
        <w:jc w:val="both"/>
      </w:pPr>
      <w:bookmarkStart w:id="11" w:name="_Toc159708259"/>
      <w:r w:rsidRPr="009F573D">
        <w:t xml:space="preserve">Herramientas y tecnologías para el modelamiento con </w:t>
      </w:r>
      <w:r>
        <w:t xml:space="preserve">UML </w:t>
      </w:r>
      <w:r w:rsidRPr="009F573D">
        <w:t>en sistemas distribuidos</w:t>
      </w:r>
      <w:bookmarkEnd w:id="11"/>
    </w:p>
    <w:p w14:paraId="06E3F372" w14:textId="2BD04B66" w:rsidR="004854EC" w:rsidRDefault="004854EC" w:rsidP="00A10032">
      <w:pPr>
        <w:pStyle w:val="Ttulo3"/>
        <w:spacing w:line="360" w:lineRule="auto"/>
        <w:jc w:val="both"/>
      </w:pPr>
      <w:bookmarkStart w:id="12" w:name="_Toc159708260"/>
      <w:r w:rsidRPr="004854EC">
        <w:t xml:space="preserve">Herramientas de software para el modelamiento con </w:t>
      </w:r>
      <w:r>
        <w:t>UML</w:t>
      </w:r>
      <w:bookmarkEnd w:id="12"/>
    </w:p>
    <w:p w14:paraId="57F4A1AC" w14:textId="0FCC37A7" w:rsidR="00702292" w:rsidRPr="00702292" w:rsidRDefault="00702292" w:rsidP="007346A5">
      <w:pPr>
        <w:spacing w:line="360" w:lineRule="auto"/>
        <w:jc w:val="both"/>
        <w:rPr>
          <w:rFonts w:ascii="Times New Roman" w:hAnsi="Times New Roman" w:cs="Times New Roman"/>
          <w:sz w:val="24"/>
          <w:szCs w:val="24"/>
        </w:rPr>
      </w:pPr>
      <w:r w:rsidRPr="00702292">
        <w:rPr>
          <w:rFonts w:ascii="Times New Roman" w:hAnsi="Times New Roman" w:cs="Times New Roman"/>
          <w:sz w:val="24"/>
          <w:szCs w:val="24"/>
        </w:rPr>
        <w:t xml:space="preserve">El modelado UML se beneficia de una amplia gama de herramientas de software, que varían desde opciones básicas hasta soluciones empresariales completas. Estas herramientas ofrecen </w:t>
      </w:r>
      <w:r w:rsidRPr="00702292">
        <w:rPr>
          <w:rFonts w:ascii="Times New Roman" w:hAnsi="Times New Roman" w:cs="Times New Roman"/>
          <w:sz w:val="24"/>
          <w:szCs w:val="24"/>
        </w:rPr>
        <w:lastRenderedPageBreak/>
        <w:t>una serie de funcionalidades críticas para el diseño de diagramas UML, permitiendo la visualización, diseño y documentación de sistemas de software complejos. Entre las herramientas más reconocidas en el ámbito de UML se encuentran Enterprise Architect, Visual Paradigm, Lucidchart, StarUML, y MagicDraw, cada una con sus particularidades y beneficios</w:t>
      </w:r>
      <w:r w:rsidR="007B46F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"/>
          <w:id w:val="-2108115516"/>
          <w:placeholder>
            <w:docPart w:val="DefaultPlaceholder_-1854013440"/>
          </w:placeholder>
        </w:sdtPr>
        <w:sdtContent>
          <w:r w:rsidR="00A10032" w:rsidRPr="00A10032">
            <w:rPr>
              <w:rFonts w:ascii="Times New Roman" w:hAnsi="Times New Roman" w:cs="Times New Roman"/>
              <w:color w:val="000000"/>
              <w:sz w:val="24"/>
              <w:szCs w:val="24"/>
            </w:rPr>
            <w:t>[13]</w:t>
          </w:r>
        </w:sdtContent>
      </w:sdt>
      <w:r w:rsidRPr="00702292">
        <w:rPr>
          <w:rFonts w:ascii="Times New Roman" w:hAnsi="Times New Roman" w:cs="Times New Roman"/>
          <w:sz w:val="24"/>
          <w:szCs w:val="24"/>
        </w:rPr>
        <w:t>.</w:t>
      </w:r>
      <w:r w:rsidR="007B46F7">
        <w:rPr>
          <w:rFonts w:ascii="Times New Roman" w:hAnsi="Times New Roman" w:cs="Times New Roman"/>
          <w:sz w:val="24"/>
          <w:szCs w:val="24"/>
        </w:rPr>
        <w:t xml:space="preserve"> </w:t>
      </w:r>
      <w:r w:rsidRPr="00702292">
        <w:rPr>
          <w:rFonts w:ascii="Times New Roman" w:hAnsi="Times New Roman" w:cs="Times New Roman"/>
          <w:sz w:val="24"/>
          <w:szCs w:val="24"/>
        </w:rPr>
        <w:t xml:space="preserve"> </w:t>
      </w:r>
    </w:p>
    <w:p w14:paraId="73479F95" w14:textId="3D22C91D" w:rsidR="00422134" w:rsidRDefault="00702292" w:rsidP="007346A5">
      <w:pPr>
        <w:spacing w:line="360" w:lineRule="auto"/>
        <w:jc w:val="both"/>
        <w:rPr>
          <w:rFonts w:ascii="Times New Roman" w:hAnsi="Times New Roman" w:cs="Times New Roman"/>
          <w:sz w:val="24"/>
          <w:szCs w:val="24"/>
        </w:rPr>
      </w:pPr>
      <w:r w:rsidRPr="00702292">
        <w:rPr>
          <w:rFonts w:ascii="Times New Roman" w:hAnsi="Times New Roman" w:cs="Times New Roman"/>
          <w:sz w:val="24"/>
          <w:szCs w:val="24"/>
        </w:rPr>
        <w:t>Estas plataformas proporcionan interfaces de usuario gráficas y amigables que simplifican la creación de diagramas UML de forma intuitiva. Además, muchas de estas herramientas están equipadas con funcionalidades para la colaboración en equipo, permitiendo a los desarrolladores trabajar conjuntamente en el diseño y refinamiento de la arquitectura de software. Funciones como la gestión de versiones y la capacidad de integrarse con otros sistemas y herramientas de desarrollo de software son también aspectos relevantes que pueden determinar la selección de una herramienta específica</w:t>
      </w:r>
      <w:r w:rsidR="007B46F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"/>
          <w:id w:val="-290746202"/>
          <w:placeholder>
            <w:docPart w:val="DefaultPlaceholder_-1854013440"/>
          </w:placeholder>
        </w:sdtPr>
        <w:sdtContent>
          <w:r w:rsidR="00A10032" w:rsidRPr="00A10032">
            <w:rPr>
              <w:rFonts w:ascii="Times New Roman" w:hAnsi="Times New Roman" w:cs="Times New Roman"/>
              <w:color w:val="000000"/>
              <w:sz w:val="24"/>
              <w:szCs w:val="24"/>
            </w:rPr>
            <w:t>[11]</w:t>
          </w:r>
        </w:sdtContent>
      </w:sdt>
      <w:r w:rsidR="007B46F7">
        <w:rPr>
          <w:rFonts w:ascii="Times New Roman" w:hAnsi="Times New Roman" w:cs="Times New Roman"/>
          <w:sz w:val="24"/>
          <w:szCs w:val="24"/>
        </w:rPr>
        <w:t>.</w:t>
      </w:r>
    </w:p>
    <w:p w14:paraId="7278EFF0" w14:textId="01023304" w:rsidR="00515C1B" w:rsidRDefault="00515C1B" w:rsidP="007346A5">
      <w:pPr>
        <w:pStyle w:val="Ttulo3"/>
        <w:spacing w:line="360" w:lineRule="auto"/>
      </w:pPr>
      <w:bookmarkStart w:id="13" w:name="_Toc159708261"/>
      <w:r>
        <w:t>Integración de UML con tecnologías de sistemas distribuidos</w:t>
      </w:r>
      <w:bookmarkEnd w:id="13"/>
    </w:p>
    <w:p w14:paraId="785A1612" w14:textId="34A084C4" w:rsidR="001F6BC5" w:rsidRPr="001F6BC5" w:rsidRDefault="001F6BC5" w:rsidP="007346A5">
      <w:pPr>
        <w:spacing w:line="360" w:lineRule="auto"/>
        <w:jc w:val="both"/>
        <w:rPr>
          <w:rFonts w:ascii="Times New Roman" w:hAnsi="Times New Roman" w:cs="Times New Roman"/>
          <w:sz w:val="24"/>
          <w:szCs w:val="24"/>
        </w:rPr>
      </w:pPr>
      <w:r w:rsidRPr="001F6BC5">
        <w:rPr>
          <w:rFonts w:ascii="Times New Roman" w:hAnsi="Times New Roman" w:cs="Times New Roman"/>
          <w:sz w:val="24"/>
          <w:szCs w:val="24"/>
        </w:rPr>
        <w:t>La integración de UML en el desarrollo de sistemas distribuidos facilita significativamente el proceso de diseño y comprensión de estos complejos sistemas</w:t>
      </w:r>
      <w:r w:rsidR="00FA0DA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"/>
          <w:id w:val="932322464"/>
          <w:placeholder>
            <w:docPart w:val="DefaultPlaceholder_-1854013440"/>
          </w:placeholder>
        </w:sdtPr>
        <w:sdtContent>
          <w:r w:rsidR="00A10032" w:rsidRPr="00A10032">
            <w:rPr>
              <w:rFonts w:ascii="Times New Roman" w:hAnsi="Times New Roman" w:cs="Times New Roman"/>
              <w:color w:val="000000"/>
              <w:sz w:val="24"/>
              <w:szCs w:val="24"/>
            </w:rPr>
            <w:t>[12]</w:t>
          </w:r>
        </w:sdtContent>
      </w:sdt>
      <w:r w:rsidRPr="001F6BC5">
        <w:rPr>
          <w:rFonts w:ascii="Times New Roman" w:hAnsi="Times New Roman" w:cs="Times New Roman"/>
          <w:sz w:val="24"/>
          <w:szCs w:val="24"/>
        </w:rPr>
        <w:t>. Mediante el uso de diagramas de clases y componentes, UML permite a los desarrolladores mapear de forma clara la estructura y distribución de los sistemas, optimizando la arquitectura para microservicios y contenedores. Además, los diagramas de secuencia y de actividad proporcionan una visión detallada de las interacciones y flujos de proceso, esenciales para la eficiencia operativa y la gestión de la comunicación entre servicios</w:t>
      </w:r>
      <w:r w:rsidR="00CF173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"/>
          <w:id w:val="-484164360"/>
          <w:placeholder>
            <w:docPart w:val="DefaultPlaceholder_-1854013440"/>
          </w:placeholder>
        </w:sdtPr>
        <w:sdtContent>
          <w:r w:rsidR="00A10032" w:rsidRPr="00A10032">
            <w:rPr>
              <w:rFonts w:ascii="Times New Roman" w:hAnsi="Times New Roman" w:cs="Times New Roman"/>
              <w:color w:val="000000"/>
              <w:sz w:val="24"/>
              <w:szCs w:val="24"/>
            </w:rPr>
            <w:t>[13]</w:t>
          </w:r>
        </w:sdtContent>
      </w:sdt>
      <w:r w:rsidRPr="001F6BC5">
        <w:rPr>
          <w:rFonts w:ascii="Times New Roman" w:hAnsi="Times New Roman" w:cs="Times New Roman"/>
          <w:sz w:val="24"/>
          <w:szCs w:val="24"/>
        </w:rPr>
        <w:t>.</w:t>
      </w:r>
    </w:p>
    <w:p w14:paraId="5FBC827C" w14:textId="14340AC7" w:rsidR="00515C1B" w:rsidRDefault="001F6BC5" w:rsidP="007346A5">
      <w:pPr>
        <w:spacing w:line="360" w:lineRule="auto"/>
        <w:jc w:val="both"/>
        <w:rPr>
          <w:rFonts w:ascii="Times New Roman" w:hAnsi="Times New Roman" w:cs="Times New Roman"/>
          <w:sz w:val="24"/>
          <w:szCs w:val="24"/>
        </w:rPr>
      </w:pPr>
      <w:r w:rsidRPr="001F6BC5">
        <w:rPr>
          <w:rFonts w:ascii="Times New Roman" w:hAnsi="Times New Roman" w:cs="Times New Roman"/>
          <w:sz w:val="24"/>
          <w:szCs w:val="24"/>
        </w:rPr>
        <w:t>Por otro lado, la adopción de UML mejora la colaboración dentro de los equipos de desarrollo y actúa como una herramienta de documentación vital, ofreciendo un lenguaje común para una comprensión unificada del diseño del sistema. Esto no solo beneficia el mantenimiento a largo plazo, sino que también facilita la escalabilidad y la adaptabilidad del sistema a nuevas demandas. La compatibilidad de UML con herramientas de desarrollo modernas promueve un enfoque ágil, permitiendo que los cambios en el diseño se integren rápidamente en el código, acelerando así el ciclo de desarrollo y manteniendo la alineación entre el modelo UML y la implementación final</w:t>
      </w:r>
      <w:r w:rsidR="00BD6D5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"/>
          <w:id w:val="-2028776523"/>
          <w:placeholder>
            <w:docPart w:val="DefaultPlaceholder_-1854013440"/>
          </w:placeholder>
        </w:sdtPr>
        <w:sdtContent>
          <w:r w:rsidR="00A10032" w:rsidRPr="00A10032">
            <w:rPr>
              <w:rFonts w:ascii="Times New Roman" w:hAnsi="Times New Roman" w:cs="Times New Roman"/>
              <w:color w:val="000000"/>
              <w:sz w:val="24"/>
              <w:szCs w:val="24"/>
            </w:rPr>
            <w:t>[11]</w:t>
          </w:r>
        </w:sdtContent>
      </w:sdt>
      <w:r w:rsidRPr="001F6BC5">
        <w:rPr>
          <w:rFonts w:ascii="Times New Roman" w:hAnsi="Times New Roman" w:cs="Times New Roman"/>
          <w:sz w:val="24"/>
          <w:szCs w:val="24"/>
        </w:rPr>
        <w:t>.</w:t>
      </w:r>
    </w:p>
    <w:p w14:paraId="4D326C68" w14:textId="628C7272" w:rsidR="001F6BC5" w:rsidRDefault="00DC265C" w:rsidP="007346A5">
      <w:pPr>
        <w:pStyle w:val="Ttulo3"/>
        <w:spacing w:line="360" w:lineRule="auto"/>
      </w:pPr>
      <w:bookmarkStart w:id="14" w:name="_Toc159708262"/>
      <w:r w:rsidRPr="009F573D">
        <w:t>Consideraciones de implementación y despliegue de modelos BPMN en sistemas distribuidos</w:t>
      </w:r>
      <w:bookmarkEnd w:id="14"/>
    </w:p>
    <w:p w14:paraId="13CA723A" w14:textId="0A8C3E90" w:rsidR="00616278" w:rsidRPr="00616278" w:rsidRDefault="00616278" w:rsidP="007346A5">
      <w:pPr>
        <w:spacing w:line="360" w:lineRule="auto"/>
        <w:jc w:val="both"/>
        <w:rPr>
          <w:rFonts w:ascii="Times New Roman" w:hAnsi="Times New Roman" w:cs="Times New Roman"/>
          <w:sz w:val="24"/>
          <w:szCs w:val="24"/>
        </w:rPr>
      </w:pPr>
      <w:r w:rsidRPr="00616278">
        <w:rPr>
          <w:rFonts w:ascii="Times New Roman" w:hAnsi="Times New Roman" w:cs="Times New Roman"/>
          <w:sz w:val="24"/>
          <w:szCs w:val="24"/>
        </w:rPr>
        <w:t xml:space="preserve">Al implementar y desplegar modelos UML en sistemas distribuidos, es crucial mantener una alta fidelidad entre el modelo y el sistema implementado, asegurando que los cambios y ajustes </w:t>
      </w:r>
      <w:r w:rsidRPr="00616278">
        <w:rPr>
          <w:rFonts w:ascii="Times New Roman" w:hAnsi="Times New Roman" w:cs="Times New Roman"/>
          <w:sz w:val="24"/>
          <w:szCs w:val="24"/>
        </w:rPr>
        <w:lastRenderedPageBreak/>
        <w:t>se reflejen constantemente en el modelo UML. La elección de tecnologías y herramientas adecuadas que complementen la arquitectura diseñada en UML es fundamental para una implementación efectiva, enfocándose en aspectos como la escalabilidad, disponibilidad y tolerancia a fallos</w:t>
      </w:r>
      <w:r w:rsidR="00BD6D5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"/>
          <w:id w:val="1837419941"/>
          <w:placeholder>
            <w:docPart w:val="DefaultPlaceholder_-1854013440"/>
          </w:placeholder>
        </w:sdtPr>
        <w:sdtContent>
          <w:r w:rsidR="00A10032" w:rsidRPr="00A10032">
            <w:rPr>
              <w:rFonts w:ascii="Times New Roman" w:hAnsi="Times New Roman" w:cs="Times New Roman"/>
              <w:color w:val="000000"/>
              <w:sz w:val="24"/>
              <w:szCs w:val="24"/>
            </w:rPr>
            <w:t>[13]</w:t>
          </w:r>
        </w:sdtContent>
      </w:sdt>
      <w:r w:rsidRPr="00616278">
        <w:rPr>
          <w:rFonts w:ascii="Times New Roman" w:hAnsi="Times New Roman" w:cs="Times New Roman"/>
          <w:sz w:val="24"/>
          <w:szCs w:val="24"/>
        </w:rPr>
        <w:t>.</w:t>
      </w:r>
    </w:p>
    <w:p w14:paraId="08F91516" w14:textId="114211A1" w:rsidR="00616278" w:rsidRDefault="00616278" w:rsidP="007346A5">
      <w:pPr>
        <w:spacing w:line="360" w:lineRule="auto"/>
        <w:jc w:val="both"/>
        <w:rPr>
          <w:rFonts w:ascii="Times New Roman" w:hAnsi="Times New Roman" w:cs="Times New Roman"/>
          <w:sz w:val="24"/>
          <w:szCs w:val="24"/>
        </w:rPr>
      </w:pPr>
      <w:r w:rsidRPr="00616278">
        <w:rPr>
          <w:rFonts w:ascii="Times New Roman" w:hAnsi="Times New Roman" w:cs="Times New Roman"/>
          <w:sz w:val="24"/>
          <w:szCs w:val="24"/>
        </w:rPr>
        <w:t>La automatización del despliegue y la gestión de configuraciones juegan un papel importante en la eficiencia y reducción de errores durante la implementación</w:t>
      </w:r>
      <w:r w:rsidR="004D7CB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"/>
          <w:id w:val="-1731448521"/>
          <w:placeholder>
            <w:docPart w:val="DefaultPlaceholder_-1854013440"/>
          </w:placeholder>
        </w:sdtPr>
        <w:sdtContent>
          <w:r w:rsidR="00A10032" w:rsidRPr="00A10032">
            <w:rPr>
              <w:rFonts w:ascii="Times New Roman" w:hAnsi="Times New Roman" w:cs="Times New Roman"/>
              <w:color w:val="000000"/>
              <w:sz w:val="24"/>
              <w:szCs w:val="24"/>
            </w:rPr>
            <w:t>[14]</w:t>
          </w:r>
        </w:sdtContent>
      </w:sdt>
      <w:r w:rsidRPr="00616278">
        <w:rPr>
          <w:rFonts w:ascii="Times New Roman" w:hAnsi="Times New Roman" w:cs="Times New Roman"/>
          <w:sz w:val="24"/>
          <w:szCs w:val="24"/>
        </w:rPr>
        <w:t>. Herramientas de integración y despliegue continuo que se alineen con los modelos UML pueden facilitar estos procesos. Posteriormente, prácticas robustas de monitoreo y mantenimiento aseguran que el sistema funcione conforme a lo previsto, utilizando el modelo UML como guía para establecer métricas de rendimiento y puntos de monitoreo</w:t>
      </w:r>
      <w:r w:rsidR="004D7CB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"/>
          <w:id w:val="-1330439549"/>
          <w:placeholder>
            <w:docPart w:val="DefaultPlaceholder_-1854013440"/>
          </w:placeholder>
        </w:sdtPr>
        <w:sdtContent>
          <w:r w:rsidR="00A10032" w:rsidRPr="00A10032">
            <w:rPr>
              <w:rFonts w:ascii="Times New Roman" w:hAnsi="Times New Roman" w:cs="Times New Roman"/>
              <w:color w:val="000000"/>
              <w:sz w:val="24"/>
              <w:szCs w:val="24"/>
            </w:rPr>
            <w:t>[15]</w:t>
          </w:r>
        </w:sdtContent>
      </w:sdt>
      <w:r w:rsidRPr="00616278">
        <w:rPr>
          <w:rFonts w:ascii="Times New Roman" w:hAnsi="Times New Roman" w:cs="Times New Roman"/>
          <w:sz w:val="24"/>
          <w:szCs w:val="24"/>
        </w:rPr>
        <w:t xml:space="preserve">. </w:t>
      </w:r>
    </w:p>
    <w:p w14:paraId="618AB543" w14:textId="2EE14D9F" w:rsidR="00456142" w:rsidRDefault="00456142" w:rsidP="007346A5">
      <w:pPr>
        <w:pStyle w:val="Ttulo3"/>
        <w:spacing w:line="360" w:lineRule="auto"/>
      </w:pPr>
      <w:bookmarkStart w:id="15" w:name="_Toc159708263"/>
      <w:r>
        <w:t>Notación y símbolos utilizados en UML</w:t>
      </w:r>
      <w:bookmarkEnd w:id="15"/>
    </w:p>
    <w:p w14:paraId="16A20AF2" w14:textId="66E38836" w:rsidR="00456142" w:rsidRDefault="00352CC1" w:rsidP="007346A5">
      <w:pPr>
        <w:spacing w:line="360" w:lineRule="auto"/>
        <w:jc w:val="both"/>
        <w:rPr>
          <w:rFonts w:ascii="Times New Roman" w:hAnsi="Times New Roman" w:cs="Times New Roman"/>
          <w:sz w:val="24"/>
          <w:szCs w:val="24"/>
        </w:rPr>
      </w:pPr>
      <w:r w:rsidRPr="00352CC1">
        <w:rPr>
          <w:rFonts w:ascii="Times New Roman" w:hAnsi="Times New Roman" w:cs="Times New Roman"/>
          <w:sz w:val="24"/>
          <w:szCs w:val="24"/>
        </w:rPr>
        <w:t>La notación UML (Lenguaje Unificado de Modelado) se compone de varios símbolos y elementos gráficos diseñados para representar los diferentes aspectos de un sistema de software. UML incluye una amplia gama de diagramas, cada uno con su propio conjunto de símbolos, para modelar tanto la estructura estática como el comportamiento dinámico de los sistemas</w:t>
      </w:r>
      <w:r w:rsidR="00DF675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"/>
          <w:id w:val="911278335"/>
          <w:placeholder>
            <w:docPart w:val="DefaultPlaceholder_-1854013440"/>
          </w:placeholder>
        </w:sdtPr>
        <w:sdtContent>
          <w:r w:rsidR="00A10032" w:rsidRPr="00A10032">
            <w:rPr>
              <w:rFonts w:ascii="Times New Roman" w:hAnsi="Times New Roman" w:cs="Times New Roman"/>
              <w:color w:val="000000"/>
              <w:sz w:val="24"/>
              <w:szCs w:val="24"/>
            </w:rPr>
            <w:t>[14]</w:t>
          </w:r>
        </w:sdtContent>
      </w:sdt>
      <w:r w:rsidRPr="00352CC1">
        <w:rPr>
          <w:rFonts w:ascii="Times New Roman" w:hAnsi="Times New Roman" w:cs="Times New Roman"/>
          <w:sz w:val="24"/>
          <w:szCs w:val="24"/>
        </w:rPr>
        <w:t>.</w:t>
      </w:r>
    </w:p>
    <w:p w14:paraId="75F6A78B" w14:textId="00A05FAD" w:rsidR="00A10032" w:rsidRPr="00A10032" w:rsidRDefault="00291B4B" w:rsidP="00A10032">
      <w:pPr>
        <w:pStyle w:val="Ttulo4"/>
      </w:pPr>
      <w:r w:rsidRPr="00291B4B">
        <w:t>Diagrama de clases</w:t>
      </w:r>
    </w:p>
    <w:p w14:paraId="57FBFE85" w14:textId="61B0B029" w:rsidR="00586ABA" w:rsidRDefault="00586ABA" w:rsidP="00586ABA">
      <w:pPr>
        <w:pStyle w:val="Descripcin"/>
        <w:keepNext/>
        <w:spacing w:after="0"/>
        <w:jc w:val="center"/>
      </w:pPr>
      <w:bookmarkStart w:id="16" w:name="_Toc159708727"/>
      <w:r>
        <w:t xml:space="preserve">Tabla </w:t>
      </w:r>
      <w:r>
        <w:fldChar w:fldCharType="begin"/>
      </w:r>
      <w:r>
        <w:instrText xml:space="preserve"> SEQ Tabla \* ARABIC </w:instrText>
      </w:r>
      <w:r>
        <w:fldChar w:fldCharType="separate"/>
      </w:r>
      <w:r w:rsidR="00231346">
        <w:rPr>
          <w:noProof/>
        </w:rPr>
        <w:t>1</w:t>
      </w:r>
      <w:r>
        <w:fldChar w:fldCharType="end"/>
      </w:r>
      <w:r>
        <w:t xml:space="preserve"> Notaciones para diagrama de clases</w:t>
      </w:r>
      <w:bookmarkEnd w:id="16"/>
    </w:p>
    <w:p w14:paraId="19BB3DDC" w14:textId="19EA98FE" w:rsidR="00586ABA" w:rsidRDefault="00586ABA" w:rsidP="00586ABA">
      <w:pPr>
        <w:pStyle w:val="Descripcin"/>
        <w:keepNext/>
        <w:spacing w:after="0"/>
        <w:jc w:val="center"/>
      </w:pPr>
      <w:r w:rsidRPr="00B57425">
        <w:t>Realizado por LETURNE PLUAS JHON BYRON &amp; CHICA VALFRE VALESKA SOFIA</w:t>
      </w:r>
    </w:p>
    <w:tbl>
      <w:tblPr>
        <w:tblStyle w:val="Tablaconcuadrcula"/>
        <w:tblW w:w="0" w:type="auto"/>
        <w:tblLook w:val="04A0" w:firstRow="1" w:lastRow="0" w:firstColumn="1" w:lastColumn="0" w:noHBand="0" w:noVBand="1"/>
      </w:tblPr>
      <w:tblGrid>
        <w:gridCol w:w="2263"/>
        <w:gridCol w:w="3119"/>
        <w:gridCol w:w="3634"/>
      </w:tblGrid>
      <w:tr w:rsidR="008D53C2" w14:paraId="244E7DE7" w14:textId="77777777" w:rsidTr="00D33193">
        <w:trPr>
          <w:trHeight w:val="199"/>
        </w:trPr>
        <w:tc>
          <w:tcPr>
            <w:tcW w:w="2263" w:type="dxa"/>
            <w:shd w:val="clear" w:color="auto" w:fill="FFE599" w:themeFill="accent4" w:themeFillTint="66"/>
          </w:tcPr>
          <w:p w14:paraId="3195BF88" w14:textId="2AC8C58D" w:rsidR="008D53C2" w:rsidRPr="00D33193" w:rsidRDefault="00D33193" w:rsidP="00D33193">
            <w:pPr>
              <w:jc w:val="center"/>
              <w:rPr>
                <w:rFonts w:ascii="Times New Roman" w:hAnsi="Times New Roman" w:cs="Times New Roman"/>
                <w:b/>
                <w:bCs/>
              </w:rPr>
            </w:pPr>
            <w:bookmarkStart w:id="17" w:name="_Hlk159618968"/>
            <w:r w:rsidRPr="00D33193">
              <w:rPr>
                <w:rFonts w:ascii="Times New Roman" w:hAnsi="Times New Roman" w:cs="Times New Roman"/>
                <w:b/>
                <w:bCs/>
              </w:rPr>
              <w:t>Tipo</w:t>
            </w:r>
          </w:p>
        </w:tc>
        <w:tc>
          <w:tcPr>
            <w:tcW w:w="3119" w:type="dxa"/>
            <w:shd w:val="clear" w:color="auto" w:fill="FFE599" w:themeFill="accent4" w:themeFillTint="66"/>
          </w:tcPr>
          <w:p w14:paraId="58E199C0" w14:textId="3D935530" w:rsidR="008D53C2" w:rsidRPr="00D33193" w:rsidRDefault="00D33193" w:rsidP="00D33193">
            <w:pPr>
              <w:jc w:val="center"/>
              <w:rPr>
                <w:rFonts w:ascii="Times New Roman" w:hAnsi="Times New Roman" w:cs="Times New Roman"/>
                <w:b/>
                <w:bCs/>
              </w:rPr>
            </w:pPr>
            <w:r w:rsidRPr="00D33193">
              <w:rPr>
                <w:rFonts w:ascii="Times New Roman" w:hAnsi="Times New Roman" w:cs="Times New Roman"/>
                <w:b/>
                <w:bCs/>
              </w:rPr>
              <w:t>Descripción</w:t>
            </w:r>
          </w:p>
        </w:tc>
        <w:tc>
          <w:tcPr>
            <w:tcW w:w="3634" w:type="dxa"/>
            <w:shd w:val="clear" w:color="auto" w:fill="FFE599" w:themeFill="accent4" w:themeFillTint="66"/>
          </w:tcPr>
          <w:p w14:paraId="61D43051" w14:textId="5837DEB7" w:rsidR="008D53C2" w:rsidRPr="00D33193" w:rsidRDefault="00D33193" w:rsidP="00D33193">
            <w:pPr>
              <w:jc w:val="center"/>
              <w:rPr>
                <w:rFonts w:ascii="Times New Roman" w:hAnsi="Times New Roman" w:cs="Times New Roman"/>
                <w:b/>
                <w:bCs/>
              </w:rPr>
            </w:pPr>
            <w:r w:rsidRPr="00D33193">
              <w:rPr>
                <w:rFonts w:ascii="Times New Roman" w:hAnsi="Times New Roman" w:cs="Times New Roman"/>
                <w:b/>
                <w:bCs/>
              </w:rPr>
              <w:t>Notación</w:t>
            </w:r>
          </w:p>
        </w:tc>
      </w:tr>
      <w:tr w:rsidR="00D33193" w14:paraId="633582AD" w14:textId="77777777" w:rsidTr="00D33193">
        <w:tc>
          <w:tcPr>
            <w:tcW w:w="2263" w:type="dxa"/>
          </w:tcPr>
          <w:p w14:paraId="2CEF761B" w14:textId="1A291A1D" w:rsidR="00D33193" w:rsidRDefault="007D41C8" w:rsidP="008D53C2">
            <w:pPr>
              <w:spacing w:line="360" w:lineRule="auto"/>
              <w:jc w:val="center"/>
              <w:rPr>
                <w:rFonts w:ascii="Times New Roman" w:hAnsi="Times New Roman" w:cs="Times New Roman"/>
                <w:b/>
                <w:bCs/>
                <w:sz w:val="24"/>
                <w:szCs w:val="24"/>
              </w:rPr>
            </w:pPr>
            <w:r w:rsidRPr="007D41C8">
              <w:rPr>
                <w:rFonts w:ascii="Times New Roman" w:hAnsi="Times New Roman" w:cs="Times New Roman"/>
                <w:b/>
                <w:bCs/>
                <w:sz w:val="24"/>
                <w:szCs w:val="24"/>
              </w:rPr>
              <w:t>Clases</w:t>
            </w:r>
          </w:p>
        </w:tc>
        <w:tc>
          <w:tcPr>
            <w:tcW w:w="3119" w:type="dxa"/>
          </w:tcPr>
          <w:p w14:paraId="7992C4B2" w14:textId="77C6234B" w:rsidR="00D33193" w:rsidRPr="007D41C8" w:rsidRDefault="007D41C8" w:rsidP="00A91091">
            <w:pPr>
              <w:spacing w:line="360" w:lineRule="auto"/>
              <w:jc w:val="both"/>
              <w:rPr>
                <w:rFonts w:ascii="Times New Roman" w:hAnsi="Times New Roman" w:cs="Times New Roman"/>
              </w:rPr>
            </w:pPr>
            <w:r w:rsidRPr="007D41C8">
              <w:rPr>
                <w:rFonts w:ascii="Times New Roman" w:hAnsi="Times New Roman" w:cs="Times New Roman"/>
              </w:rPr>
              <w:t>Se representan como rectángulos divididos en tres secciones</w:t>
            </w:r>
          </w:p>
        </w:tc>
        <w:tc>
          <w:tcPr>
            <w:tcW w:w="3634" w:type="dxa"/>
          </w:tcPr>
          <w:p w14:paraId="23F0947C" w14:textId="77777777" w:rsidR="006A0996" w:rsidRDefault="006A0996" w:rsidP="00D33193">
            <w:pPr>
              <w:spacing w:line="360" w:lineRule="auto"/>
              <w:jc w:val="center"/>
              <w:rPr>
                <w:rFonts w:ascii="Times New Roman" w:hAnsi="Times New Roman" w:cs="Times New Roman"/>
                <w:b/>
                <w:bCs/>
                <w:sz w:val="24"/>
                <w:szCs w:val="24"/>
              </w:rPr>
            </w:pPr>
          </w:p>
          <w:p w14:paraId="0E90C72B" w14:textId="2724FB72" w:rsidR="00D33193" w:rsidRDefault="00FE2687" w:rsidP="00D33193">
            <w:pPr>
              <w:spacing w:line="360" w:lineRule="auto"/>
              <w:jc w:val="center"/>
              <w:rPr>
                <w:rFonts w:ascii="Times New Roman" w:hAnsi="Times New Roman" w:cs="Times New Roman"/>
                <w:b/>
                <w:bCs/>
                <w:sz w:val="24"/>
                <w:szCs w:val="24"/>
              </w:rPr>
            </w:pPr>
            <w:r w:rsidRPr="00FE2687">
              <w:rPr>
                <w:rFonts w:ascii="Times New Roman" w:hAnsi="Times New Roman" w:cs="Times New Roman"/>
                <w:b/>
                <w:bCs/>
                <w:noProof/>
                <w:sz w:val="24"/>
                <w:szCs w:val="24"/>
              </w:rPr>
              <w:drawing>
                <wp:inline distT="0" distB="0" distL="0" distR="0" wp14:anchorId="50CF078D" wp14:editId="31617C79">
                  <wp:extent cx="1457528" cy="943107"/>
                  <wp:effectExtent l="0" t="0" r="0" b="9525"/>
                  <wp:docPr id="1839625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25719" name=""/>
                          <pic:cNvPicPr/>
                        </pic:nvPicPr>
                        <pic:blipFill>
                          <a:blip r:embed="rId13"/>
                          <a:stretch>
                            <a:fillRect/>
                          </a:stretch>
                        </pic:blipFill>
                        <pic:spPr>
                          <a:xfrm>
                            <a:off x="0" y="0"/>
                            <a:ext cx="1457528" cy="943107"/>
                          </a:xfrm>
                          <a:prstGeom prst="rect">
                            <a:avLst/>
                          </a:prstGeom>
                        </pic:spPr>
                      </pic:pic>
                    </a:graphicData>
                  </a:graphic>
                </wp:inline>
              </w:drawing>
            </w:r>
          </w:p>
        </w:tc>
      </w:tr>
      <w:tr w:rsidR="00A12657" w14:paraId="352C6422" w14:textId="77777777" w:rsidTr="007D2249">
        <w:tc>
          <w:tcPr>
            <w:tcW w:w="2263" w:type="dxa"/>
            <w:vMerge w:val="restart"/>
            <w:vAlign w:val="center"/>
          </w:tcPr>
          <w:p w14:paraId="3743B0CF" w14:textId="2B20E7D6" w:rsidR="00A12657" w:rsidRPr="007D41C8" w:rsidRDefault="00A12657" w:rsidP="007D2249">
            <w:pPr>
              <w:spacing w:line="360" w:lineRule="auto"/>
              <w:jc w:val="center"/>
              <w:rPr>
                <w:rFonts w:ascii="Times New Roman" w:hAnsi="Times New Roman" w:cs="Times New Roman"/>
                <w:b/>
                <w:bCs/>
                <w:sz w:val="24"/>
                <w:szCs w:val="24"/>
              </w:rPr>
            </w:pPr>
            <w:r w:rsidRPr="00B34EB6">
              <w:rPr>
                <w:rFonts w:ascii="Times New Roman" w:hAnsi="Times New Roman" w:cs="Times New Roman"/>
                <w:b/>
                <w:bCs/>
                <w:sz w:val="24"/>
                <w:szCs w:val="24"/>
              </w:rPr>
              <w:t>Relaciones</w:t>
            </w:r>
          </w:p>
        </w:tc>
        <w:tc>
          <w:tcPr>
            <w:tcW w:w="3119" w:type="dxa"/>
          </w:tcPr>
          <w:p w14:paraId="3AE2CD64" w14:textId="7C9C0359" w:rsidR="00A12657" w:rsidRPr="007D41C8" w:rsidRDefault="00A12657" w:rsidP="00A91091">
            <w:pPr>
              <w:spacing w:line="360" w:lineRule="auto"/>
              <w:jc w:val="both"/>
              <w:rPr>
                <w:rFonts w:ascii="Times New Roman" w:hAnsi="Times New Roman" w:cs="Times New Roman"/>
              </w:rPr>
            </w:pPr>
            <w:r w:rsidRPr="00A10032">
              <w:rPr>
                <w:rFonts w:ascii="Times New Roman" w:hAnsi="Times New Roman" w:cs="Times New Roman"/>
                <w:b/>
                <w:bCs/>
              </w:rPr>
              <w:t>Asociación:</w:t>
            </w:r>
            <w:r w:rsidRPr="00A91091">
              <w:rPr>
                <w:rFonts w:ascii="Times New Roman" w:hAnsi="Times New Roman" w:cs="Times New Roman"/>
              </w:rPr>
              <w:t xml:space="preserve"> Representada por una línea simple entre dos clases</w:t>
            </w:r>
            <w:r w:rsidR="007D2249">
              <w:rPr>
                <w:rFonts w:ascii="Times New Roman" w:hAnsi="Times New Roman" w:cs="Times New Roman"/>
              </w:rPr>
              <w:t>.</w:t>
            </w:r>
          </w:p>
        </w:tc>
        <w:tc>
          <w:tcPr>
            <w:tcW w:w="3634" w:type="dxa"/>
          </w:tcPr>
          <w:p w14:paraId="7E453527" w14:textId="2CD3908D" w:rsidR="004E4013" w:rsidRDefault="007D2249" w:rsidP="00D33193">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30432" behindDoc="0" locked="0" layoutInCell="1" allowOverlap="1" wp14:anchorId="16807DFA" wp14:editId="46166816">
                      <wp:simplePos x="0" y="0"/>
                      <wp:positionH relativeFrom="column">
                        <wp:posOffset>434975</wp:posOffset>
                      </wp:positionH>
                      <wp:positionV relativeFrom="paragraph">
                        <wp:posOffset>250826</wp:posOffset>
                      </wp:positionV>
                      <wp:extent cx="1228725" cy="0"/>
                      <wp:effectExtent l="0" t="0" r="0" b="0"/>
                      <wp:wrapNone/>
                      <wp:docPr id="888368534" name="Conector recto 2"/>
                      <wp:cNvGraphicFramePr/>
                      <a:graphic xmlns:a="http://schemas.openxmlformats.org/drawingml/2006/main">
                        <a:graphicData uri="http://schemas.microsoft.com/office/word/2010/wordprocessingShape">
                          <wps:wsp>
                            <wps:cNvCnPr/>
                            <wps:spPr>
                              <a:xfrm>
                                <a:off x="0" y="0"/>
                                <a:ext cx="122872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AF73B" id="Conector recto 2" o:spid="_x0000_s1026" style="position:absolute;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5pt,19.75pt" to="131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" strokecolor="black [3200]" strokeweight="1.5pt">
                      <v:stroke joinstyle="miter"/>
                    </v:line>
                  </w:pict>
                </mc:Fallback>
              </mc:AlternateContent>
            </w:r>
            <w:r>
              <w:rPr>
                <w:rFonts w:ascii="Times New Roman" w:hAnsi="Times New Roman" w:cs="Times New Roman"/>
                <w:b/>
                <w:bCs/>
                <w:sz w:val="24"/>
                <w:szCs w:val="24"/>
              </w:rPr>
              <w:t xml:space="preserve"> </w:t>
            </w:r>
          </w:p>
          <w:p w14:paraId="29EE4727" w14:textId="5965AE10" w:rsidR="00A12657" w:rsidRDefault="007D2249" w:rsidP="00D3319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w:t>
            </w:r>
          </w:p>
        </w:tc>
      </w:tr>
      <w:tr w:rsidR="00A12657" w14:paraId="7A0161B5" w14:textId="77777777" w:rsidTr="00D33193">
        <w:tc>
          <w:tcPr>
            <w:tcW w:w="2263" w:type="dxa"/>
            <w:vMerge/>
          </w:tcPr>
          <w:p w14:paraId="54F65713" w14:textId="77777777" w:rsidR="00A12657" w:rsidRPr="00B34EB6" w:rsidRDefault="00A12657" w:rsidP="008D53C2">
            <w:pPr>
              <w:spacing w:line="360" w:lineRule="auto"/>
              <w:jc w:val="center"/>
              <w:rPr>
                <w:rFonts w:ascii="Times New Roman" w:hAnsi="Times New Roman" w:cs="Times New Roman"/>
                <w:b/>
                <w:bCs/>
                <w:sz w:val="24"/>
                <w:szCs w:val="24"/>
              </w:rPr>
            </w:pPr>
          </w:p>
        </w:tc>
        <w:tc>
          <w:tcPr>
            <w:tcW w:w="3119" w:type="dxa"/>
          </w:tcPr>
          <w:p w14:paraId="09774D4C" w14:textId="63A233CA" w:rsidR="00A12657" w:rsidRPr="00A91091" w:rsidRDefault="00A12657" w:rsidP="00A91091">
            <w:pPr>
              <w:spacing w:line="360" w:lineRule="auto"/>
              <w:jc w:val="both"/>
              <w:rPr>
                <w:rFonts w:ascii="Times New Roman" w:hAnsi="Times New Roman" w:cs="Times New Roman"/>
              </w:rPr>
            </w:pPr>
            <w:r w:rsidRPr="00A10032">
              <w:rPr>
                <w:rFonts w:ascii="Times New Roman" w:hAnsi="Times New Roman" w:cs="Times New Roman"/>
                <w:b/>
                <w:bCs/>
              </w:rPr>
              <w:t>Agregación:</w:t>
            </w:r>
            <w:r w:rsidRPr="00EC0BAD">
              <w:rPr>
                <w:rFonts w:ascii="Times New Roman" w:hAnsi="Times New Roman" w:cs="Times New Roman"/>
              </w:rPr>
              <w:t xml:space="preserve"> Esta relación se simboliza mediante un diamante vacío</w:t>
            </w:r>
            <w:r w:rsidR="00AD5614">
              <w:rPr>
                <w:rFonts w:ascii="Times New Roman" w:hAnsi="Times New Roman" w:cs="Times New Roman"/>
              </w:rPr>
              <w:t>.</w:t>
            </w:r>
          </w:p>
        </w:tc>
        <w:tc>
          <w:tcPr>
            <w:tcW w:w="3634" w:type="dxa"/>
          </w:tcPr>
          <w:p w14:paraId="4D15B001" w14:textId="77777777" w:rsidR="004E4013" w:rsidRDefault="004E4013" w:rsidP="007D2249">
            <w:pPr>
              <w:spacing w:line="360" w:lineRule="auto"/>
              <w:rPr>
                <w:rFonts w:ascii="Times New Roman" w:hAnsi="Times New Roman" w:cs="Times New Roman"/>
                <w:b/>
                <w:bCs/>
                <w:sz w:val="24"/>
                <w:szCs w:val="24"/>
              </w:rPr>
            </w:pPr>
          </w:p>
          <w:p w14:paraId="40DD0479" w14:textId="17199FD7" w:rsidR="00A12657" w:rsidRPr="000B359C" w:rsidRDefault="00A12657" w:rsidP="00D33193">
            <w:pPr>
              <w:spacing w:line="360" w:lineRule="auto"/>
              <w:jc w:val="center"/>
              <w:rPr>
                <w:rFonts w:ascii="Times New Roman" w:hAnsi="Times New Roman" w:cs="Times New Roman"/>
                <w:b/>
                <w:bCs/>
                <w:sz w:val="24"/>
                <w:szCs w:val="24"/>
              </w:rPr>
            </w:pPr>
            <w:r w:rsidRPr="00E14D49">
              <w:rPr>
                <w:rFonts w:ascii="Times New Roman" w:hAnsi="Times New Roman" w:cs="Times New Roman"/>
                <w:b/>
                <w:bCs/>
                <w:noProof/>
                <w:sz w:val="24"/>
                <w:szCs w:val="24"/>
              </w:rPr>
              <w:drawing>
                <wp:inline distT="0" distB="0" distL="0" distR="0" wp14:anchorId="4F83D16C" wp14:editId="4FEFC7AA">
                  <wp:extent cx="290377" cy="923924"/>
                  <wp:effectExtent l="7303" t="0" r="2857" b="2858"/>
                  <wp:docPr id="7174117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11738" name=""/>
                          <pic:cNvPicPr/>
                        </pic:nvPicPr>
                        <pic:blipFill rotWithShape="1">
                          <a:blip r:embed="rId14"/>
                          <a:srcRect l="46213" t="36108" r="39660" b="37495"/>
                          <a:stretch/>
                        </pic:blipFill>
                        <pic:spPr bwMode="auto">
                          <a:xfrm rot="5400000">
                            <a:off x="0" y="0"/>
                            <a:ext cx="302794" cy="963433"/>
                          </a:xfrm>
                          <a:prstGeom prst="rect">
                            <a:avLst/>
                          </a:prstGeom>
                          <a:ln>
                            <a:noFill/>
                          </a:ln>
                          <a:extLst>
                            <a:ext uri="{53640926-AAD7-44D8-BBD7-CCE9431645EC}">
                              <a14:shadowObscured xmlns:a14="http://schemas.microsoft.com/office/drawing/2010/main"/>
                            </a:ext>
                          </a:extLst>
                        </pic:spPr>
                      </pic:pic>
                    </a:graphicData>
                  </a:graphic>
                </wp:inline>
              </w:drawing>
            </w:r>
          </w:p>
        </w:tc>
      </w:tr>
      <w:tr w:rsidR="00A12657" w14:paraId="2946132A" w14:textId="77777777" w:rsidTr="00D33193">
        <w:tc>
          <w:tcPr>
            <w:tcW w:w="2263" w:type="dxa"/>
            <w:vMerge/>
          </w:tcPr>
          <w:p w14:paraId="2A36E7E1" w14:textId="77777777" w:rsidR="00A12657" w:rsidRPr="00B34EB6" w:rsidRDefault="00A12657" w:rsidP="008D53C2">
            <w:pPr>
              <w:spacing w:line="360" w:lineRule="auto"/>
              <w:jc w:val="center"/>
              <w:rPr>
                <w:rFonts w:ascii="Times New Roman" w:hAnsi="Times New Roman" w:cs="Times New Roman"/>
                <w:b/>
                <w:bCs/>
                <w:sz w:val="24"/>
                <w:szCs w:val="24"/>
              </w:rPr>
            </w:pPr>
          </w:p>
        </w:tc>
        <w:tc>
          <w:tcPr>
            <w:tcW w:w="3119" w:type="dxa"/>
          </w:tcPr>
          <w:p w14:paraId="176A6D72" w14:textId="5A7F6069" w:rsidR="00A12657" w:rsidRPr="00EC0BAD" w:rsidRDefault="00A12657" w:rsidP="00A91091">
            <w:pPr>
              <w:spacing w:line="360" w:lineRule="auto"/>
              <w:jc w:val="both"/>
              <w:rPr>
                <w:rFonts w:ascii="Times New Roman" w:hAnsi="Times New Roman" w:cs="Times New Roman"/>
              </w:rPr>
            </w:pPr>
            <w:r w:rsidRPr="005E6AC3">
              <w:rPr>
                <w:rFonts w:ascii="Times New Roman" w:hAnsi="Times New Roman" w:cs="Times New Roman"/>
              </w:rPr>
              <w:t>Composición: Representada por un diamante relleno en el extremo</w:t>
            </w:r>
            <w:r w:rsidR="007D2249">
              <w:rPr>
                <w:rFonts w:ascii="Times New Roman" w:hAnsi="Times New Roman" w:cs="Times New Roman"/>
              </w:rPr>
              <w:t>.</w:t>
            </w:r>
          </w:p>
        </w:tc>
        <w:tc>
          <w:tcPr>
            <w:tcW w:w="3634" w:type="dxa"/>
          </w:tcPr>
          <w:p w14:paraId="5B2BCBCE" w14:textId="77777777" w:rsidR="007D2249" w:rsidRDefault="007D2249" w:rsidP="007D2249">
            <w:pPr>
              <w:spacing w:line="360" w:lineRule="auto"/>
              <w:jc w:val="center"/>
              <w:rPr>
                <w:rFonts w:ascii="Times New Roman" w:hAnsi="Times New Roman" w:cs="Times New Roman"/>
                <w:b/>
                <w:bCs/>
                <w:sz w:val="24"/>
                <w:szCs w:val="24"/>
              </w:rPr>
            </w:pPr>
          </w:p>
          <w:p w14:paraId="68F5658F" w14:textId="3855B876" w:rsidR="00A12657" w:rsidRPr="00EC7BC5" w:rsidRDefault="007D2249" w:rsidP="007D2249">
            <w:pPr>
              <w:spacing w:line="360" w:lineRule="auto"/>
              <w:jc w:val="center"/>
              <w:rPr>
                <w:rFonts w:ascii="Times New Roman" w:hAnsi="Times New Roman" w:cs="Times New Roman"/>
                <w:b/>
                <w:bCs/>
                <w:sz w:val="24"/>
                <w:szCs w:val="24"/>
              </w:rPr>
            </w:pPr>
            <w:r w:rsidRPr="005F15ED">
              <w:rPr>
                <w:rFonts w:ascii="Times New Roman" w:hAnsi="Times New Roman" w:cs="Times New Roman"/>
                <w:b/>
                <w:bCs/>
                <w:noProof/>
                <w:sz w:val="24"/>
                <w:szCs w:val="24"/>
              </w:rPr>
              <w:drawing>
                <wp:inline distT="0" distB="0" distL="0" distR="0" wp14:anchorId="6E8FBBAB" wp14:editId="158DC9E2">
                  <wp:extent cx="304800" cy="978852"/>
                  <wp:effectExtent l="6032" t="0" r="6033" b="6032"/>
                  <wp:docPr id="8583815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81586" name=""/>
                          <pic:cNvPicPr/>
                        </pic:nvPicPr>
                        <pic:blipFill rotWithShape="1">
                          <a:blip r:embed="rId15"/>
                          <a:srcRect l="41408" t="37108" r="37198" b="38267"/>
                          <a:stretch/>
                        </pic:blipFill>
                        <pic:spPr bwMode="auto">
                          <a:xfrm rot="5400000">
                            <a:off x="0" y="0"/>
                            <a:ext cx="312561" cy="1003777"/>
                          </a:xfrm>
                          <a:prstGeom prst="rect">
                            <a:avLst/>
                          </a:prstGeom>
                          <a:ln>
                            <a:noFill/>
                          </a:ln>
                          <a:extLst>
                            <a:ext uri="{53640926-AAD7-44D8-BBD7-CCE9431645EC}">
                              <a14:shadowObscured xmlns:a14="http://schemas.microsoft.com/office/drawing/2010/main"/>
                            </a:ext>
                          </a:extLst>
                        </pic:spPr>
                      </pic:pic>
                    </a:graphicData>
                  </a:graphic>
                </wp:inline>
              </w:drawing>
            </w:r>
          </w:p>
        </w:tc>
      </w:tr>
      <w:tr w:rsidR="00A12657" w14:paraId="7B716F9F" w14:textId="77777777" w:rsidTr="00D33193">
        <w:tc>
          <w:tcPr>
            <w:tcW w:w="2263" w:type="dxa"/>
            <w:vMerge/>
          </w:tcPr>
          <w:p w14:paraId="231CF2FB" w14:textId="77777777" w:rsidR="00A12657" w:rsidRPr="00B34EB6" w:rsidRDefault="00A12657" w:rsidP="008D53C2">
            <w:pPr>
              <w:spacing w:line="360" w:lineRule="auto"/>
              <w:jc w:val="center"/>
              <w:rPr>
                <w:rFonts w:ascii="Times New Roman" w:hAnsi="Times New Roman" w:cs="Times New Roman"/>
                <w:b/>
                <w:bCs/>
                <w:sz w:val="24"/>
                <w:szCs w:val="24"/>
              </w:rPr>
            </w:pPr>
          </w:p>
        </w:tc>
        <w:tc>
          <w:tcPr>
            <w:tcW w:w="3119" w:type="dxa"/>
          </w:tcPr>
          <w:p w14:paraId="28A24FDE" w14:textId="45F89CCB" w:rsidR="00A12657" w:rsidRPr="005E6AC3" w:rsidRDefault="00A12657" w:rsidP="00A91091">
            <w:pPr>
              <w:spacing w:line="360" w:lineRule="auto"/>
              <w:jc w:val="both"/>
              <w:rPr>
                <w:rFonts w:ascii="Times New Roman" w:hAnsi="Times New Roman" w:cs="Times New Roman"/>
              </w:rPr>
            </w:pPr>
            <w:r w:rsidRPr="00A10032">
              <w:rPr>
                <w:rFonts w:ascii="Times New Roman" w:hAnsi="Times New Roman" w:cs="Times New Roman"/>
                <w:b/>
                <w:bCs/>
              </w:rPr>
              <w:t>Dependencia:</w:t>
            </w:r>
            <w:r w:rsidRPr="00EE4128">
              <w:rPr>
                <w:rFonts w:ascii="Times New Roman" w:hAnsi="Times New Roman" w:cs="Times New Roman"/>
              </w:rPr>
              <w:t xml:space="preserve"> Se muestra como una línea punteada con una flecha que señala hacia la clase dependiente</w:t>
            </w:r>
            <w:r w:rsidR="00AD5614">
              <w:rPr>
                <w:rFonts w:ascii="Times New Roman" w:hAnsi="Times New Roman" w:cs="Times New Roman"/>
              </w:rPr>
              <w:t>.</w:t>
            </w:r>
          </w:p>
        </w:tc>
        <w:tc>
          <w:tcPr>
            <w:tcW w:w="3634" w:type="dxa"/>
          </w:tcPr>
          <w:p w14:paraId="6AD20D5D" w14:textId="77777777" w:rsidR="007D2249" w:rsidRDefault="007D2249" w:rsidP="007D2249">
            <w:pPr>
              <w:spacing w:line="360" w:lineRule="auto"/>
              <w:jc w:val="center"/>
              <w:rPr>
                <w:rFonts w:ascii="Times New Roman" w:hAnsi="Times New Roman" w:cs="Times New Roman"/>
                <w:b/>
                <w:bCs/>
                <w:sz w:val="24"/>
                <w:szCs w:val="24"/>
              </w:rPr>
            </w:pPr>
          </w:p>
          <w:p w14:paraId="75DEB277" w14:textId="12F5628A" w:rsidR="00A12657" w:rsidRPr="005F15ED" w:rsidRDefault="007D2249" w:rsidP="007D2249">
            <w:pPr>
              <w:spacing w:line="360" w:lineRule="auto"/>
              <w:jc w:val="center"/>
              <w:rPr>
                <w:rFonts w:ascii="Times New Roman" w:hAnsi="Times New Roman" w:cs="Times New Roman"/>
                <w:b/>
                <w:bCs/>
                <w:sz w:val="24"/>
                <w:szCs w:val="24"/>
              </w:rPr>
            </w:pPr>
            <w:r w:rsidRPr="00A12657">
              <w:rPr>
                <w:rFonts w:ascii="Times New Roman" w:hAnsi="Times New Roman" w:cs="Times New Roman"/>
                <w:b/>
                <w:bCs/>
                <w:noProof/>
                <w:sz w:val="24"/>
                <w:szCs w:val="24"/>
              </w:rPr>
              <w:drawing>
                <wp:inline distT="0" distB="0" distL="0" distR="0" wp14:anchorId="434B03C1" wp14:editId="28E49E7F">
                  <wp:extent cx="383540" cy="913311"/>
                  <wp:effectExtent l="1905" t="0" r="0" b="0"/>
                  <wp:docPr id="2107164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64649" name=""/>
                          <pic:cNvPicPr/>
                        </pic:nvPicPr>
                        <pic:blipFill rotWithShape="1">
                          <a:blip r:embed="rId16"/>
                          <a:srcRect l="33242" t="38565" r="40011" b="37619"/>
                          <a:stretch/>
                        </pic:blipFill>
                        <pic:spPr bwMode="auto">
                          <a:xfrm rot="5400000">
                            <a:off x="0" y="0"/>
                            <a:ext cx="386522" cy="920412"/>
                          </a:xfrm>
                          <a:prstGeom prst="rect">
                            <a:avLst/>
                          </a:prstGeom>
                          <a:ln>
                            <a:noFill/>
                          </a:ln>
                          <a:extLst>
                            <a:ext uri="{53640926-AAD7-44D8-BBD7-CCE9431645EC}">
                              <a14:shadowObscured xmlns:a14="http://schemas.microsoft.com/office/drawing/2010/main"/>
                            </a:ext>
                          </a:extLst>
                        </pic:spPr>
                      </pic:pic>
                    </a:graphicData>
                  </a:graphic>
                </wp:inline>
              </w:drawing>
            </w:r>
          </w:p>
        </w:tc>
      </w:tr>
      <w:tr w:rsidR="00A12657" w14:paraId="56787BC4" w14:textId="77777777" w:rsidTr="00D33193">
        <w:tc>
          <w:tcPr>
            <w:tcW w:w="2263" w:type="dxa"/>
            <w:vMerge/>
          </w:tcPr>
          <w:p w14:paraId="1314CC98" w14:textId="77777777" w:rsidR="00A12657" w:rsidRPr="00B34EB6" w:rsidRDefault="00A12657" w:rsidP="008D53C2">
            <w:pPr>
              <w:spacing w:line="360" w:lineRule="auto"/>
              <w:jc w:val="center"/>
              <w:rPr>
                <w:rFonts w:ascii="Times New Roman" w:hAnsi="Times New Roman" w:cs="Times New Roman"/>
                <w:b/>
                <w:bCs/>
                <w:sz w:val="24"/>
                <w:szCs w:val="24"/>
              </w:rPr>
            </w:pPr>
          </w:p>
        </w:tc>
        <w:tc>
          <w:tcPr>
            <w:tcW w:w="3119" w:type="dxa"/>
          </w:tcPr>
          <w:p w14:paraId="1FF9AA7A" w14:textId="0A14A054" w:rsidR="00A12657" w:rsidRPr="00EE4128" w:rsidRDefault="00C9233D" w:rsidP="00A91091">
            <w:pPr>
              <w:spacing w:line="360" w:lineRule="auto"/>
              <w:jc w:val="both"/>
              <w:rPr>
                <w:rFonts w:ascii="Times New Roman" w:hAnsi="Times New Roman" w:cs="Times New Roman"/>
              </w:rPr>
            </w:pPr>
            <w:r w:rsidRPr="00A10032">
              <w:rPr>
                <w:rFonts w:ascii="Times New Roman" w:hAnsi="Times New Roman" w:cs="Times New Roman"/>
                <w:b/>
                <w:bCs/>
              </w:rPr>
              <w:t>Herencia:</w:t>
            </w:r>
            <w:r w:rsidRPr="00C9233D">
              <w:rPr>
                <w:rFonts w:ascii="Times New Roman" w:hAnsi="Times New Roman" w:cs="Times New Roman"/>
              </w:rPr>
              <w:t xml:space="preserve"> Se simboliza con una línea que termina en un triángulo hueco apuntando hacia la clase base</w:t>
            </w:r>
            <w:r w:rsidR="00AD5614">
              <w:rPr>
                <w:rFonts w:ascii="Times New Roman" w:hAnsi="Times New Roman" w:cs="Times New Roman"/>
              </w:rPr>
              <w:t>.</w:t>
            </w:r>
          </w:p>
        </w:tc>
        <w:tc>
          <w:tcPr>
            <w:tcW w:w="3634" w:type="dxa"/>
          </w:tcPr>
          <w:p w14:paraId="1741502C" w14:textId="77777777" w:rsidR="004E4013" w:rsidRDefault="004E4013" w:rsidP="00D33193">
            <w:pPr>
              <w:spacing w:line="360" w:lineRule="auto"/>
              <w:jc w:val="center"/>
              <w:rPr>
                <w:rFonts w:ascii="Times New Roman" w:hAnsi="Times New Roman" w:cs="Times New Roman"/>
                <w:b/>
                <w:bCs/>
                <w:sz w:val="24"/>
                <w:szCs w:val="24"/>
              </w:rPr>
            </w:pPr>
          </w:p>
          <w:p w14:paraId="480DDA32" w14:textId="62BD67BB" w:rsidR="00A12657" w:rsidRPr="00A12657" w:rsidRDefault="003E6C05" w:rsidP="00D33193">
            <w:pPr>
              <w:spacing w:line="360" w:lineRule="auto"/>
              <w:jc w:val="center"/>
              <w:rPr>
                <w:rFonts w:ascii="Times New Roman" w:hAnsi="Times New Roman" w:cs="Times New Roman"/>
                <w:b/>
                <w:bCs/>
                <w:sz w:val="24"/>
                <w:szCs w:val="24"/>
              </w:rPr>
            </w:pPr>
            <w:r w:rsidRPr="003E6C05">
              <w:rPr>
                <w:rFonts w:ascii="Times New Roman" w:hAnsi="Times New Roman" w:cs="Times New Roman"/>
                <w:b/>
                <w:bCs/>
                <w:noProof/>
                <w:sz w:val="24"/>
                <w:szCs w:val="24"/>
              </w:rPr>
              <w:drawing>
                <wp:inline distT="0" distB="0" distL="0" distR="0" wp14:anchorId="018FBDA1" wp14:editId="671A6850">
                  <wp:extent cx="262890" cy="898105"/>
                  <wp:effectExtent l="6350" t="0" r="0" b="0"/>
                  <wp:docPr id="10453644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64430" name=""/>
                          <pic:cNvPicPr/>
                        </pic:nvPicPr>
                        <pic:blipFill rotWithShape="1">
                          <a:blip r:embed="rId17"/>
                          <a:srcRect l="44116" t="33828" r="36518" b="33558"/>
                          <a:stretch/>
                        </pic:blipFill>
                        <pic:spPr bwMode="auto">
                          <a:xfrm rot="16200000">
                            <a:off x="0" y="0"/>
                            <a:ext cx="264136" cy="902361"/>
                          </a:xfrm>
                          <a:prstGeom prst="rect">
                            <a:avLst/>
                          </a:prstGeom>
                          <a:ln>
                            <a:noFill/>
                          </a:ln>
                          <a:extLst>
                            <a:ext uri="{53640926-AAD7-44D8-BBD7-CCE9431645EC}">
                              <a14:shadowObscured xmlns:a14="http://schemas.microsoft.com/office/drawing/2010/main"/>
                            </a:ext>
                          </a:extLst>
                        </pic:spPr>
                      </pic:pic>
                    </a:graphicData>
                  </a:graphic>
                </wp:inline>
              </w:drawing>
            </w:r>
          </w:p>
        </w:tc>
      </w:tr>
      <w:bookmarkEnd w:id="17"/>
    </w:tbl>
    <w:p w14:paraId="335A6F49" w14:textId="77777777" w:rsidR="00291B4B" w:rsidRDefault="00291B4B" w:rsidP="00352CC1">
      <w:pPr>
        <w:spacing w:line="360" w:lineRule="auto"/>
        <w:jc w:val="both"/>
        <w:rPr>
          <w:rFonts w:ascii="Times New Roman" w:hAnsi="Times New Roman" w:cs="Times New Roman"/>
          <w:b/>
          <w:bCs/>
          <w:sz w:val="24"/>
          <w:szCs w:val="24"/>
        </w:rPr>
      </w:pPr>
    </w:p>
    <w:p w14:paraId="239E393B" w14:textId="7222BA2E" w:rsidR="00A10032" w:rsidRPr="00A10032" w:rsidRDefault="00633AAB" w:rsidP="00A10032">
      <w:pPr>
        <w:pStyle w:val="Ttulo4"/>
      </w:pPr>
      <w:r>
        <w:t>Diagrama de</w:t>
      </w:r>
      <w:r w:rsidR="000E5008">
        <w:t xml:space="preserve"> secuencia </w:t>
      </w:r>
    </w:p>
    <w:p w14:paraId="49F79415" w14:textId="5FB92271" w:rsidR="00586ABA" w:rsidRDefault="00586ABA" w:rsidP="00586ABA">
      <w:pPr>
        <w:pStyle w:val="Descripcin"/>
        <w:keepNext/>
        <w:spacing w:after="0"/>
        <w:jc w:val="center"/>
      </w:pPr>
      <w:bookmarkStart w:id="18" w:name="_Toc159708728"/>
      <w:r>
        <w:t xml:space="preserve">Tabla </w:t>
      </w:r>
      <w:r>
        <w:fldChar w:fldCharType="begin"/>
      </w:r>
      <w:r>
        <w:instrText xml:space="preserve"> SEQ Tabla \* ARABIC </w:instrText>
      </w:r>
      <w:r>
        <w:fldChar w:fldCharType="separate"/>
      </w:r>
      <w:r w:rsidR="00231346">
        <w:rPr>
          <w:noProof/>
        </w:rPr>
        <w:t>2</w:t>
      </w:r>
      <w:r>
        <w:fldChar w:fldCharType="end"/>
      </w:r>
      <w:r>
        <w:t xml:space="preserve"> Notaciones para diagrama de secuencia</w:t>
      </w:r>
      <w:bookmarkEnd w:id="18"/>
    </w:p>
    <w:p w14:paraId="0E32E030" w14:textId="5EF0764F" w:rsidR="00586ABA" w:rsidRDefault="00586ABA" w:rsidP="00586ABA">
      <w:pPr>
        <w:pStyle w:val="Descripcin"/>
        <w:keepNext/>
        <w:spacing w:after="0"/>
        <w:jc w:val="center"/>
      </w:pPr>
      <w:r w:rsidRPr="005F59B4">
        <w:t>Realizado por LETURNE PLUAS JHON BYRON &amp; CHICA VALFRE VALESKA SOFIA</w:t>
      </w:r>
    </w:p>
    <w:tbl>
      <w:tblPr>
        <w:tblStyle w:val="Tablaconcuadrcula"/>
        <w:tblW w:w="0" w:type="auto"/>
        <w:tblLook w:val="04A0" w:firstRow="1" w:lastRow="0" w:firstColumn="1" w:lastColumn="0" w:noHBand="0" w:noVBand="1"/>
      </w:tblPr>
      <w:tblGrid>
        <w:gridCol w:w="2263"/>
        <w:gridCol w:w="3119"/>
        <w:gridCol w:w="3634"/>
      </w:tblGrid>
      <w:tr w:rsidR="000E5008" w14:paraId="48E47ED0" w14:textId="77777777" w:rsidTr="008B3B2D">
        <w:trPr>
          <w:trHeight w:val="199"/>
        </w:trPr>
        <w:tc>
          <w:tcPr>
            <w:tcW w:w="2263" w:type="dxa"/>
            <w:shd w:val="clear" w:color="auto" w:fill="FFE599" w:themeFill="accent4" w:themeFillTint="66"/>
          </w:tcPr>
          <w:p w14:paraId="208E0AF3" w14:textId="77777777" w:rsidR="000E5008" w:rsidRPr="00D33193" w:rsidRDefault="000E5008" w:rsidP="008B3B2D">
            <w:pPr>
              <w:jc w:val="center"/>
              <w:rPr>
                <w:rFonts w:ascii="Times New Roman" w:hAnsi="Times New Roman" w:cs="Times New Roman"/>
                <w:b/>
                <w:bCs/>
              </w:rPr>
            </w:pPr>
            <w:r w:rsidRPr="00D33193">
              <w:rPr>
                <w:rFonts w:ascii="Times New Roman" w:hAnsi="Times New Roman" w:cs="Times New Roman"/>
                <w:b/>
                <w:bCs/>
              </w:rPr>
              <w:t>Tipo</w:t>
            </w:r>
          </w:p>
        </w:tc>
        <w:tc>
          <w:tcPr>
            <w:tcW w:w="3119" w:type="dxa"/>
            <w:shd w:val="clear" w:color="auto" w:fill="FFE599" w:themeFill="accent4" w:themeFillTint="66"/>
          </w:tcPr>
          <w:p w14:paraId="0446BE1C" w14:textId="77777777" w:rsidR="000E5008" w:rsidRPr="00D33193" w:rsidRDefault="000E5008" w:rsidP="008B3B2D">
            <w:pPr>
              <w:jc w:val="center"/>
              <w:rPr>
                <w:rFonts w:ascii="Times New Roman" w:hAnsi="Times New Roman" w:cs="Times New Roman"/>
                <w:b/>
                <w:bCs/>
              </w:rPr>
            </w:pPr>
            <w:r w:rsidRPr="00D33193">
              <w:rPr>
                <w:rFonts w:ascii="Times New Roman" w:hAnsi="Times New Roman" w:cs="Times New Roman"/>
                <w:b/>
                <w:bCs/>
              </w:rPr>
              <w:t>Descripción</w:t>
            </w:r>
          </w:p>
        </w:tc>
        <w:tc>
          <w:tcPr>
            <w:tcW w:w="3634" w:type="dxa"/>
            <w:shd w:val="clear" w:color="auto" w:fill="FFE599" w:themeFill="accent4" w:themeFillTint="66"/>
          </w:tcPr>
          <w:p w14:paraId="28F7E3A2" w14:textId="77777777" w:rsidR="000E5008" w:rsidRPr="00D33193" w:rsidRDefault="000E5008" w:rsidP="008B3B2D">
            <w:pPr>
              <w:jc w:val="center"/>
              <w:rPr>
                <w:rFonts w:ascii="Times New Roman" w:hAnsi="Times New Roman" w:cs="Times New Roman"/>
                <w:b/>
                <w:bCs/>
              </w:rPr>
            </w:pPr>
            <w:r w:rsidRPr="00D33193">
              <w:rPr>
                <w:rFonts w:ascii="Times New Roman" w:hAnsi="Times New Roman" w:cs="Times New Roman"/>
                <w:b/>
                <w:bCs/>
              </w:rPr>
              <w:t>Notación</w:t>
            </w:r>
          </w:p>
        </w:tc>
      </w:tr>
      <w:tr w:rsidR="000E5008" w14:paraId="60CC4703" w14:textId="77777777" w:rsidTr="008B3B2D">
        <w:tc>
          <w:tcPr>
            <w:tcW w:w="2263" w:type="dxa"/>
          </w:tcPr>
          <w:p w14:paraId="00E1DDEA" w14:textId="246034AF" w:rsidR="000E5008" w:rsidRDefault="00D07588" w:rsidP="008B3B2D">
            <w:pPr>
              <w:spacing w:line="360" w:lineRule="auto"/>
              <w:jc w:val="center"/>
              <w:rPr>
                <w:rFonts w:ascii="Times New Roman" w:hAnsi="Times New Roman" w:cs="Times New Roman"/>
                <w:b/>
                <w:bCs/>
                <w:sz w:val="24"/>
                <w:szCs w:val="24"/>
              </w:rPr>
            </w:pPr>
            <w:r w:rsidRPr="00D07588">
              <w:rPr>
                <w:rFonts w:ascii="Times New Roman" w:hAnsi="Times New Roman" w:cs="Times New Roman"/>
                <w:b/>
                <w:bCs/>
                <w:sz w:val="24"/>
                <w:szCs w:val="24"/>
              </w:rPr>
              <w:t>Objetos</w:t>
            </w:r>
          </w:p>
        </w:tc>
        <w:tc>
          <w:tcPr>
            <w:tcW w:w="3119" w:type="dxa"/>
          </w:tcPr>
          <w:p w14:paraId="740B0025" w14:textId="38BE7EF8" w:rsidR="000E5008" w:rsidRPr="007D41C8" w:rsidRDefault="00F53CA7" w:rsidP="008B3B2D">
            <w:pPr>
              <w:spacing w:line="360" w:lineRule="auto"/>
              <w:jc w:val="both"/>
              <w:rPr>
                <w:rFonts w:ascii="Times New Roman" w:hAnsi="Times New Roman" w:cs="Times New Roman"/>
              </w:rPr>
            </w:pPr>
            <w:r w:rsidRPr="00F53CA7">
              <w:rPr>
                <w:rFonts w:ascii="Times New Roman" w:hAnsi="Times New Roman" w:cs="Times New Roman"/>
              </w:rPr>
              <w:t>Representados por rectángulos con el nombre del objeto</w:t>
            </w:r>
            <w:r>
              <w:rPr>
                <w:rFonts w:ascii="Times New Roman" w:hAnsi="Times New Roman" w:cs="Times New Roman"/>
              </w:rPr>
              <w:t xml:space="preserve">, </w:t>
            </w:r>
            <w:r w:rsidRPr="00F53CA7">
              <w:rPr>
                <w:rFonts w:ascii="Times New Roman" w:hAnsi="Times New Roman" w:cs="Times New Roman"/>
              </w:rPr>
              <w:t>Se colocan en la parte superior del diagrama, indicando los participantes en la interacción.</w:t>
            </w:r>
          </w:p>
        </w:tc>
        <w:tc>
          <w:tcPr>
            <w:tcW w:w="3634" w:type="dxa"/>
          </w:tcPr>
          <w:p w14:paraId="4247B040" w14:textId="77777777" w:rsidR="00F53CA7" w:rsidRDefault="00F53CA7" w:rsidP="008B3B2D">
            <w:pPr>
              <w:spacing w:line="360" w:lineRule="auto"/>
              <w:jc w:val="center"/>
              <w:rPr>
                <w:rFonts w:ascii="Times New Roman" w:hAnsi="Times New Roman" w:cs="Times New Roman"/>
                <w:b/>
                <w:bCs/>
                <w:sz w:val="24"/>
                <w:szCs w:val="24"/>
              </w:rPr>
            </w:pPr>
          </w:p>
          <w:p w14:paraId="6A051A3B" w14:textId="49BF12F9" w:rsidR="000E5008" w:rsidRDefault="00F53CA7" w:rsidP="008B3B2D">
            <w:pPr>
              <w:spacing w:line="360" w:lineRule="auto"/>
              <w:jc w:val="center"/>
              <w:rPr>
                <w:rFonts w:ascii="Times New Roman" w:hAnsi="Times New Roman" w:cs="Times New Roman"/>
                <w:b/>
                <w:bCs/>
                <w:sz w:val="24"/>
                <w:szCs w:val="24"/>
              </w:rPr>
            </w:pPr>
            <w:r>
              <w:rPr>
                <w:noProof/>
              </w:rPr>
              <w:drawing>
                <wp:inline distT="0" distB="0" distL="0" distR="0" wp14:anchorId="0669663B" wp14:editId="56C7CAE2">
                  <wp:extent cx="1720127" cy="552450"/>
                  <wp:effectExtent l="0" t="0" r="0" b="0"/>
                  <wp:docPr id="341268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6881" name=""/>
                          <pic:cNvPicPr/>
                        </pic:nvPicPr>
                        <pic:blipFill>
                          <a:blip r:embed="rId18"/>
                          <a:stretch>
                            <a:fillRect/>
                          </a:stretch>
                        </pic:blipFill>
                        <pic:spPr>
                          <a:xfrm>
                            <a:off x="0" y="0"/>
                            <a:ext cx="1726849" cy="554609"/>
                          </a:xfrm>
                          <a:prstGeom prst="rect">
                            <a:avLst/>
                          </a:prstGeom>
                        </pic:spPr>
                      </pic:pic>
                    </a:graphicData>
                  </a:graphic>
                </wp:inline>
              </w:drawing>
            </w:r>
          </w:p>
        </w:tc>
      </w:tr>
      <w:tr w:rsidR="00F53CA7" w14:paraId="58B8C919" w14:textId="77777777" w:rsidTr="008B3B2D">
        <w:tc>
          <w:tcPr>
            <w:tcW w:w="2263" w:type="dxa"/>
          </w:tcPr>
          <w:p w14:paraId="17B3C761" w14:textId="3B375049" w:rsidR="00F53CA7" w:rsidRPr="00D07588" w:rsidRDefault="00B63EF5" w:rsidP="008B3B2D">
            <w:pPr>
              <w:spacing w:line="360" w:lineRule="auto"/>
              <w:jc w:val="center"/>
              <w:rPr>
                <w:rFonts w:ascii="Times New Roman" w:hAnsi="Times New Roman" w:cs="Times New Roman"/>
                <w:b/>
                <w:bCs/>
                <w:sz w:val="24"/>
                <w:szCs w:val="24"/>
              </w:rPr>
            </w:pPr>
            <w:r w:rsidRPr="00B63EF5">
              <w:rPr>
                <w:rFonts w:ascii="Times New Roman" w:hAnsi="Times New Roman" w:cs="Times New Roman"/>
                <w:b/>
                <w:bCs/>
                <w:sz w:val="24"/>
                <w:szCs w:val="24"/>
              </w:rPr>
              <w:t>Líneas de Vida</w:t>
            </w:r>
          </w:p>
        </w:tc>
        <w:tc>
          <w:tcPr>
            <w:tcW w:w="3119" w:type="dxa"/>
          </w:tcPr>
          <w:p w14:paraId="66F49EA4" w14:textId="7F07F14F" w:rsidR="00F53CA7" w:rsidRPr="00F53CA7" w:rsidRDefault="00B63EF5" w:rsidP="008B3B2D">
            <w:pPr>
              <w:spacing w:line="360" w:lineRule="auto"/>
              <w:jc w:val="both"/>
              <w:rPr>
                <w:rFonts w:ascii="Times New Roman" w:hAnsi="Times New Roman" w:cs="Times New Roman"/>
              </w:rPr>
            </w:pPr>
            <w:r w:rsidRPr="00B63EF5">
              <w:rPr>
                <w:rFonts w:ascii="Times New Roman" w:hAnsi="Times New Roman" w:cs="Times New Roman"/>
              </w:rPr>
              <w:t xml:space="preserve">Verticales, que se extienden hacia abajo desde cada objeto. </w:t>
            </w:r>
          </w:p>
        </w:tc>
        <w:tc>
          <w:tcPr>
            <w:tcW w:w="3634" w:type="dxa"/>
          </w:tcPr>
          <w:p w14:paraId="5176E194" w14:textId="102B13ED" w:rsidR="00F53CA7" w:rsidRDefault="00B63EF5" w:rsidP="008B3B2D">
            <w:pPr>
              <w:spacing w:line="360" w:lineRule="auto"/>
              <w:jc w:val="center"/>
              <w:rPr>
                <w:rFonts w:ascii="Times New Roman" w:hAnsi="Times New Roman" w:cs="Times New Roman"/>
                <w:b/>
                <w:bCs/>
                <w:sz w:val="24"/>
                <w:szCs w:val="24"/>
              </w:rPr>
            </w:pPr>
            <w:r w:rsidRPr="00B63EF5">
              <w:rPr>
                <w:rFonts w:ascii="Times New Roman" w:hAnsi="Times New Roman" w:cs="Times New Roman"/>
                <w:b/>
                <w:bCs/>
                <w:noProof/>
                <w:sz w:val="24"/>
                <w:szCs w:val="24"/>
              </w:rPr>
              <w:drawing>
                <wp:inline distT="0" distB="0" distL="0" distR="0" wp14:anchorId="5FA825D7" wp14:editId="03379DA9">
                  <wp:extent cx="1275715" cy="1025718"/>
                  <wp:effectExtent l="0" t="0" r="635" b="3175"/>
                  <wp:docPr id="66513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3490" name=""/>
                          <pic:cNvPicPr/>
                        </pic:nvPicPr>
                        <pic:blipFill rotWithShape="1">
                          <a:blip r:embed="rId19"/>
                          <a:srcRect t="15144" b="28169"/>
                          <a:stretch/>
                        </pic:blipFill>
                        <pic:spPr bwMode="auto">
                          <a:xfrm>
                            <a:off x="0" y="0"/>
                            <a:ext cx="1281113" cy="1030058"/>
                          </a:xfrm>
                          <a:prstGeom prst="rect">
                            <a:avLst/>
                          </a:prstGeom>
                          <a:ln>
                            <a:noFill/>
                          </a:ln>
                          <a:extLst>
                            <a:ext uri="{53640926-AAD7-44D8-BBD7-CCE9431645EC}">
                              <a14:shadowObscured xmlns:a14="http://schemas.microsoft.com/office/drawing/2010/main"/>
                            </a:ext>
                          </a:extLst>
                        </pic:spPr>
                      </pic:pic>
                    </a:graphicData>
                  </a:graphic>
                </wp:inline>
              </w:drawing>
            </w:r>
          </w:p>
        </w:tc>
      </w:tr>
      <w:tr w:rsidR="00B63EF5" w14:paraId="4AF2B821" w14:textId="77777777" w:rsidTr="008B3B2D">
        <w:tc>
          <w:tcPr>
            <w:tcW w:w="2263" w:type="dxa"/>
          </w:tcPr>
          <w:p w14:paraId="599A9227" w14:textId="3B6AE648" w:rsidR="00B63EF5" w:rsidRPr="00B63EF5" w:rsidRDefault="000154B9" w:rsidP="008B3B2D">
            <w:pPr>
              <w:spacing w:line="360" w:lineRule="auto"/>
              <w:jc w:val="center"/>
              <w:rPr>
                <w:rFonts w:ascii="Times New Roman" w:hAnsi="Times New Roman" w:cs="Times New Roman"/>
                <w:b/>
                <w:bCs/>
                <w:sz w:val="24"/>
                <w:szCs w:val="24"/>
              </w:rPr>
            </w:pPr>
            <w:r w:rsidRPr="000154B9">
              <w:rPr>
                <w:rFonts w:ascii="Times New Roman" w:hAnsi="Times New Roman" w:cs="Times New Roman"/>
                <w:b/>
                <w:bCs/>
                <w:sz w:val="24"/>
                <w:szCs w:val="24"/>
              </w:rPr>
              <w:t>Mensajes</w:t>
            </w:r>
          </w:p>
        </w:tc>
        <w:tc>
          <w:tcPr>
            <w:tcW w:w="3119" w:type="dxa"/>
          </w:tcPr>
          <w:p w14:paraId="19E5D902" w14:textId="18509E09" w:rsidR="00B63EF5" w:rsidRPr="00B63EF5" w:rsidRDefault="00C37926" w:rsidP="008B3B2D">
            <w:pPr>
              <w:spacing w:line="360" w:lineRule="auto"/>
              <w:jc w:val="both"/>
              <w:rPr>
                <w:rFonts w:ascii="Times New Roman" w:hAnsi="Times New Roman" w:cs="Times New Roman"/>
              </w:rPr>
            </w:pPr>
            <w:r w:rsidRPr="00C37926">
              <w:rPr>
                <w:rFonts w:ascii="Times New Roman" w:hAnsi="Times New Roman" w:cs="Times New Roman"/>
              </w:rPr>
              <w:t xml:space="preserve">Se muestran como flechas horizontales entre las líneas de vida de los objetos. </w:t>
            </w:r>
          </w:p>
        </w:tc>
        <w:tc>
          <w:tcPr>
            <w:tcW w:w="3634" w:type="dxa"/>
          </w:tcPr>
          <w:p w14:paraId="212A51D2" w14:textId="77777777" w:rsidR="004E4013" w:rsidRDefault="004E4013" w:rsidP="007068F4">
            <w:pPr>
              <w:spacing w:line="360" w:lineRule="auto"/>
              <w:jc w:val="center"/>
              <w:rPr>
                <w:noProof/>
              </w:rPr>
            </w:pPr>
          </w:p>
          <w:p w14:paraId="12719AC2" w14:textId="42A3CE33" w:rsidR="009A61DE" w:rsidRDefault="00DA2B31" w:rsidP="007068F4">
            <w:pPr>
              <w:spacing w:line="360" w:lineRule="auto"/>
              <w:jc w:val="center"/>
              <w:rPr>
                <w:noProof/>
              </w:rPr>
            </w:pPr>
            <w:r w:rsidRPr="00DA2B31">
              <w:rPr>
                <w:noProof/>
              </w:rPr>
              <w:drawing>
                <wp:inline distT="0" distB="0" distL="0" distR="0" wp14:anchorId="17179D1E" wp14:editId="1A90DE10">
                  <wp:extent cx="1484630" cy="189301"/>
                  <wp:effectExtent l="0" t="0" r="1270" b="1270"/>
                  <wp:docPr id="157323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364" name=""/>
                          <pic:cNvPicPr/>
                        </pic:nvPicPr>
                        <pic:blipFill rotWithShape="1">
                          <a:blip r:embed="rId20"/>
                          <a:srcRect l="17725" t="68104" r="12783" b="15748"/>
                          <a:stretch/>
                        </pic:blipFill>
                        <pic:spPr bwMode="auto">
                          <a:xfrm>
                            <a:off x="0" y="0"/>
                            <a:ext cx="1496123" cy="190766"/>
                          </a:xfrm>
                          <a:prstGeom prst="rect">
                            <a:avLst/>
                          </a:prstGeom>
                          <a:ln>
                            <a:noFill/>
                          </a:ln>
                          <a:extLst>
                            <a:ext uri="{53640926-AAD7-44D8-BBD7-CCE9431645EC}">
                              <a14:shadowObscured xmlns:a14="http://schemas.microsoft.com/office/drawing/2010/main"/>
                            </a:ext>
                          </a:extLst>
                        </pic:spPr>
                      </pic:pic>
                    </a:graphicData>
                  </a:graphic>
                </wp:inline>
              </w:drawing>
            </w:r>
          </w:p>
          <w:p w14:paraId="21C2D85A" w14:textId="11E1D397" w:rsidR="009A61DE" w:rsidRPr="009A61DE" w:rsidRDefault="009A61DE" w:rsidP="009A61DE">
            <w:pPr>
              <w:tabs>
                <w:tab w:val="left" w:pos="1680"/>
              </w:tabs>
              <w:rPr>
                <w:rFonts w:ascii="Times New Roman" w:hAnsi="Times New Roman" w:cs="Times New Roman"/>
                <w:sz w:val="24"/>
                <w:szCs w:val="24"/>
              </w:rPr>
            </w:pPr>
            <w:r>
              <w:rPr>
                <w:rFonts w:ascii="Times New Roman" w:hAnsi="Times New Roman" w:cs="Times New Roman"/>
                <w:sz w:val="24"/>
                <w:szCs w:val="24"/>
              </w:rPr>
              <w:tab/>
            </w:r>
          </w:p>
        </w:tc>
      </w:tr>
      <w:tr w:rsidR="00155420" w14:paraId="073B9C69" w14:textId="77777777" w:rsidTr="008B3B2D">
        <w:tc>
          <w:tcPr>
            <w:tcW w:w="2263" w:type="dxa"/>
          </w:tcPr>
          <w:p w14:paraId="58AFE0AA" w14:textId="3A11D36C" w:rsidR="00155420" w:rsidRPr="000154B9" w:rsidRDefault="00155420" w:rsidP="008B3B2D">
            <w:pPr>
              <w:spacing w:line="360" w:lineRule="auto"/>
              <w:jc w:val="center"/>
              <w:rPr>
                <w:rFonts w:ascii="Times New Roman" w:hAnsi="Times New Roman" w:cs="Times New Roman"/>
                <w:b/>
                <w:bCs/>
                <w:sz w:val="24"/>
                <w:szCs w:val="24"/>
              </w:rPr>
            </w:pPr>
            <w:r w:rsidRPr="00155420">
              <w:rPr>
                <w:rFonts w:ascii="Times New Roman" w:hAnsi="Times New Roman" w:cs="Times New Roman"/>
                <w:b/>
                <w:bCs/>
                <w:sz w:val="24"/>
                <w:szCs w:val="24"/>
              </w:rPr>
              <w:t>Activación</w:t>
            </w:r>
          </w:p>
        </w:tc>
        <w:tc>
          <w:tcPr>
            <w:tcW w:w="3119" w:type="dxa"/>
          </w:tcPr>
          <w:p w14:paraId="6E4AB997" w14:textId="1C383ACD" w:rsidR="00155420" w:rsidRPr="00C37926" w:rsidRDefault="008F4798" w:rsidP="008B3B2D">
            <w:pPr>
              <w:spacing w:line="360" w:lineRule="auto"/>
              <w:jc w:val="both"/>
              <w:rPr>
                <w:rFonts w:ascii="Times New Roman" w:hAnsi="Times New Roman" w:cs="Times New Roman"/>
              </w:rPr>
            </w:pPr>
            <w:r w:rsidRPr="008F4798">
              <w:rPr>
                <w:rFonts w:ascii="Times New Roman" w:hAnsi="Times New Roman" w:cs="Times New Roman"/>
              </w:rPr>
              <w:t>Rectángulos delgados sobre una línea de vida que representan el período durante el cual un objeto está ejecutando una operación. Cuanto más larga es la barra de activación, mayor es el tiempo que el objeto pasa realizando esa operación.</w:t>
            </w:r>
          </w:p>
        </w:tc>
        <w:tc>
          <w:tcPr>
            <w:tcW w:w="3634" w:type="dxa"/>
          </w:tcPr>
          <w:p w14:paraId="48A30F83" w14:textId="77777777" w:rsidR="004E4013" w:rsidRDefault="004E4013" w:rsidP="007068F4">
            <w:pPr>
              <w:spacing w:line="360" w:lineRule="auto"/>
              <w:jc w:val="center"/>
              <w:rPr>
                <w:noProof/>
              </w:rPr>
            </w:pPr>
          </w:p>
          <w:p w14:paraId="61181CB8" w14:textId="77777777" w:rsidR="004E4013" w:rsidRDefault="004E4013" w:rsidP="007068F4">
            <w:pPr>
              <w:spacing w:line="360" w:lineRule="auto"/>
              <w:jc w:val="center"/>
              <w:rPr>
                <w:noProof/>
              </w:rPr>
            </w:pPr>
          </w:p>
          <w:p w14:paraId="6A3B0C69" w14:textId="77777777" w:rsidR="004E4013" w:rsidRDefault="004E4013" w:rsidP="007068F4">
            <w:pPr>
              <w:spacing w:line="360" w:lineRule="auto"/>
              <w:jc w:val="center"/>
              <w:rPr>
                <w:noProof/>
              </w:rPr>
            </w:pPr>
          </w:p>
          <w:p w14:paraId="43BEBBE8" w14:textId="7512B873" w:rsidR="00155420" w:rsidRPr="00DA2B31" w:rsidRDefault="008F4798" w:rsidP="007068F4">
            <w:pPr>
              <w:spacing w:line="360" w:lineRule="auto"/>
              <w:jc w:val="center"/>
              <w:rPr>
                <w:noProof/>
              </w:rPr>
            </w:pPr>
            <w:r>
              <w:rPr>
                <w:noProof/>
              </w:rPr>
              <w:drawing>
                <wp:inline distT="0" distB="0" distL="0" distR="0" wp14:anchorId="3F29FAEA" wp14:editId="666D7607">
                  <wp:extent cx="131318" cy="723559"/>
                  <wp:effectExtent l="0" t="0" r="2540" b="635"/>
                  <wp:docPr id="12214640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64019" name=""/>
                          <pic:cNvPicPr/>
                        </pic:nvPicPr>
                        <pic:blipFill rotWithShape="1">
                          <a:blip r:embed="rId21"/>
                          <a:srcRect l="44179" t="65257" r="46490"/>
                          <a:stretch/>
                        </pic:blipFill>
                        <pic:spPr bwMode="auto">
                          <a:xfrm>
                            <a:off x="0" y="0"/>
                            <a:ext cx="131515" cy="724644"/>
                          </a:xfrm>
                          <a:prstGeom prst="rect">
                            <a:avLst/>
                          </a:prstGeom>
                          <a:ln>
                            <a:noFill/>
                          </a:ln>
                          <a:extLst>
                            <a:ext uri="{53640926-AAD7-44D8-BBD7-CCE9431645EC}">
                              <a14:shadowObscured xmlns:a14="http://schemas.microsoft.com/office/drawing/2010/main"/>
                            </a:ext>
                          </a:extLst>
                        </pic:spPr>
                      </pic:pic>
                    </a:graphicData>
                  </a:graphic>
                </wp:inline>
              </w:drawing>
            </w:r>
          </w:p>
        </w:tc>
      </w:tr>
    </w:tbl>
    <w:p w14:paraId="54374522" w14:textId="77777777" w:rsidR="000E5008" w:rsidRDefault="000E5008" w:rsidP="00352CC1">
      <w:pPr>
        <w:spacing w:line="360" w:lineRule="auto"/>
        <w:jc w:val="both"/>
        <w:rPr>
          <w:rFonts w:ascii="Times New Roman" w:hAnsi="Times New Roman" w:cs="Times New Roman"/>
          <w:b/>
          <w:bCs/>
          <w:sz w:val="24"/>
          <w:szCs w:val="24"/>
        </w:rPr>
      </w:pPr>
    </w:p>
    <w:p w14:paraId="6C6D3A07" w14:textId="77777777" w:rsidR="00586ABA" w:rsidRDefault="00586ABA" w:rsidP="00352CC1">
      <w:pPr>
        <w:spacing w:line="360" w:lineRule="auto"/>
        <w:jc w:val="both"/>
        <w:rPr>
          <w:rFonts w:ascii="Times New Roman" w:hAnsi="Times New Roman" w:cs="Times New Roman"/>
          <w:b/>
          <w:bCs/>
          <w:sz w:val="24"/>
          <w:szCs w:val="24"/>
        </w:rPr>
      </w:pPr>
    </w:p>
    <w:p w14:paraId="030688DB" w14:textId="4B0549BA" w:rsidR="0051305B" w:rsidRDefault="0051305B" w:rsidP="00A10032">
      <w:pPr>
        <w:pStyle w:val="Ttulo4"/>
      </w:pPr>
      <w:r>
        <w:lastRenderedPageBreak/>
        <w:t>Diagrama de Actividades</w:t>
      </w:r>
    </w:p>
    <w:p w14:paraId="652A83DB" w14:textId="77777777" w:rsidR="00A10032" w:rsidRPr="00A10032" w:rsidRDefault="00A10032" w:rsidP="00A10032"/>
    <w:tbl>
      <w:tblPr>
        <w:tblStyle w:val="Tablaconcuadrcula"/>
        <w:tblW w:w="0" w:type="auto"/>
        <w:tblLook w:val="04A0" w:firstRow="1" w:lastRow="0" w:firstColumn="1" w:lastColumn="0" w:noHBand="0" w:noVBand="1"/>
      </w:tblPr>
      <w:tblGrid>
        <w:gridCol w:w="2263"/>
        <w:gridCol w:w="3119"/>
        <w:gridCol w:w="3634"/>
      </w:tblGrid>
      <w:tr w:rsidR="007809B3" w14:paraId="5266C6DE" w14:textId="77777777" w:rsidTr="008B3B2D">
        <w:trPr>
          <w:trHeight w:val="199"/>
        </w:trPr>
        <w:tc>
          <w:tcPr>
            <w:tcW w:w="2263" w:type="dxa"/>
            <w:shd w:val="clear" w:color="auto" w:fill="FFE599" w:themeFill="accent4" w:themeFillTint="66"/>
          </w:tcPr>
          <w:p w14:paraId="3B93B5D5" w14:textId="77777777" w:rsidR="007809B3" w:rsidRPr="00D33193" w:rsidRDefault="007809B3" w:rsidP="008B3B2D">
            <w:pPr>
              <w:jc w:val="center"/>
              <w:rPr>
                <w:rFonts w:ascii="Times New Roman" w:hAnsi="Times New Roman" w:cs="Times New Roman"/>
                <w:b/>
                <w:bCs/>
              </w:rPr>
            </w:pPr>
            <w:r w:rsidRPr="00D33193">
              <w:rPr>
                <w:rFonts w:ascii="Times New Roman" w:hAnsi="Times New Roman" w:cs="Times New Roman"/>
                <w:b/>
                <w:bCs/>
              </w:rPr>
              <w:t>Tipo</w:t>
            </w:r>
          </w:p>
        </w:tc>
        <w:tc>
          <w:tcPr>
            <w:tcW w:w="3119" w:type="dxa"/>
            <w:shd w:val="clear" w:color="auto" w:fill="FFE599" w:themeFill="accent4" w:themeFillTint="66"/>
          </w:tcPr>
          <w:p w14:paraId="2CB37DFA" w14:textId="77777777" w:rsidR="007809B3" w:rsidRPr="00D33193" w:rsidRDefault="007809B3" w:rsidP="008B3B2D">
            <w:pPr>
              <w:jc w:val="center"/>
              <w:rPr>
                <w:rFonts w:ascii="Times New Roman" w:hAnsi="Times New Roman" w:cs="Times New Roman"/>
                <w:b/>
                <w:bCs/>
              </w:rPr>
            </w:pPr>
            <w:r w:rsidRPr="00D33193">
              <w:rPr>
                <w:rFonts w:ascii="Times New Roman" w:hAnsi="Times New Roman" w:cs="Times New Roman"/>
                <w:b/>
                <w:bCs/>
              </w:rPr>
              <w:t>Descripción</w:t>
            </w:r>
          </w:p>
        </w:tc>
        <w:tc>
          <w:tcPr>
            <w:tcW w:w="3634" w:type="dxa"/>
            <w:shd w:val="clear" w:color="auto" w:fill="FFE599" w:themeFill="accent4" w:themeFillTint="66"/>
          </w:tcPr>
          <w:p w14:paraId="7CF4B23D" w14:textId="77777777" w:rsidR="007809B3" w:rsidRPr="00D33193" w:rsidRDefault="007809B3" w:rsidP="008B3B2D">
            <w:pPr>
              <w:jc w:val="center"/>
              <w:rPr>
                <w:rFonts w:ascii="Times New Roman" w:hAnsi="Times New Roman" w:cs="Times New Roman"/>
                <w:b/>
                <w:bCs/>
              </w:rPr>
            </w:pPr>
            <w:r w:rsidRPr="00D33193">
              <w:rPr>
                <w:rFonts w:ascii="Times New Roman" w:hAnsi="Times New Roman" w:cs="Times New Roman"/>
                <w:b/>
                <w:bCs/>
              </w:rPr>
              <w:t>Notación</w:t>
            </w:r>
          </w:p>
        </w:tc>
      </w:tr>
      <w:tr w:rsidR="007809B3" w14:paraId="61E262ED" w14:textId="77777777" w:rsidTr="008B3B2D">
        <w:tc>
          <w:tcPr>
            <w:tcW w:w="2263" w:type="dxa"/>
            <w:vMerge w:val="restart"/>
            <w:vAlign w:val="center"/>
          </w:tcPr>
          <w:p w14:paraId="4BE82477" w14:textId="77777777" w:rsidR="007809B3" w:rsidRDefault="007809B3" w:rsidP="008B3B2D">
            <w:pPr>
              <w:spacing w:line="360" w:lineRule="auto"/>
              <w:jc w:val="center"/>
              <w:rPr>
                <w:rFonts w:ascii="Times New Roman" w:hAnsi="Times New Roman" w:cs="Times New Roman"/>
                <w:b/>
                <w:bCs/>
                <w:sz w:val="24"/>
                <w:szCs w:val="24"/>
              </w:rPr>
            </w:pPr>
            <w:r w:rsidRPr="00AD0001">
              <w:rPr>
                <w:rFonts w:ascii="Times New Roman" w:hAnsi="Times New Roman" w:cs="Times New Roman"/>
                <w:b/>
                <w:bCs/>
              </w:rPr>
              <w:t>Nodos de Actividad</w:t>
            </w:r>
          </w:p>
        </w:tc>
        <w:tc>
          <w:tcPr>
            <w:tcW w:w="3119" w:type="dxa"/>
          </w:tcPr>
          <w:p w14:paraId="23CBBFB3" w14:textId="71FE407E" w:rsidR="007809B3" w:rsidRPr="007D41C8" w:rsidRDefault="007809B3" w:rsidP="008B3B2D">
            <w:pPr>
              <w:spacing w:line="360" w:lineRule="auto"/>
              <w:jc w:val="both"/>
              <w:rPr>
                <w:rFonts w:ascii="Times New Roman" w:hAnsi="Times New Roman" w:cs="Times New Roman"/>
              </w:rPr>
            </w:pPr>
            <w:r w:rsidRPr="006C5E74">
              <w:rPr>
                <w:rFonts w:ascii="Times New Roman" w:hAnsi="Times New Roman" w:cs="Times New Roman"/>
              </w:rPr>
              <w:t>Actividades: Representadas por rectángulos con esquinas redondeadas</w:t>
            </w:r>
            <w:r w:rsidR="005D16AF">
              <w:rPr>
                <w:rFonts w:ascii="Times New Roman" w:hAnsi="Times New Roman" w:cs="Times New Roman"/>
              </w:rPr>
              <w:t>.</w:t>
            </w:r>
          </w:p>
        </w:tc>
        <w:tc>
          <w:tcPr>
            <w:tcW w:w="3634" w:type="dxa"/>
          </w:tcPr>
          <w:p w14:paraId="5A860107" w14:textId="77777777" w:rsidR="007809B3" w:rsidRDefault="007809B3" w:rsidP="008B3B2D">
            <w:pPr>
              <w:spacing w:line="360" w:lineRule="auto"/>
              <w:jc w:val="center"/>
              <w:rPr>
                <w:rFonts w:ascii="Times New Roman" w:hAnsi="Times New Roman" w:cs="Times New Roman"/>
                <w:b/>
                <w:bCs/>
                <w:sz w:val="24"/>
                <w:szCs w:val="24"/>
              </w:rPr>
            </w:pPr>
            <w:r w:rsidRPr="003E0153">
              <w:rPr>
                <w:rFonts w:ascii="Times New Roman" w:hAnsi="Times New Roman" w:cs="Times New Roman"/>
                <w:b/>
                <w:bCs/>
                <w:noProof/>
                <w:sz w:val="24"/>
                <w:szCs w:val="24"/>
              </w:rPr>
              <w:drawing>
                <wp:inline distT="0" distB="0" distL="0" distR="0" wp14:anchorId="1AE9A805" wp14:editId="10DF9A77">
                  <wp:extent cx="1362265" cy="857370"/>
                  <wp:effectExtent l="0" t="0" r="0" b="0"/>
                  <wp:docPr id="2134998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98817" name=""/>
                          <pic:cNvPicPr/>
                        </pic:nvPicPr>
                        <pic:blipFill>
                          <a:blip r:embed="rId22"/>
                          <a:stretch>
                            <a:fillRect/>
                          </a:stretch>
                        </pic:blipFill>
                        <pic:spPr>
                          <a:xfrm>
                            <a:off x="0" y="0"/>
                            <a:ext cx="1362265" cy="857370"/>
                          </a:xfrm>
                          <a:prstGeom prst="rect">
                            <a:avLst/>
                          </a:prstGeom>
                        </pic:spPr>
                      </pic:pic>
                    </a:graphicData>
                  </a:graphic>
                </wp:inline>
              </w:drawing>
            </w:r>
          </w:p>
        </w:tc>
      </w:tr>
      <w:tr w:rsidR="007809B3" w14:paraId="46EBEE0D" w14:textId="77777777" w:rsidTr="008B3B2D">
        <w:tc>
          <w:tcPr>
            <w:tcW w:w="2263" w:type="dxa"/>
            <w:vMerge/>
          </w:tcPr>
          <w:p w14:paraId="44FA01D4" w14:textId="77777777" w:rsidR="007809B3" w:rsidRPr="00D07588" w:rsidRDefault="007809B3" w:rsidP="008B3B2D">
            <w:pPr>
              <w:spacing w:line="360" w:lineRule="auto"/>
              <w:jc w:val="center"/>
              <w:rPr>
                <w:rFonts w:ascii="Times New Roman" w:hAnsi="Times New Roman" w:cs="Times New Roman"/>
                <w:b/>
                <w:bCs/>
                <w:sz w:val="24"/>
                <w:szCs w:val="24"/>
              </w:rPr>
            </w:pPr>
          </w:p>
        </w:tc>
        <w:tc>
          <w:tcPr>
            <w:tcW w:w="3119" w:type="dxa"/>
          </w:tcPr>
          <w:p w14:paraId="4624F2CA" w14:textId="0B8436E2" w:rsidR="007809B3" w:rsidRPr="00F53CA7" w:rsidRDefault="007809B3" w:rsidP="008B3B2D">
            <w:pPr>
              <w:spacing w:line="360" w:lineRule="auto"/>
              <w:jc w:val="both"/>
              <w:rPr>
                <w:rFonts w:ascii="Times New Roman" w:hAnsi="Times New Roman" w:cs="Times New Roman"/>
              </w:rPr>
            </w:pPr>
            <w:r w:rsidRPr="006C5E74">
              <w:rPr>
                <w:rFonts w:ascii="Times New Roman" w:hAnsi="Times New Roman" w:cs="Times New Roman"/>
              </w:rPr>
              <w:t>Transiciones: Flechas que conectan elementos en el diagrama</w:t>
            </w:r>
            <w:r w:rsidR="008F3B61">
              <w:rPr>
                <w:rFonts w:ascii="Times New Roman" w:hAnsi="Times New Roman" w:cs="Times New Roman"/>
              </w:rPr>
              <w:t>.</w:t>
            </w:r>
          </w:p>
        </w:tc>
        <w:tc>
          <w:tcPr>
            <w:tcW w:w="3634" w:type="dxa"/>
          </w:tcPr>
          <w:p w14:paraId="128301E2" w14:textId="77777777" w:rsidR="007809B3" w:rsidRDefault="007809B3" w:rsidP="008B3B2D">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23264" behindDoc="0" locked="0" layoutInCell="1" allowOverlap="1" wp14:anchorId="6D35881E" wp14:editId="39B3CC47">
                      <wp:simplePos x="0" y="0"/>
                      <wp:positionH relativeFrom="column">
                        <wp:posOffset>343764</wp:posOffset>
                      </wp:positionH>
                      <wp:positionV relativeFrom="paragraph">
                        <wp:posOffset>459105</wp:posOffset>
                      </wp:positionV>
                      <wp:extent cx="1426464" cy="0"/>
                      <wp:effectExtent l="0" t="76200" r="21590" b="95250"/>
                      <wp:wrapNone/>
                      <wp:docPr id="1954362865" name="Conector recto de flecha 1"/>
                      <wp:cNvGraphicFramePr/>
                      <a:graphic xmlns:a="http://schemas.openxmlformats.org/drawingml/2006/main">
                        <a:graphicData uri="http://schemas.microsoft.com/office/word/2010/wordprocessingShape">
                          <wps:wsp>
                            <wps:cNvCnPr/>
                            <wps:spPr>
                              <a:xfrm>
                                <a:off x="0" y="0"/>
                                <a:ext cx="1426464" cy="0"/>
                              </a:xfrm>
                              <a:prstGeom prst="straightConnector1">
                                <a:avLst/>
                              </a:prstGeom>
                              <a:noFill/>
                              <a:ln w="12700" cap="flat" cmpd="sng" algn="ctr">
                                <a:solidFill>
                                  <a:sysClr val="windowText" lastClr="000000"/>
                                </a:solidFill>
                                <a:prstDash val="solid"/>
                                <a:miter lim="800000"/>
                                <a:tailEnd type="triangle"/>
                              </a:ln>
                              <a:effectLst/>
                            </wps:spPr>
                            <wps:bodyPr/>
                          </wps:wsp>
                        </a:graphicData>
                      </a:graphic>
                    </wp:anchor>
                  </w:drawing>
                </mc:Choice>
                <mc:Fallback>
                  <w:pict>
                    <v:shapetype w14:anchorId="19830C78" id="_x0000_t32" coordsize="21600,21600" o:spt="32" o:oned="t" path="m,l21600,21600e" filled="f">
                      <v:path arrowok="t" fillok="f" o:connecttype="none"/>
                      <o:lock v:ext="edit" shapetype="t"/>
                    </v:shapetype>
                    <v:shape id="Conector recto de flecha 1" o:spid="_x0000_s1026" type="#_x0000_t32" style="position:absolute;margin-left:27.05pt;margin-top:36.15pt;width:112.3pt;height:0;z-index:251723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" strokecolor="windowText" strokeweight="1pt">
                      <v:stroke endarrow="block" joinstyle="miter"/>
                    </v:shape>
                  </w:pict>
                </mc:Fallback>
              </mc:AlternateContent>
            </w:r>
          </w:p>
        </w:tc>
      </w:tr>
      <w:tr w:rsidR="007809B3" w14:paraId="4209BDF1" w14:textId="77777777" w:rsidTr="008B3B2D">
        <w:tc>
          <w:tcPr>
            <w:tcW w:w="2263" w:type="dxa"/>
            <w:vMerge w:val="restart"/>
            <w:vAlign w:val="center"/>
          </w:tcPr>
          <w:p w14:paraId="64185657" w14:textId="77777777" w:rsidR="007809B3" w:rsidRPr="00B63EF5" w:rsidRDefault="007809B3" w:rsidP="008B3B2D">
            <w:pPr>
              <w:spacing w:line="360" w:lineRule="auto"/>
              <w:jc w:val="center"/>
              <w:rPr>
                <w:rFonts w:ascii="Times New Roman" w:hAnsi="Times New Roman" w:cs="Times New Roman"/>
                <w:b/>
                <w:bCs/>
                <w:sz w:val="24"/>
                <w:szCs w:val="24"/>
              </w:rPr>
            </w:pPr>
            <w:r w:rsidRPr="00AD0001">
              <w:rPr>
                <w:rFonts w:ascii="Times New Roman" w:hAnsi="Times New Roman" w:cs="Times New Roman"/>
                <w:b/>
                <w:bCs/>
              </w:rPr>
              <w:t>Nodos de Control</w:t>
            </w:r>
          </w:p>
        </w:tc>
        <w:tc>
          <w:tcPr>
            <w:tcW w:w="3119" w:type="dxa"/>
          </w:tcPr>
          <w:p w14:paraId="14B53DD8" w14:textId="77777777" w:rsidR="007809B3" w:rsidRPr="00B63EF5" w:rsidRDefault="007809B3" w:rsidP="008B3B2D">
            <w:pPr>
              <w:spacing w:line="360" w:lineRule="auto"/>
              <w:jc w:val="both"/>
              <w:rPr>
                <w:rFonts w:ascii="Times New Roman" w:hAnsi="Times New Roman" w:cs="Times New Roman"/>
              </w:rPr>
            </w:pPr>
            <w:r w:rsidRPr="00E726FB">
              <w:rPr>
                <w:rFonts w:ascii="Times New Roman" w:hAnsi="Times New Roman" w:cs="Times New Roman"/>
              </w:rPr>
              <w:t>Inicio: Un círculo sólido, marca el comienzo del flujo de actividad.</w:t>
            </w:r>
          </w:p>
        </w:tc>
        <w:tc>
          <w:tcPr>
            <w:tcW w:w="3634" w:type="dxa"/>
          </w:tcPr>
          <w:p w14:paraId="08125313" w14:textId="77777777" w:rsidR="007809B3" w:rsidRPr="009A61DE" w:rsidRDefault="007809B3" w:rsidP="008B3B2D">
            <w:pPr>
              <w:tabs>
                <w:tab w:val="left" w:pos="1680"/>
              </w:tabs>
              <w:jc w:val="center"/>
              <w:rPr>
                <w:rFonts w:ascii="Times New Roman" w:hAnsi="Times New Roman" w:cs="Times New Roman"/>
                <w:sz w:val="24"/>
                <w:szCs w:val="24"/>
              </w:rPr>
            </w:pPr>
            <w:r w:rsidRPr="00E726FB">
              <w:rPr>
                <w:rFonts w:ascii="Times New Roman" w:hAnsi="Times New Roman" w:cs="Times New Roman"/>
                <w:noProof/>
                <w:sz w:val="24"/>
                <w:szCs w:val="24"/>
              </w:rPr>
              <w:drawing>
                <wp:inline distT="0" distB="0" distL="0" distR="0" wp14:anchorId="41B0907E" wp14:editId="2DA3FD4D">
                  <wp:extent cx="590632" cy="562053"/>
                  <wp:effectExtent l="0" t="0" r="0" b="9525"/>
                  <wp:docPr id="245556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56597" name=""/>
                          <pic:cNvPicPr/>
                        </pic:nvPicPr>
                        <pic:blipFill>
                          <a:blip r:embed="rId23"/>
                          <a:stretch>
                            <a:fillRect/>
                          </a:stretch>
                        </pic:blipFill>
                        <pic:spPr>
                          <a:xfrm>
                            <a:off x="0" y="0"/>
                            <a:ext cx="590632" cy="562053"/>
                          </a:xfrm>
                          <a:prstGeom prst="rect">
                            <a:avLst/>
                          </a:prstGeom>
                        </pic:spPr>
                      </pic:pic>
                    </a:graphicData>
                  </a:graphic>
                </wp:inline>
              </w:drawing>
            </w:r>
          </w:p>
        </w:tc>
      </w:tr>
      <w:tr w:rsidR="007809B3" w14:paraId="4CA266EB" w14:textId="77777777" w:rsidTr="008B3B2D">
        <w:tc>
          <w:tcPr>
            <w:tcW w:w="2263" w:type="dxa"/>
            <w:vMerge/>
          </w:tcPr>
          <w:p w14:paraId="0AC8AFAE" w14:textId="77777777" w:rsidR="007809B3" w:rsidRPr="000154B9" w:rsidRDefault="007809B3" w:rsidP="008B3B2D">
            <w:pPr>
              <w:spacing w:line="360" w:lineRule="auto"/>
              <w:jc w:val="center"/>
              <w:rPr>
                <w:rFonts w:ascii="Times New Roman" w:hAnsi="Times New Roman" w:cs="Times New Roman"/>
                <w:b/>
                <w:bCs/>
                <w:sz w:val="24"/>
                <w:szCs w:val="24"/>
              </w:rPr>
            </w:pPr>
          </w:p>
        </w:tc>
        <w:tc>
          <w:tcPr>
            <w:tcW w:w="3119" w:type="dxa"/>
          </w:tcPr>
          <w:p w14:paraId="5008539E" w14:textId="77777777" w:rsidR="007809B3" w:rsidRPr="00C37926" w:rsidRDefault="007809B3" w:rsidP="008B3B2D">
            <w:pPr>
              <w:spacing w:line="360" w:lineRule="auto"/>
              <w:jc w:val="both"/>
              <w:rPr>
                <w:rFonts w:ascii="Times New Roman" w:hAnsi="Times New Roman" w:cs="Times New Roman"/>
              </w:rPr>
            </w:pPr>
            <w:r w:rsidRPr="00F305D3">
              <w:rPr>
                <w:rFonts w:ascii="Times New Roman" w:hAnsi="Times New Roman" w:cs="Times New Roman"/>
              </w:rPr>
              <w:t>Fin: Un círculo con un borde más grueso y un círculo más pequeño dentro, indica el fin del flujo de actividad.</w:t>
            </w:r>
          </w:p>
        </w:tc>
        <w:tc>
          <w:tcPr>
            <w:tcW w:w="3634" w:type="dxa"/>
          </w:tcPr>
          <w:p w14:paraId="6A7CB115" w14:textId="77777777" w:rsidR="007809B3" w:rsidRPr="00DA2B31" w:rsidRDefault="007809B3" w:rsidP="008B3B2D">
            <w:pPr>
              <w:spacing w:line="360" w:lineRule="auto"/>
              <w:jc w:val="center"/>
              <w:rPr>
                <w:noProof/>
              </w:rPr>
            </w:pPr>
            <w:r w:rsidRPr="00F305D3">
              <w:rPr>
                <w:noProof/>
              </w:rPr>
              <w:drawing>
                <wp:inline distT="0" distB="0" distL="0" distR="0" wp14:anchorId="07395069" wp14:editId="3CCE9307">
                  <wp:extent cx="568452" cy="590316"/>
                  <wp:effectExtent l="0" t="0" r="3175" b="635"/>
                  <wp:docPr id="7065580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58082" name=""/>
                          <pic:cNvPicPr/>
                        </pic:nvPicPr>
                        <pic:blipFill>
                          <a:blip r:embed="rId24"/>
                          <a:stretch>
                            <a:fillRect/>
                          </a:stretch>
                        </pic:blipFill>
                        <pic:spPr>
                          <a:xfrm>
                            <a:off x="0" y="0"/>
                            <a:ext cx="569863" cy="591781"/>
                          </a:xfrm>
                          <a:prstGeom prst="rect">
                            <a:avLst/>
                          </a:prstGeom>
                        </pic:spPr>
                      </pic:pic>
                    </a:graphicData>
                  </a:graphic>
                </wp:inline>
              </w:drawing>
            </w:r>
          </w:p>
        </w:tc>
      </w:tr>
      <w:tr w:rsidR="007809B3" w14:paraId="46572212" w14:textId="77777777" w:rsidTr="008B3B2D">
        <w:tc>
          <w:tcPr>
            <w:tcW w:w="2263" w:type="dxa"/>
            <w:vMerge/>
          </w:tcPr>
          <w:p w14:paraId="0D531B9E" w14:textId="77777777" w:rsidR="007809B3" w:rsidRPr="000154B9" w:rsidRDefault="007809B3" w:rsidP="008B3B2D">
            <w:pPr>
              <w:spacing w:line="360" w:lineRule="auto"/>
              <w:jc w:val="center"/>
              <w:rPr>
                <w:rFonts w:ascii="Times New Roman" w:hAnsi="Times New Roman" w:cs="Times New Roman"/>
                <w:b/>
                <w:bCs/>
                <w:sz w:val="24"/>
                <w:szCs w:val="24"/>
              </w:rPr>
            </w:pPr>
          </w:p>
        </w:tc>
        <w:tc>
          <w:tcPr>
            <w:tcW w:w="3119" w:type="dxa"/>
          </w:tcPr>
          <w:p w14:paraId="4857327F" w14:textId="43564CC6" w:rsidR="007809B3" w:rsidRPr="00C37926" w:rsidRDefault="007809B3" w:rsidP="008B3B2D">
            <w:pPr>
              <w:spacing w:line="360" w:lineRule="auto"/>
              <w:jc w:val="both"/>
              <w:rPr>
                <w:rFonts w:ascii="Times New Roman" w:hAnsi="Times New Roman" w:cs="Times New Roman"/>
              </w:rPr>
            </w:pPr>
            <w:r w:rsidRPr="00454C87">
              <w:rPr>
                <w:rFonts w:ascii="Times New Roman" w:hAnsi="Times New Roman" w:cs="Times New Roman"/>
              </w:rPr>
              <w:t>Decisión: Un rombo, representa un punto de decisión basado en una condición</w:t>
            </w:r>
            <w:r w:rsidR="008F3B61">
              <w:rPr>
                <w:rFonts w:ascii="Times New Roman" w:hAnsi="Times New Roman" w:cs="Times New Roman"/>
              </w:rPr>
              <w:t>.</w:t>
            </w:r>
          </w:p>
        </w:tc>
        <w:tc>
          <w:tcPr>
            <w:tcW w:w="3634" w:type="dxa"/>
          </w:tcPr>
          <w:p w14:paraId="54391185" w14:textId="77777777" w:rsidR="007809B3" w:rsidRDefault="007809B3" w:rsidP="008B3B2D">
            <w:pPr>
              <w:spacing w:line="360" w:lineRule="auto"/>
              <w:jc w:val="center"/>
              <w:rPr>
                <w:noProof/>
              </w:rPr>
            </w:pPr>
          </w:p>
          <w:p w14:paraId="2C61FDEC" w14:textId="77777777" w:rsidR="007809B3" w:rsidRPr="00DA2B31" w:rsidRDefault="007809B3" w:rsidP="008B3B2D">
            <w:pPr>
              <w:spacing w:line="360" w:lineRule="auto"/>
              <w:jc w:val="center"/>
              <w:rPr>
                <w:noProof/>
              </w:rPr>
            </w:pPr>
            <w:r w:rsidRPr="00693DF2">
              <w:rPr>
                <w:noProof/>
              </w:rPr>
              <w:drawing>
                <wp:inline distT="0" distB="0" distL="0" distR="0" wp14:anchorId="5BEB46F0" wp14:editId="6C0D4565">
                  <wp:extent cx="849552" cy="718262"/>
                  <wp:effectExtent l="0" t="0" r="8255" b="5715"/>
                  <wp:docPr id="1240960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60829" name=""/>
                          <pic:cNvPicPr/>
                        </pic:nvPicPr>
                        <pic:blipFill rotWithShape="1">
                          <a:blip r:embed="rId25"/>
                          <a:srcRect l="21069" t="16213"/>
                          <a:stretch/>
                        </pic:blipFill>
                        <pic:spPr bwMode="auto">
                          <a:xfrm>
                            <a:off x="0" y="0"/>
                            <a:ext cx="849671" cy="718363"/>
                          </a:xfrm>
                          <a:prstGeom prst="rect">
                            <a:avLst/>
                          </a:prstGeom>
                          <a:ln>
                            <a:noFill/>
                          </a:ln>
                          <a:extLst>
                            <a:ext uri="{53640926-AAD7-44D8-BBD7-CCE9431645EC}">
                              <a14:shadowObscured xmlns:a14="http://schemas.microsoft.com/office/drawing/2010/main"/>
                            </a:ext>
                          </a:extLst>
                        </pic:spPr>
                      </pic:pic>
                    </a:graphicData>
                  </a:graphic>
                </wp:inline>
              </w:drawing>
            </w:r>
          </w:p>
        </w:tc>
      </w:tr>
      <w:tr w:rsidR="007809B3" w14:paraId="4401DF17" w14:textId="77777777" w:rsidTr="008B3B2D">
        <w:tc>
          <w:tcPr>
            <w:tcW w:w="2263" w:type="dxa"/>
            <w:vMerge w:val="restart"/>
            <w:vAlign w:val="center"/>
          </w:tcPr>
          <w:p w14:paraId="17C2F67E" w14:textId="77777777" w:rsidR="007809B3" w:rsidRPr="000154B9" w:rsidRDefault="007809B3" w:rsidP="008B3B2D">
            <w:pPr>
              <w:spacing w:line="360" w:lineRule="auto"/>
              <w:jc w:val="center"/>
              <w:rPr>
                <w:rFonts w:ascii="Times New Roman" w:hAnsi="Times New Roman" w:cs="Times New Roman"/>
                <w:b/>
                <w:bCs/>
                <w:sz w:val="24"/>
                <w:szCs w:val="24"/>
              </w:rPr>
            </w:pPr>
            <w:r w:rsidRPr="00AD0001">
              <w:rPr>
                <w:rFonts w:ascii="Times New Roman" w:hAnsi="Times New Roman" w:cs="Times New Roman"/>
                <w:b/>
                <w:bCs/>
              </w:rPr>
              <w:t>Estructuras Avanzadas</w:t>
            </w:r>
          </w:p>
        </w:tc>
        <w:tc>
          <w:tcPr>
            <w:tcW w:w="3119" w:type="dxa"/>
          </w:tcPr>
          <w:p w14:paraId="2D76ED1B" w14:textId="77777777" w:rsidR="007809B3" w:rsidRPr="00C37926" w:rsidRDefault="007809B3" w:rsidP="008B3B2D">
            <w:pPr>
              <w:spacing w:line="360" w:lineRule="auto"/>
              <w:jc w:val="both"/>
              <w:rPr>
                <w:rFonts w:ascii="Times New Roman" w:hAnsi="Times New Roman" w:cs="Times New Roman"/>
              </w:rPr>
            </w:pPr>
            <w:r w:rsidRPr="003C2885">
              <w:rPr>
                <w:rFonts w:ascii="Times New Roman" w:hAnsi="Times New Roman" w:cs="Times New Roman"/>
              </w:rPr>
              <w:t>Nodo de bifurcación (Fork): Una barra de sincronización que divide un flujo en múltiples flujos concurrentes.</w:t>
            </w:r>
          </w:p>
        </w:tc>
        <w:tc>
          <w:tcPr>
            <w:tcW w:w="3634" w:type="dxa"/>
          </w:tcPr>
          <w:p w14:paraId="4672FA87" w14:textId="77777777" w:rsidR="007809B3" w:rsidRPr="00DA2B31" w:rsidRDefault="007809B3" w:rsidP="008B3B2D">
            <w:pPr>
              <w:spacing w:line="360" w:lineRule="auto"/>
              <w:jc w:val="center"/>
              <w:rPr>
                <w:noProof/>
              </w:rPr>
            </w:pPr>
            <w:r w:rsidRPr="007F47AE">
              <w:rPr>
                <w:noProof/>
              </w:rPr>
              <w:drawing>
                <wp:inline distT="0" distB="0" distL="0" distR="0" wp14:anchorId="542C1639" wp14:editId="3A5D5D27">
                  <wp:extent cx="1170432" cy="1461555"/>
                  <wp:effectExtent l="0" t="0" r="0" b="5715"/>
                  <wp:docPr id="7822769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76958" name=""/>
                          <pic:cNvPicPr/>
                        </pic:nvPicPr>
                        <pic:blipFill>
                          <a:blip r:embed="rId26"/>
                          <a:stretch>
                            <a:fillRect/>
                          </a:stretch>
                        </pic:blipFill>
                        <pic:spPr>
                          <a:xfrm>
                            <a:off x="0" y="0"/>
                            <a:ext cx="1178630" cy="1471792"/>
                          </a:xfrm>
                          <a:prstGeom prst="rect">
                            <a:avLst/>
                          </a:prstGeom>
                        </pic:spPr>
                      </pic:pic>
                    </a:graphicData>
                  </a:graphic>
                </wp:inline>
              </w:drawing>
            </w:r>
          </w:p>
        </w:tc>
      </w:tr>
      <w:tr w:rsidR="007809B3" w14:paraId="35AF3CD5" w14:textId="77777777" w:rsidTr="008B3B2D">
        <w:tc>
          <w:tcPr>
            <w:tcW w:w="2263" w:type="dxa"/>
            <w:vMerge/>
          </w:tcPr>
          <w:p w14:paraId="16D84B3A" w14:textId="77777777" w:rsidR="007809B3" w:rsidRPr="000154B9" w:rsidRDefault="007809B3" w:rsidP="008B3B2D">
            <w:pPr>
              <w:spacing w:line="360" w:lineRule="auto"/>
              <w:jc w:val="center"/>
              <w:rPr>
                <w:rFonts w:ascii="Times New Roman" w:hAnsi="Times New Roman" w:cs="Times New Roman"/>
                <w:b/>
                <w:bCs/>
                <w:sz w:val="24"/>
                <w:szCs w:val="24"/>
              </w:rPr>
            </w:pPr>
          </w:p>
        </w:tc>
        <w:tc>
          <w:tcPr>
            <w:tcW w:w="3119" w:type="dxa"/>
          </w:tcPr>
          <w:p w14:paraId="02CAA9B2" w14:textId="77777777" w:rsidR="007809B3" w:rsidRPr="00C37926" w:rsidRDefault="007809B3" w:rsidP="008B3B2D">
            <w:pPr>
              <w:spacing w:line="360" w:lineRule="auto"/>
              <w:jc w:val="both"/>
              <w:rPr>
                <w:rFonts w:ascii="Times New Roman" w:hAnsi="Times New Roman" w:cs="Times New Roman"/>
              </w:rPr>
            </w:pPr>
            <w:r w:rsidRPr="003C2885">
              <w:rPr>
                <w:rFonts w:ascii="Times New Roman" w:hAnsi="Times New Roman" w:cs="Times New Roman"/>
              </w:rPr>
              <w:t>Nodo de unión (Join): Similar a la bifurcación pero inversa; une varios flujos concurrentes en uno solo.</w:t>
            </w:r>
          </w:p>
        </w:tc>
        <w:tc>
          <w:tcPr>
            <w:tcW w:w="3634" w:type="dxa"/>
          </w:tcPr>
          <w:p w14:paraId="33DCB8ED" w14:textId="77777777" w:rsidR="007809B3" w:rsidRPr="00DA2B31" w:rsidRDefault="007809B3" w:rsidP="008B3B2D">
            <w:pPr>
              <w:spacing w:line="360" w:lineRule="auto"/>
              <w:jc w:val="center"/>
              <w:rPr>
                <w:noProof/>
              </w:rPr>
            </w:pPr>
            <w:r w:rsidRPr="00BC5878">
              <w:rPr>
                <w:noProof/>
              </w:rPr>
              <w:drawing>
                <wp:inline distT="0" distB="0" distL="0" distR="0" wp14:anchorId="2ACB6FD8" wp14:editId="598E80AB">
                  <wp:extent cx="1138657" cy="1644727"/>
                  <wp:effectExtent l="0" t="0" r="4445" b="0"/>
                  <wp:docPr id="823771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71128" name=""/>
                          <pic:cNvPicPr/>
                        </pic:nvPicPr>
                        <pic:blipFill>
                          <a:blip r:embed="rId27"/>
                          <a:stretch>
                            <a:fillRect/>
                          </a:stretch>
                        </pic:blipFill>
                        <pic:spPr>
                          <a:xfrm>
                            <a:off x="0" y="0"/>
                            <a:ext cx="1150942" cy="1662472"/>
                          </a:xfrm>
                          <a:prstGeom prst="rect">
                            <a:avLst/>
                          </a:prstGeom>
                        </pic:spPr>
                      </pic:pic>
                    </a:graphicData>
                  </a:graphic>
                </wp:inline>
              </w:drawing>
            </w:r>
          </w:p>
        </w:tc>
      </w:tr>
      <w:tr w:rsidR="007809B3" w14:paraId="4CEF75DE" w14:textId="77777777" w:rsidTr="008B3B2D">
        <w:tc>
          <w:tcPr>
            <w:tcW w:w="2263" w:type="dxa"/>
          </w:tcPr>
          <w:p w14:paraId="1EBD94F7" w14:textId="77777777" w:rsidR="007809B3" w:rsidRPr="000154B9" w:rsidRDefault="007809B3" w:rsidP="008B3B2D">
            <w:pPr>
              <w:spacing w:line="360" w:lineRule="auto"/>
              <w:jc w:val="center"/>
              <w:rPr>
                <w:rFonts w:ascii="Times New Roman" w:hAnsi="Times New Roman" w:cs="Times New Roman"/>
                <w:b/>
                <w:bCs/>
                <w:sz w:val="24"/>
                <w:szCs w:val="24"/>
              </w:rPr>
            </w:pPr>
            <w:r w:rsidRPr="00AD0001">
              <w:rPr>
                <w:rFonts w:ascii="Times New Roman" w:hAnsi="Times New Roman" w:cs="Times New Roman"/>
                <w:b/>
                <w:bCs/>
              </w:rPr>
              <w:lastRenderedPageBreak/>
              <w:t>Objetos</w:t>
            </w:r>
          </w:p>
        </w:tc>
        <w:tc>
          <w:tcPr>
            <w:tcW w:w="3119" w:type="dxa"/>
          </w:tcPr>
          <w:p w14:paraId="6A089C8C" w14:textId="77777777" w:rsidR="007809B3" w:rsidRPr="00C37926" w:rsidRDefault="007809B3" w:rsidP="008B3B2D">
            <w:pPr>
              <w:spacing w:line="360" w:lineRule="auto"/>
              <w:jc w:val="both"/>
              <w:rPr>
                <w:rFonts w:ascii="Times New Roman" w:hAnsi="Times New Roman" w:cs="Times New Roman"/>
              </w:rPr>
            </w:pPr>
            <w:r w:rsidRPr="00267EDD">
              <w:rPr>
                <w:rFonts w:ascii="Times New Roman" w:hAnsi="Times New Roman" w:cs="Times New Roman"/>
              </w:rPr>
              <w:t>Objetos: Representados por rectángulos, muestran los datos o entidades utilizadas o modificadas por las actividades.</w:t>
            </w:r>
          </w:p>
        </w:tc>
        <w:tc>
          <w:tcPr>
            <w:tcW w:w="3634" w:type="dxa"/>
          </w:tcPr>
          <w:p w14:paraId="676A9860" w14:textId="77777777" w:rsidR="007809B3" w:rsidRDefault="007809B3" w:rsidP="008B3B2D">
            <w:pPr>
              <w:spacing w:line="360" w:lineRule="auto"/>
              <w:jc w:val="center"/>
              <w:rPr>
                <w:noProof/>
              </w:rPr>
            </w:pPr>
          </w:p>
          <w:p w14:paraId="7F647BD4" w14:textId="77777777" w:rsidR="007809B3" w:rsidRPr="00DA2B31" w:rsidRDefault="007809B3" w:rsidP="008B3B2D">
            <w:pPr>
              <w:spacing w:line="360" w:lineRule="auto"/>
              <w:jc w:val="center"/>
              <w:rPr>
                <w:noProof/>
              </w:rPr>
            </w:pPr>
            <w:r w:rsidRPr="00267EDD">
              <w:rPr>
                <w:noProof/>
              </w:rPr>
              <w:drawing>
                <wp:inline distT="0" distB="0" distL="0" distR="0" wp14:anchorId="4AEAF9BC" wp14:editId="337B846E">
                  <wp:extent cx="1182370" cy="511672"/>
                  <wp:effectExtent l="0" t="0" r="0" b="3175"/>
                  <wp:docPr id="14935138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13885" name=""/>
                          <pic:cNvPicPr/>
                        </pic:nvPicPr>
                        <pic:blipFill rotWithShape="1">
                          <a:blip r:embed="rId28"/>
                          <a:srcRect l="8654" t="8914" r="3838" b="13152"/>
                          <a:stretch/>
                        </pic:blipFill>
                        <pic:spPr bwMode="auto">
                          <a:xfrm>
                            <a:off x="0" y="0"/>
                            <a:ext cx="1183763" cy="512275"/>
                          </a:xfrm>
                          <a:prstGeom prst="rect">
                            <a:avLst/>
                          </a:prstGeom>
                          <a:ln>
                            <a:noFill/>
                          </a:ln>
                          <a:extLst>
                            <a:ext uri="{53640926-AAD7-44D8-BBD7-CCE9431645EC}">
                              <a14:shadowObscured xmlns:a14="http://schemas.microsoft.com/office/drawing/2010/main"/>
                            </a:ext>
                          </a:extLst>
                        </pic:spPr>
                      </pic:pic>
                    </a:graphicData>
                  </a:graphic>
                </wp:inline>
              </w:drawing>
            </w:r>
          </w:p>
        </w:tc>
      </w:tr>
      <w:tr w:rsidR="007809B3" w14:paraId="65DE4428" w14:textId="77777777" w:rsidTr="008B3B2D">
        <w:tc>
          <w:tcPr>
            <w:tcW w:w="2263" w:type="dxa"/>
          </w:tcPr>
          <w:p w14:paraId="1989973F" w14:textId="77777777" w:rsidR="007809B3" w:rsidRDefault="007809B3" w:rsidP="008B3B2D">
            <w:pPr>
              <w:spacing w:line="360" w:lineRule="auto"/>
              <w:jc w:val="center"/>
              <w:rPr>
                <w:rFonts w:ascii="Times New Roman" w:hAnsi="Times New Roman" w:cs="Times New Roman"/>
                <w:b/>
                <w:bCs/>
              </w:rPr>
            </w:pPr>
            <w:r w:rsidRPr="00AD0001">
              <w:rPr>
                <w:rFonts w:ascii="Times New Roman" w:hAnsi="Times New Roman" w:cs="Times New Roman"/>
                <w:b/>
                <w:bCs/>
              </w:rPr>
              <w:t>Particiones (Swimlanes)</w:t>
            </w:r>
          </w:p>
          <w:p w14:paraId="4E7C1E4F" w14:textId="77777777" w:rsidR="007809B3" w:rsidRPr="000154B9" w:rsidRDefault="007809B3" w:rsidP="008B3B2D">
            <w:pPr>
              <w:spacing w:line="360" w:lineRule="auto"/>
              <w:jc w:val="center"/>
              <w:rPr>
                <w:rFonts w:ascii="Times New Roman" w:hAnsi="Times New Roman" w:cs="Times New Roman"/>
                <w:b/>
                <w:bCs/>
                <w:sz w:val="24"/>
                <w:szCs w:val="24"/>
              </w:rPr>
            </w:pPr>
          </w:p>
        </w:tc>
        <w:tc>
          <w:tcPr>
            <w:tcW w:w="3119" w:type="dxa"/>
          </w:tcPr>
          <w:p w14:paraId="0AA38F0D" w14:textId="77777777" w:rsidR="007809B3" w:rsidRPr="00C37926" w:rsidRDefault="007809B3" w:rsidP="008B3B2D">
            <w:pPr>
              <w:spacing w:line="360" w:lineRule="auto"/>
              <w:jc w:val="both"/>
              <w:rPr>
                <w:rFonts w:ascii="Times New Roman" w:hAnsi="Times New Roman" w:cs="Times New Roman"/>
              </w:rPr>
            </w:pPr>
            <w:r w:rsidRPr="00BA423D">
              <w:rPr>
                <w:rFonts w:ascii="Times New Roman" w:hAnsi="Times New Roman" w:cs="Times New Roman"/>
              </w:rPr>
              <w:t>Líneas verticales u horizontales que dividen el diagrama en secciones, representando diferentes responsabilidades o roles en el proceso modelado.</w:t>
            </w:r>
          </w:p>
        </w:tc>
        <w:tc>
          <w:tcPr>
            <w:tcW w:w="3634" w:type="dxa"/>
          </w:tcPr>
          <w:p w14:paraId="3FB38ABD" w14:textId="77777777" w:rsidR="007809B3" w:rsidRPr="00DA2B31" w:rsidRDefault="007809B3" w:rsidP="008B3B2D">
            <w:pPr>
              <w:spacing w:line="360" w:lineRule="auto"/>
              <w:jc w:val="center"/>
              <w:rPr>
                <w:noProof/>
              </w:rPr>
            </w:pPr>
            <w:r w:rsidRPr="00BA423D">
              <w:rPr>
                <w:noProof/>
              </w:rPr>
              <w:drawing>
                <wp:inline distT="0" distB="0" distL="0" distR="0" wp14:anchorId="24942F5A" wp14:editId="63E95CCB">
                  <wp:extent cx="1579956" cy="1602527"/>
                  <wp:effectExtent l="0" t="0" r="1270" b="0"/>
                  <wp:docPr id="9052103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10384" name=""/>
                          <pic:cNvPicPr/>
                        </pic:nvPicPr>
                        <pic:blipFill>
                          <a:blip r:embed="rId29"/>
                          <a:stretch>
                            <a:fillRect/>
                          </a:stretch>
                        </pic:blipFill>
                        <pic:spPr>
                          <a:xfrm>
                            <a:off x="0" y="0"/>
                            <a:ext cx="1592111" cy="1614855"/>
                          </a:xfrm>
                          <a:prstGeom prst="rect">
                            <a:avLst/>
                          </a:prstGeom>
                        </pic:spPr>
                      </pic:pic>
                    </a:graphicData>
                  </a:graphic>
                </wp:inline>
              </w:drawing>
            </w:r>
          </w:p>
        </w:tc>
      </w:tr>
    </w:tbl>
    <w:p w14:paraId="48DCA907" w14:textId="77777777" w:rsidR="007809B3" w:rsidRDefault="007809B3" w:rsidP="00352CC1">
      <w:pPr>
        <w:spacing w:line="360" w:lineRule="auto"/>
        <w:jc w:val="both"/>
        <w:rPr>
          <w:rFonts w:ascii="Times New Roman" w:hAnsi="Times New Roman" w:cs="Times New Roman"/>
          <w:b/>
          <w:bCs/>
          <w:sz w:val="24"/>
          <w:szCs w:val="24"/>
        </w:rPr>
      </w:pPr>
    </w:p>
    <w:p w14:paraId="4C4904C2" w14:textId="77777777" w:rsidR="007809B3" w:rsidRDefault="007809B3" w:rsidP="00A10032">
      <w:pPr>
        <w:pStyle w:val="Ttulo2"/>
        <w:spacing w:line="360" w:lineRule="auto"/>
      </w:pPr>
      <w:bookmarkStart w:id="19" w:name="_Toc159708264"/>
      <w:r>
        <w:t>Ejemplos de notaciones</w:t>
      </w:r>
      <w:bookmarkEnd w:id="19"/>
    </w:p>
    <w:p w14:paraId="7A0718E0" w14:textId="77777777" w:rsidR="00A10032" w:rsidRDefault="007809B3" w:rsidP="00A10032">
      <w:pPr>
        <w:pStyle w:val="Ttulo3"/>
        <w:spacing w:line="360" w:lineRule="auto"/>
      </w:pPr>
      <w:bookmarkStart w:id="20" w:name="_Toc159708265"/>
      <w:r>
        <w:t>Diagrama de clases</w:t>
      </w:r>
      <w:bookmarkEnd w:id="20"/>
    </w:p>
    <w:p w14:paraId="1131BF90" w14:textId="2E8D33C0" w:rsidR="00365F29" w:rsidRDefault="007809B3" w:rsidP="00A10032">
      <w:pPr>
        <w:pStyle w:val="Ttulo3"/>
        <w:numPr>
          <w:ilvl w:val="0"/>
          <w:numId w:val="14"/>
        </w:numPr>
        <w:spacing w:line="360" w:lineRule="auto"/>
      </w:pPr>
      <w:bookmarkStart w:id="21" w:name="_Toc159708266"/>
      <w:r>
        <w:t>Clases</w:t>
      </w:r>
      <w:bookmarkEnd w:id="21"/>
    </w:p>
    <w:p w14:paraId="5F0F2F76" w14:textId="096F62E6" w:rsidR="00365F29" w:rsidRDefault="00365F29" w:rsidP="00A10032">
      <w:pPr>
        <w:spacing w:line="360" w:lineRule="auto"/>
        <w:jc w:val="both"/>
        <w:rPr>
          <w:rFonts w:ascii="Times New Roman" w:hAnsi="Times New Roman" w:cs="Times New Roman"/>
          <w:sz w:val="24"/>
          <w:szCs w:val="24"/>
        </w:rPr>
      </w:pPr>
      <w:r w:rsidRPr="00365F29">
        <w:rPr>
          <w:rFonts w:ascii="Times New Roman" w:hAnsi="Times New Roman" w:cs="Times New Roman"/>
          <w:sz w:val="24"/>
          <w:szCs w:val="24"/>
        </w:rPr>
        <w:t>La parte superior contiene el nombre de la clase, la sección media enumera los atributos o propiedades, y la sección inferior muestra los métodos o funciones de la clase. Las clases abstractas pueden indicarse con el nombre en cursiva.</w:t>
      </w:r>
    </w:p>
    <w:p w14:paraId="32A55CEC" w14:textId="77777777" w:rsidR="00B4173C" w:rsidRDefault="005D76BA" w:rsidP="00B4173C">
      <w:pPr>
        <w:keepNext/>
        <w:spacing w:line="360" w:lineRule="auto"/>
        <w:jc w:val="center"/>
      </w:pPr>
      <w:r w:rsidRPr="005D76BA">
        <w:rPr>
          <w:rFonts w:ascii="Times New Roman" w:hAnsi="Times New Roman" w:cs="Times New Roman"/>
          <w:b/>
          <w:bCs/>
          <w:noProof/>
          <w:sz w:val="24"/>
          <w:szCs w:val="24"/>
        </w:rPr>
        <w:drawing>
          <wp:inline distT="0" distB="0" distL="0" distR="0" wp14:anchorId="38E6CAF2" wp14:editId="09046682">
            <wp:extent cx="1247949" cy="1009791"/>
            <wp:effectExtent l="0" t="0" r="9525" b="0"/>
            <wp:docPr id="164682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672" name=""/>
                    <pic:cNvPicPr/>
                  </pic:nvPicPr>
                  <pic:blipFill>
                    <a:blip r:embed="rId30"/>
                    <a:stretch>
                      <a:fillRect/>
                    </a:stretch>
                  </pic:blipFill>
                  <pic:spPr>
                    <a:xfrm>
                      <a:off x="0" y="0"/>
                      <a:ext cx="1247949" cy="1009791"/>
                    </a:xfrm>
                    <a:prstGeom prst="rect">
                      <a:avLst/>
                    </a:prstGeom>
                  </pic:spPr>
                </pic:pic>
              </a:graphicData>
            </a:graphic>
          </wp:inline>
        </w:drawing>
      </w:r>
    </w:p>
    <w:p w14:paraId="6FEE02A9" w14:textId="41E38344" w:rsidR="00B4173C" w:rsidRDefault="00B4173C" w:rsidP="00586ABA">
      <w:pPr>
        <w:pStyle w:val="Descripcin"/>
        <w:spacing w:after="0"/>
        <w:jc w:val="center"/>
      </w:pPr>
      <w:bookmarkStart w:id="22" w:name="_Toc159628284"/>
      <w:bookmarkStart w:id="23" w:name="_Toc159628368"/>
      <w:bookmarkStart w:id="24" w:name="_Toc159708673"/>
      <w:r>
        <w:t xml:space="preserve">Ilustración </w:t>
      </w:r>
      <w:r>
        <w:fldChar w:fldCharType="begin"/>
      </w:r>
      <w:r>
        <w:instrText xml:space="preserve"> SEQ Ilustración \* ARABIC </w:instrText>
      </w:r>
      <w:r>
        <w:fldChar w:fldCharType="separate"/>
      </w:r>
      <w:r w:rsidR="00231346">
        <w:rPr>
          <w:noProof/>
        </w:rPr>
        <w:t>1</w:t>
      </w:r>
      <w:r>
        <w:fldChar w:fldCharType="end"/>
      </w:r>
      <w:r>
        <w:t xml:space="preserve"> Clases</w:t>
      </w:r>
      <w:bookmarkEnd w:id="22"/>
      <w:bookmarkEnd w:id="23"/>
      <w:bookmarkEnd w:id="24"/>
      <w:r>
        <w:t xml:space="preserve"> </w:t>
      </w:r>
    </w:p>
    <w:p w14:paraId="4B42F623" w14:textId="1788A350" w:rsidR="00365F29" w:rsidRDefault="00B4173C" w:rsidP="00586ABA">
      <w:pPr>
        <w:pStyle w:val="Descripcin"/>
        <w:spacing w:after="0"/>
        <w:jc w:val="center"/>
        <w:rPr>
          <w:rFonts w:ascii="Times New Roman" w:hAnsi="Times New Roman" w:cs="Times New Roman"/>
          <w:b/>
          <w:bCs/>
          <w:sz w:val="24"/>
          <w:szCs w:val="24"/>
        </w:rPr>
      </w:pPr>
      <w:r>
        <w:t>Realizado por LETURNE PLUAS JHON BYRON &amp; CHICA VALFRE VALESKA SOFIA</w:t>
      </w:r>
    </w:p>
    <w:p w14:paraId="27FBF342" w14:textId="114873BE" w:rsidR="005D76BA" w:rsidRPr="00A10032" w:rsidRDefault="005D76BA" w:rsidP="00A10032">
      <w:pPr>
        <w:pStyle w:val="Prrafodelista"/>
        <w:numPr>
          <w:ilvl w:val="0"/>
          <w:numId w:val="14"/>
        </w:numPr>
        <w:spacing w:line="360" w:lineRule="auto"/>
        <w:rPr>
          <w:rFonts w:ascii="Times New Roman" w:hAnsi="Times New Roman" w:cs="Times New Roman"/>
          <w:b/>
          <w:bCs/>
          <w:sz w:val="24"/>
          <w:szCs w:val="24"/>
        </w:rPr>
      </w:pPr>
      <w:r w:rsidRPr="00A10032">
        <w:rPr>
          <w:rFonts w:ascii="Times New Roman" w:hAnsi="Times New Roman" w:cs="Times New Roman"/>
          <w:b/>
          <w:bCs/>
          <w:sz w:val="24"/>
          <w:szCs w:val="24"/>
        </w:rPr>
        <w:t>Relaciones</w:t>
      </w:r>
    </w:p>
    <w:p w14:paraId="73BC2C45" w14:textId="1E9A6253" w:rsidR="005D76BA" w:rsidRDefault="005D76BA" w:rsidP="001D0C61">
      <w:pPr>
        <w:spacing w:line="360" w:lineRule="auto"/>
        <w:jc w:val="both"/>
        <w:rPr>
          <w:rFonts w:ascii="Times New Roman" w:hAnsi="Times New Roman" w:cs="Times New Roman"/>
          <w:sz w:val="24"/>
          <w:szCs w:val="24"/>
        </w:rPr>
      </w:pPr>
      <w:r w:rsidRPr="004D30E1">
        <w:rPr>
          <w:rFonts w:ascii="Times New Roman" w:hAnsi="Times New Roman" w:cs="Times New Roman"/>
          <w:sz w:val="24"/>
          <w:szCs w:val="24"/>
        </w:rPr>
        <w:t>Asociación</w:t>
      </w:r>
      <w:r w:rsidR="005320BA">
        <w:rPr>
          <w:rFonts w:ascii="Times New Roman" w:hAnsi="Times New Roman" w:cs="Times New Roman"/>
          <w:sz w:val="24"/>
          <w:szCs w:val="24"/>
        </w:rPr>
        <w:t xml:space="preserve">: </w:t>
      </w:r>
      <w:r w:rsidRPr="005D76BA">
        <w:rPr>
          <w:rFonts w:ascii="Times New Roman" w:hAnsi="Times New Roman" w:cs="Times New Roman"/>
          <w:sz w:val="24"/>
          <w:szCs w:val="24"/>
        </w:rPr>
        <w:t>Representada por una línea simple que conecta dos clases, indica que existe una relación entre ellas, con opcionalmente flechas en uno o ambos extremos para mostrar la dirección de la relación y etiquetas para indicar los roles y la multiplicidad (por ejemplo, 1.. para indicar "uno a muchos").</w:t>
      </w:r>
    </w:p>
    <w:p w14:paraId="482F483C" w14:textId="77777777" w:rsidR="00B4173C" w:rsidRDefault="002650FF" w:rsidP="00B4173C">
      <w:pPr>
        <w:keepNext/>
        <w:spacing w:line="360" w:lineRule="auto"/>
        <w:jc w:val="center"/>
      </w:pPr>
      <w:r w:rsidRPr="002650FF">
        <w:rPr>
          <w:rFonts w:ascii="Times New Roman" w:hAnsi="Times New Roman" w:cs="Times New Roman"/>
          <w:noProof/>
          <w:sz w:val="24"/>
          <w:szCs w:val="24"/>
        </w:rPr>
        <w:drawing>
          <wp:inline distT="0" distB="0" distL="0" distR="0" wp14:anchorId="47D4204B" wp14:editId="2BDD59B3">
            <wp:extent cx="2724149" cy="713963"/>
            <wp:effectExtent l="0" t="0" r="635" b="0"/>
            <wp:docPr id="1710934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3491" name=""/>
                    <pic:cNvPicPr/>
                  </pic:nvPicPr>
                  <pic:blipFill>
                    <a:blip r:embed="rId31"/>
                    <a:stretch>
                      <a:fillRect/>
                    </a:stretch>
                  </pic:blipFill>
                  <pic:spPr>
                    <a:xfrm>
                      <a:off x="0" y="0"/>
                      <a:ext cx="2766412" cy="725039"/>
                    </a:xfrm>
                    <a:prstGeom prst="rect">
                      <a:avLst/>
                    </a:prstGeom>
                  </pic:spPr>
                </pic:pic>
              </a:graphicData>
            </a:graphic>
          </wp:inline>
        </w:drawing>
      </w:r>
    </w:p>
    <w:p w14:paraId="6DD89629" w14:textId="7CE043A2" w:rsidR="00B4173C" w:rsidRDefault="00B4173C" w:rsidP="00A10032">
      <w:pPr>
        <w:pStyle w:val="Descripcin"/>
        <w:jc w:val="center"/>
      </w:pPr>
      <w:bookmarkStart w:id="25" w:name="_Toc159628285"/>
      <w:bookmarkStart w:id="26" w:name="_Toc159628369"/>
      <w:bookmarkStart w:id="27" w:name="_Toc159708674"/>
      <w:r>
        <w:t xml:space="preserve">Ilustración </w:t>
      </w:r>
      <w:r>
        <w:fldChar w:fldCharType="begin"/>
      </w:r>
      <w:r>
        <w:instrText xml:space="preserve"> SEQ Ilustración \* ARABIC </w:instrText>
      </w:r>
      <w:r>
        <w:fldChar w:fldCharType="separate"/>
      </w:r>
      <w:r w:rsidR="00231346">
        <w:rPr>
          <w:noProof/>
        </w:rPr>
        <w:t>2</w:t>
      </w:r>
      <w:r>
        <w:fldChar w:fldCharType="end"/>
      </w:r>
      <w:r>
        <w:t xml:space="preserve"> Relaciones: Asociación</w:t>
      </w:r>
      <w:bookmarkEnd w:id="25"/>
      <w:bookmarkEnd w:id="26"/>
      <w:bookmarkEnd w:id="27"/>
    </w:p>
    <w:p w14:paraId="2047E5FE" w14:textId="09FA9952" w:rsidR="005D76BA" w:rsidRDefault="00B4173C" w:rsidP="00A10032">
      <w:pPr>
        <w:pStyle w:val="Descripcin"/>
        <w:jc w:val="center"/>
        <w:rPr>
          <w:rFonts w:ascii="Times New Roman" w:hAnsi="Times New Roman" w:cs="Times New Roman"/>
          <w:sz w:val="24"/>
          <w:szCs w:val="24"/>
        </w:rPr>
      </w:pPr>
      <w:r>
        <w:lastRenderedPageBreak/>
        <w:t xml:space="preserve"> </w:t>
      </w:r>
      <w:r w:rsidRPr="00944FA1">
        <w:t>Realizado por LETURNE PLUAS JHON BYRON &amp; CHICA VALFRE VALESKA SOFIA</w:t>
      </w:r>
    </w:p>
    <w:p w14:paraId="39CAA01D" w14:textId="57160096" w:rsidR="002650FF" w:rsidRDefault="004D30E1" w:rsidP="001D0C61">
      <w:pPr>
        <w:spacing w:line="360" w:lineRule="auto"/>
        <w:jc w:val="both"/>
        <w:rPr>
          <w:rFonts w:ascii="Times New Roman" w:hAnsi="Times New Roman" w:cs="Times New Roman"/>
          <w:sz w:val="24"/>
          <w:szCs w:val="24"/>
        </w:rPr>
      </w:pPr>
      <w:r w:rsidRPr="00A10032">
        <w:rPr>
          <w:rFonts w:ascii="Times New Roman" w:hAnsi="Times New Roman" w:cs="Times New Roman"/>
          <w:b/>
          <w:bCs/>
          <w:sz w:val="24"/>
          <w:szCs w:val="24"/>
        </w:rPr>
        <w:t>Agregación</w:t>
      </w:r>
      <w:r w:rsidR="005320BA" w:rsidRPr="00A10032">
        <w:rPr>
          <w:rFonts w:ascii="Times New Roman" w:hAnsi="Times New Roman" w:cs="Times New Roman"/>
          <w:b/>
          <w:bCs/>
          <w:sz w:val="24"/>
          <w:szCs w:val="24"/>
        </w:rPr>
        <w:t>:</w:t>
      </w:r>
      <w:r w:rsidR="005320BA">
        <w:rPr>
          <w:rFonts w:ascii="Times New Roman" w:hAnsi="Times New Roman" w:cs="Times New Roman"/>
          <w:sz w:val="24"/>
          <w:szCs w:val="24"/>
        </w:rPr>
        <w:t xml:space="preserve"> </w:t>
      </w:r>
      <w:r w:rsidRPr="004D30E1">
        <w:rPr>
          <w:rFonts w:ascii="Times New Roman" w:hAnsi="Times New Roman" w:cs="Times New Roman"/>
          <w:sz w:val="24"/>
          <w:szCs w:val="24"/>
        </w:rPr>
        <w:t>Simbolizada por una línea que termina en un diamante hueco en el lado de la clase contenedora, representa una relación "todo-parte" donde las partes pueden existir independientemente del todo.</w:t>
      </w:r>
    </w:p>
    <w:p w14:paraId="25ECCDB0" w14:textId="77777777" w:rsidR="00B4173C" w:rsidRDefault="004D30E1" w:rsidP="00B4173C">
      <w:pPr>
        <w:keepNext/>
        <w:spacing w:line="360" w:lineRule="auto"/>
        <w:jc w:val="center"/>
      </w:pPr>
      <w:r>
        <w:rPr>
          <w:noProof/>
        </w:rPr>
        <w:drawing>
          <wp:inline distT="0" distB="0" distL="0" distR="0" wp14:anchorId="74EB5C3B" wp14:editId="7756DF51">
            <wp:extent cx="4197861" cy="1259073"/>
            <wp:effectExtent l="0" t="0" r="0" b="0"/>
            <wp:docPr id="16238597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59702" name=""/>
                    <pic:cNvPicPr/>
                  </pic:nvPicPr>
                  <pic:blipFill rotWithShape="1">
                    <a:blip r:embed="rId32"/>
                    <a:srcRect t="13312" b="11959"/>
                    <a:stretch/>
                  </pic:blipFill>
                  <pic:spPr bwMode="auto">
                    <a:xfrm>
                      <a:off x="0" y="0"/>
                      <a:ext cx="4200000" cy="1259715"/>
                    </a:xfrm>
                    <a:prstGeom prst="rect">
                      <a:avLst/>
                    </a:prstGeom>
                    <a:ln>
                      <a:noFill/>
                    </a:ln>
                    <a:extLst>
                      <a:ext uri="{53640926-AAD7-44D8-BBD7-CCE9431645EC}">
                        <a14:shadowObscured xmlns:a14="http://schemas.microsoft.com/office/drawing/2010/main"/>
                      </a:ext>
                    </a:extLst>
                  </pic:spPr>
                </pic:pic>
              </a:graphicData>
            </a:graphic>
          </wp:inline>
        </w:drawing>
      </w:r>
    </w:p>
    <w:p w14:paraId="6981B380" w14:textId="5F1C0A07" w:rsidR="00B4173C" w:rsidRDefault="00B4173C" w:rsidP="00A10032">
      <w:pPr>
        <w:pStyle w:val="Descripcin"/>
        <w:spacing w:after="0"/>
        <w:jc w:val="center"/>
      </w:pPr>
      <w:bookmarkStart w:id="28" w:name="_Toc159628286"/>
      <w:bookmarkStart w:id="29" w:name="_Toc159628370"/>
      <w:bookmarkStart w:id="30" w:name="_Toc159708675"/>
      <w:r>
        <w:t xml:space="preserve">Ilustración </w:t>
      </w:r>
      <w:r>
        <w:fldChar w:fldCharType="begin"/>
      </w:r>
      <w:r>
        <w:instrText xml:space="preserve"> SEQ Ilustración \* ARABIC </w:instrText>
      </w:r>
      <w:r>
        <w:fldChar w:fldCharType="separate"/>
      </w:r>
      <w:r w:rsidR="00231346">
        <w:rPr>
          <w:noProof/>
        </w:rPr>
        <w:t>3</w:t>
      </w:r>
      <w:r>
        <w:fldChar w:fldCharType="end"/>
      </w:r>
      <w:r>
        <w:t xml:space="preserve"> Relaciones: Agregación</w:t>
      </w:r>
      <w:bookmarkEnd w:id="28"/>
      <w:bookmarkEnd w:id="29"/>
      <w:bookmarkEnd w:id="30"/>
    </w:p>
    <w:p w14:paraId="33563A9D" w14:textId="50124F86" w:rsidR="004D30E1" w:rsidRDefault="00B4173C" w:rsidP="00A10032">
      <w:pPr>
        <w:pStyle w:val="Descripcin"/>
        <w:spacing w:after="0"/>
        <w:jc w:val="center"/>
      </w:pPr>
      <w:r>
        <w:t xml:space="preserve"> </w:t>
      </w:r>
      <w:r w:rsidRPr="00F85E93">
        <w:t>Realizado por LETURNE PLUAS JHON BYRON &amp; CHICA VALFRE VALESKA SOFIA</w:t>
      </w:r>
    </w:p>
    <w:p w14:paraId="49C87E42" w14:textId="77777777" w:rsidR="00A10032" w:rsidRPr="00A10032" w:rsidRDefault="00A10032" w:rsidP="00A10032"/>
    <w:p w14:paraId="7C358D06" w14:textId="2349B880" w:rsidR="004D30E1" w:rsidRDefault="005320BA" w:rsidP="001D0C61">
      <w:pPr>
        <w:spacing w:line="360" w:lineRule="auto"/>
        <w:jc w:val="both"/>
        <w:rPr>
          <w:rFonts w:ascii="Times New Roman" w:hAnsi="Times New Roman" w:cs="Times New Roman"/>
          <w:sz w:val="24"/>
          <w:szCs w:val="24"/>
        </w:rPr>
      </w:pPr>
      <w:r w:rsidRPr="00A10032">
        <w:rPr>
          <w:rFonts w:ascii="Times New Roman" w:hAnsi="Times New Roman" w:cs="Times New Roman"/>
          <w:b/>
          <w:bCs/>
          <w:sz w:val="24"/>
          <w:szCs w:val="24"/>
        </w:rPr>
        <w:t>Composición:</w:t>
      </w:r>
      <w:r>
        <w:rPr>
          <w:rFonts w:ascii="Times New Roman" w:hAnsi="Times New Roman" w:cs="Times New Roman"/>
          <w:sz w:val="24"/>
          <w:szCs w:val="24"/>
        </w:rPr>
        <w:t xml:space="preserve"> </w:t>
      </w:r>
      <w:r w:rsidRPr="005320BA">
        <w:rPr>
          <w:rFonts w:ascii="Times New Roman" w:hAnsi="Times New Roman" w:cs="Times New Roman"/>
          <w:sz w:val="24"/>
          <w:szCs w:val="24"/>
        </w:rPr>
        <w:t>Representada por una línea que termina en un diamante relleno en el lado de la clase contenedora, indica una relación "todo-parte" más fuerte que la agregación, donde las partes no pueden existir sin el todo.</w:t>
      </w:r>
    </w:p>
    <w:p w14:paraId="7675DE12" w14:textId="77777777" w:rsidR="00B4173C" w:rsidRDefault="00564D9A" w:rsidP="00B4173C">
      <w:pPr>
        <w:keepNext/>
        <w:spacing w:line="360" w:lineRule="auto"/>
        <w:jc w:val="center"/>
      </w:pPr>
      <w:r w:rsidRPr="00564D9A">
        <w:rPr>
          <w:rFonts w:ascii="Times New Roman" w:hAnsi="Times New Roman" w:cs="Times New Roman"/>
          <w:noProof/>
          <w:sz w:val="24"/>
          <w:szCs w:val="24"/>
        </w:rPr>
        <w:drawing>
          <wp:inline distT="0" distB="0" distL="0" distR="0" wp14:anchorId="73E2337C" wp14:editId="47DE149B">
            <wp:extent cx="3924848" cy="1333686"/>
            <wp:effectExtent l="0" t="0" r="0" b="0"/>
            <wp:docPr id="1061112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1207" name=""/>
                    <pic:cNvPicPr/>
                  </pic:nvPicPr>
                  <pic:blipFill>
                    <a:blip r:embed="rId33"/>
                    <a:stretch>
                      <a:fillRect/>
                    </a:stretch>
                  </pic:blipFill>
                  <pic:spPr>
                    <a:xfrm>
                      <a:off x="0" y="0"/>
                      <a:ext cx="3924848" cy="1333686"/>
                    </a:xfrm>
                    <a:prstGeom prst="rect">
                      <a:avLst/>
                    </a:prstGeom>
                  </pic:spPr>
                </pic:pic>
              </a:graphicData>
            </a:graphic>
          </wp:inline>
        </w:drawing>
      </w:r>
    </w:p>
    <w:p w14:paraId="2FF22DDA" w14:textId="6FE50880" w:rsidR="00B4173C" w:rsidRDefault="00B4173C" w:rsidP="00A10032">
      <w:pPr>
        <w:pStyle w:val="Descripcin"/>
        <w:spacing w:after="0"/>
        <w:jc w:val="center"/>
      </w:pPr>
      <w:bookmarkStart w:id="31" w:name="_Toc159628287"/>
      <w:bookmarkStart w:id="32" w:name="_Toc159628371"/>
      <w:bookmarkStart w:id="33" w:name="_Toc159708676"/>
      <w:r>
        <w:t xml:space="preserve">Ilustración </w:t>
      </w:r>
      <w:r>
        <w:fldChar w:fldCharType="begin"/>
      </w:r>
      <w:r>
        <w:instrText xml:space="preserve"> SEQ Ilustración \* ARABIC </w:instrText>
      </w:r>
      <w:r>
        <w:fldChar w:fldCharType="separate"/>
      </w:r>
      <w:r w:rsidR="00231346">
        <w:rPr>
          <w:noProof/>
        </w:rPr>
        <w:t>4</w:t>
      </w:r>
      <w:r>
        <w:fldChar w:fldCharType="end"/>
      </w:r>
      <w:r>
        <w:t xml:space="preserve"> Relaciones: Composición</w:t>
      </w:r>
      <w:bookmarkEnd w:id="31"/>
      <w:bookmarkEnd w:id="32"/>
      <w:bookmarkEnd w:id="33"/>
    </w:p>
    <w:p w14:paraId="1F58CA48" w14:textId="4A5B69AF" w:rsidR="005320BA" w:rsidRDefault="00B4173C" w:rsidP="00A10032">
      <w:pPr>
        <w:pStyle w:val="Descripcin"/>
        <w:spacing w:after="0"/>
        <w:jc w:val="center"/>
      </w:pPr>
      <w:r>
        <w:t xml:space="preserve"> </w:t>
      </w:r>
      <w:r w:rsidRPr="004F098F">
        <w:t>Realizado por LETURNE PLUAS JHON BYRON &amp; CHICA VALFRE VALESKA SOFIA</w:t>
      </w:r>
    </w:p>
    <w:p w14:paraId="316A6CAC" w14:textId="77777777" w:rsidR="00A10032" w:rsidRPr="00A10032" w:rsidRDefault="00A10032" w:rsidP="00A10032"/>
    <w:p w14:paraId="0CEA9700" w14:textId="2BFD1FC8" w:rsidR="00552772" w:rsidRDefault="00552772" w:rsidP="001D0C61">
      <w:pPr>
        <w:spacing w:line="360" w:lineRule="auto"/>
        <w:jc w:val="both"/>
        <w:rPr>
          <w:rFonts w:ascii="Times New Roman" w:hAnsi="Times New Roman" w:cs="Times New Roman"/>
          <w:sz w:val="24"/>
          <w:szCs w:val="24"/>
        </w:rPr>
      </w:pPr>
      <w:r w:rsidRPr="00A10032">
        <w:rPr>
          <w:rFonts w:ascii="Times New Roman" w:hAnsi="Times New Roman" w:cs="Times New Roman"/>
          <w:b/>
          <w:bCs/>
          <w:sz w:val="24"/>
          <w:szCs w:val="24"/>
        </w:rPr>
        <w:t>Herencia (Generalización):</w:t>
      </w:r>
      <w:r w:rsidRPr="00552772">
        <w:rPr>
          <w:rFonts w:ascii="Times New Roman" w:hAnsi="Times New Roman" w:cs="Times New Roman"/>
          <w:sz w:val="24"/>
          <w:szCs w:val="24"/>
        </w:rPr>
        <w:t xml:space="preserve"> Una línea que termina en un triángulo hueco apuntando hacia la clase base, muestra que una clase hereda de otra. Se utiliza para representar la relación "es un" entre clases.</w:t>
      </w:r>
    </w:p>
    <w:p w14:paraId="0E564B7A" w14:textId="77777777" w:rsidR="00B4173C" w:rsidRDefault="005B182C" w:rsidP="00B4173C">
      <w:pPr>
        <w:keepNext/>
        <w:spacing w:line="360" w:lineRule="auto"/>
        <w:jc w:val="center"/>
      </w:pPr>
      <w:r w:rsidRPr="005B182C">
        <w:rPr>
          <w:rFonts w:ascii="Times New Roman" w:hAnsi="Times New Roman" w:cs="Times New Roman"/>
          <w:noProof/>
          <w:sz w:val="24"/>
          <w:szCs w:val="24"/>
        </w:rPr>
        <w:drawing>
          <wp:inline distT="0" distB="0" distL="0" distR="0" wp14:anchorId="1C409911" wp14:editId="753CDFF6">
            <wp:extent cx="3820058" cy="1209844"/>
            <wp:effectExtent l="0" t="0" r="0" b="9525"/>
            <wp:docPr id="1048899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99070" name=""/>
                    <pic:cNvPicPr/>
                  </pic:nvPicPr>
                  <pic:blipFill>
                    <a:blip r:embed="rId34"/>
                    <a:stretch>
                      <a:fillRect/>
                    </a:stretch>
                  </pic:blipFill>
                  <pic:spPr>
                    <a:xfrm>
                      <a:off x="0" y="0"/>
                      <a:ext cx="3820058" cy="1209844"/>
                    </a:xfrm>
                    <a:prstGeom prst="rect">
                      <a:avLst/>
                    </a:prstGeom>
                  </pic:spPr>
                </pic:pic>
              </a:graphicData>
            </a:graphic>
          </wp:inline>
        </w:drawing>
      </w:r>
    </w:p>
    <w:p w14:paraId="60F41DA7" w14:textId="658C7FA2" w:rsidR="00B4173C" w:rsidRDefault="00B4173C" w:rsidP="00A10032">
      <w:pPr>
        <w:pStyle w:val="Descripcin"/>
        <w:spacing w:after="0"/>
        <w:jc w:val="center"/>
      </w:pPr>
      <w:bookmarkStart w:id="34" w:name="_Toc159628288"/>
      <w:bookmarkStart w:id="35" w:name="_Toc159628372"/>
      <w:bookmarkStart w:id="36" w:name="_Toc159708677"/>
      <w:r>
        <w:t xml:space="preserve">Ilustración </w:t>
      </w:r>
      <w:r>
        <w:fldChar w:fldCharType="begin"/>
      </w:r>
      <w:r>
        <w:instrText xml:space="preserve"> SEQ Ilustración \* ARABIC </w:instrText>
      </w:r>
      <w:r>
        <w:fldChar w:fldCharType="separate"/>
      </w:r>
      <w:r w:rsidR="00231346">
        <w:rPr>
          <w:noProof/>
        </w:rPr>
        <w:t>5</w:t>
      </w:r>
      <w:r>
        <w:fldChar w:fldCharType="end"/>
      </w:r>
      <w:r>
        <w:t xml:space="preserve"> Relaciones: Herencia</w:t>
      </w:r>
      <w:bookmarkEnd w:id="34"/>
      <w:bookmarkEnd w:id="35"/>
      <w:bookmarkEnd w:id="36"/>
    </w:p>
    <w:p w14:paraId="5FD0B6ED" w14:textId="74F47331" w:rsidR="00552772" w:rsidRDefault="00B4173C" w:rsidP="00A10032">
      <w:pPr>
        <w:pStyle w:val="Descripcin"/>
        <w:spacing w:after="0"/>
        <w:jc w:val="center"/>
        <w:rPr>
          <w:rFonts w:ascii="Times New Roman" w:hAnsi="Times New Roman" w:cs="Times New Roman"/>
          <w:sz w:val="24"/>
          <w:szCs w:val="24"/>
        </w:rPr>
      </w:pPr>
      <w:r>
        <w:t xml:space="preserve"> </w:t>
      </w:r>
      <w:r w:rsidRPr="000F7DFB">
        <w:t>Realizado por LETURNE PLUAS JHON BYRON &amp; CHICA VALFRE VALESKA SOFIA</w:t>
      </w:r>
    </w:p>
    <w:p w14:paraId="03A334C2" w14:textId="550E48B1" w:rsidR="00C623D8" w:rsidRPr="00A10032" w:rsidRDefault="00C623D8" w:rsidP="00A10032">
      <w:pPr>
        <w:pStyle w:val="Prrafodelista"/>
        <w:numPr>
          <w:ilvl w:val="0"/>
          <w:numId w:val="14"/>
        </w:numPr>
        <w:spacing w:after="0" w:line="360" w:lineRule="auto"/>
        <w:jc w:val="both"/>
        <w:rPr>
          <w:rFonts w:ascii="Times New Roman" w:hAnsi="Times New Roman" w:cs="Times New Roman"/>
          <w:sz w:val="24"/>
          <w:szCs w:val="24"/>
        </w:rPr>
      </w:pPr>
      <w:r w:rsidRPr="00A10032">
        <w:rPr>
          <w:rFonts w:ascii="Times New Roman" w:hAnsi="Times New Roman" w:cs="Times New Roman"/>
          <w:b/>
          <w:bCs/>
          <w:sz w:val="24"/>
          <w:szCs w:val="24"/>
        </w:rPr>
        <w:lastRenderedPageBreak/>
        <w:t>Dependencia:</w:t>
      </w:r>
      <w:r w:rsidRPr="00A10032">
        <w:rPr>
          <w:rFonts w:ascii="Times New Roman" w:hAnsi="Times New Roman" w:cs="Times New Roman"/>
          <w:sz w:val="24"/>
          <w:szCs w:val="24"/>
        </w:rPr>
        <w:t xml:space="preserve"> Una línea punteada con una flecha que apunta hacia la clase de la que se depende, indica que una clase utiliza otra de manera ocasional o para un propósito específico dentro de un método.</w:t>
      </w:r>
    </w:p>
    <w:p w14:paraId="2E808120" w14:textId="77777777" w:rsidR="00B4173C" w:rsidRDefault="005C2232" w:rsidP="00B4173C">
      <w:pPr>
        <w:keepNext/>
        <w:spacing w:line="360" w:lineRule="auto"/>
        <w:jc w:val="center"/>
      </w:pPr>
      <w:r w:rsidRPr="005C2232">
        <w:rPr>
          <w:rFonts w:ascii="Times New Roman" w:hAnsi="Times New Roman" w:cs="Times New Roman"/>
          <w:noProof/>
          <w:sz w:val="24"/>
          <w:szCs w:val="24"/>
        </w:rPr>
        <w:drawing>
          <wp:inline distT="0" distB="0" distL="0" distR="0" wp14:anchorId="4D433BA6" wp14:editId="27542373">
            <wp:extent cx="4248743" cy="1505160"/>
            <wp:effectExtent l="0" t="0" r="0" b="0"/>
            <wp:docPr id="4491649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64904" name=""/>
                    <pic:cNvPicPr/>
                  </pic:nvPicPr>
                  <pic:blipFill>
                    <a:blip r:embed="rId35"/>
                    <a:stretch>
                      <a:fillRect/>
                    </a:stretch>
                  </pic:blipFill>
                  <pic:spPr>
                    <a:xfrm>
                      <a:off x="0" y="0"/>
                      <a:ext cx="4248743" cy="1505160"/>
                    </a:xfrm>
                    <a:prstGeom prst="rect">
                      <a:avLst/>
                    </a:prstGeom>
                  </pic:spPr>
                </pic:pic>
              </a:graphicData>
            </a:graphic>
          </wp:inline>
        </w:drawing>
      </w:r>
    </w:p>
    <w:p w14:paraId="517BA19F" w14:textId="4A3CAD9D" w:rsidR="00B4173C" w:rsidRDefault="00B4173C" w:rsidP="00A10032">
      <w:pPr>
        <w:pStyle w:val="Descripcin"/>
        <w:spacing w:after="0"/>
        <w:jc w:val="center"/>
      </w:pPr>
      <w:bookmarkStart w:id="37" w:name="_Toc159628289"/>
      <w:bookmarkStart w:id="38" w:name="_Toc159628373"/>
      <w:bookmarkStart w:id="39" w:name="_Toc159708678"/>
      <w:r>
        <w:t xml:space="preserve">Ilustración </w:t>
      </w:r>
      <w:r>
        <w:fldChar w:fldCharType="begin"/>
      </w:r>
      <w:r>
        <w:instrText xml:space="preserve"> SEQ Ilustración \* ARABIC </w:instrText>
      </w:r>
      <w:r>
        <w:fldChar w:fldCharType="separate"/>
      </w:r>
      <w:r w:rsidR="00231346">
        <w:rPr>
          <w:noProof/>
        </w:rPr>
        <w:t>6</w:t>
      </w:r>
      <w:r>
        <w:fldChar w:fldCharType="end"/>
      </w:r>
      <w:r>
        <w:t xml:space="preserve"> Relaciones: Dependencia</w:t>
      </w:r>
      <w:bookmarkEnd w:id="37"/>
      <w:bookmarkEnd w:id="38"/>
      <w:bookmarkEnd w:id="39"/>
    </w:p>
    <w:p w14:paraId="4BE88A43" w14:textId="3462E86E" w:rsidR="005C2232" w:rsidRDefault="00B4173C" w:rsidP="00A10032">
      <w:pPr>
        <w:pStyle w:val="Descripcin"/>
        <w:spacing w:after="0"/>
        <w:jc w:val="center"/>
      </w:pPr>
      <w:r>
        <w:t xml:space="preserve"> </w:t>
      </w:r>
      <w:r w:rsidRPr="001B1977">
        <w:t>Realizado por LETURNE PLUAS JHON BYRON &amp; CHICA VALFRE VALESKA SOFIA</w:t>
      </w:r>
    </w:p>
    <w:p w14:paraId="177E7F52" w14:textId="77777777" w:rsidR="00A10032" w:rsidRPr="00A10032" w:rsidRDefault="00A10032" w:rsidP="00A10032"/>
    <w:p w14:paraId="4369357F" w14:textId="3AC2EE2C" w:rsidR="00087D96" w:rsidRPr="00A10032" w:rsidRDefault="00087D96" w:rsidP="001D0C61">
      <w:pPr>
        <w:pStyle w:val="Prrafodelista"/>
        <w:numPr>
          <w:ilvl w:val="0"/>
          <w:numId w:val="14"/>
        </w:numPr>
        <w:spacing w:line="360" w:lineRule="auto"/>
        <w:jc w:val="both"/>
        <w:rPr>
          <w:rFonts w:ascii="Times New Roman" w:hAnsi="Times New Roman" w:cs="Times New Roman"/>
          <w:b/>
          <w:bCs/>
          <w:sz w:val="24"/>
          <w:szCs w:val="24"/>
        </w:rPr>
      </w:pPr>
      <w:r w:rsidRPr="00A10032">
        <w:rPr>
          <w:rFonts w:ascii="Times New Roman" w:hAnsi="Times New Roman" w:cs="Times New Roman"/>
          <w:b/>
          <w:bCs/>
          <w:sz w:val="24"/>
          <w:szCs w:val="24"/>
        </w:rPr>
        <w:t>Atributos</w:t>
      </w:r>
      <w:r w:rsidR="00A10032">
        <w:rPr>
          <w:rFonts w:ascii="Times New Roman" w:hAnsi="Times New Roman" w:cs="Times New Roman"/>
          <w:b/>
          <w:bCs/>
          <w:sz w:val="24"/>
          <w:szCs w:val="24"/>
        </w:rPr>
        <w:t xml:space="preserve">: </w:t>
      </w:r>
      <w:r w:rsidRPr="00A10032">
        <w:rPr>
          <w:rFonts w:ascii="Times New Roman" w:hAnsi="Times New Roman" w:cs="Times New Roman"/>
          <w:sz w:val="24"/>
          <w:szCs w:val="24"/>
        </w:rPr>
        <w:t>Se listan en la sección media del rectángulo de la clase, siguiendo el formato "nombre", y pueden incluir su visibilidad (pública [+], privada [-], protegida [#]).</w:t>
      </w:r>
    </w:p>
    <w:p w14:paraId="7A05A509" w14:textId="77777777" w:rsidR="00B4173C" w:rsidRDefault="00BA0D49" w:rsidP="00B4173C">
      <w:pPr>
        <w:keepNext/>
        <w:spacing w:line="360" w:lineRule="auto"/>
        <w:jc w:val="center"/>
      </w:pPr>
      <w:r w:rsidRPr="00BA0D49">
        <w:rPr>
          <w:rFonts w:ascii="Times New Roman" w:hAnsi="Times New Roman" w:cs="Times New Roman"/>
          <w:noProof/>
          <w:sz w:val="24"/>
          <w:szCs w:val="24"/>
        </w:rPr>
        <w:drawing>
          <wp:inline distT="0" distB="0" distL="0" distR="0" wp14:anchorId="6B568A24" wp14:editId="71FE72E6">
            <wp:extent cx="1457528" cy="971686"/>
            <wp:effectExtent l="0" t="0" r="0" b="0"/>
            <wp:docPr id="274907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0748" name=""/>
                    <pic:cNvPicPr/>
                  </pic:nvPicPr>
                  <pic:blipFill>
                    <a:blip r:embed="rId36"/>
                    <a:stretch>
                      <a:fillRect/>
                    </a:stretch>
                  </pic:blipFill>
                  <pic:spPr>
                    <a:xfrm>
                      <a:off x="0" y="0"/>
                      <a:ext cx="1457528" cy="971686"/>
                    </a:xfrm>
                    <a:prstGeom prst="rect">
                      <a:avLst/>
                    </a:prstGeom>
                  </pic:spPr>
                </pic:pic>
              </a:graphicData>
            </a:graphic>
          </wp:inline>
        </w:drawing>
      </w:r>
    </w:p>
    <w:p w14:paraId="414A6820" w14:textId="0AE6CFBA" w:rsidR="008D3C0B" w:rsidRDefault="00B4173C" w:rsidP="00A10032">
      <w:pPr>
        <w:pStyle w:val="Descripcin"/>
        <w:spacing w:after="0"/>
        <w:jc w:val="center"/>
      </w:pPr>
      <w:bookmarkStart w:id="40" w:name="_Toc159628374"/>
      <w:bookmarkStart w:id="41" w:name="_Toc159628290"/>
      <w:bookmarkStart w:id="42" w:name="_Toc159708679"/>
      <w:r>
        <w:t xml:space="preserve">Ilustración </w:t>
      </w:r>
      <w:r>
        <w:fldChar w:fldCharType="begin"/>
      </w:r>
      <w:r>
        <w:instrText xml:space="preserve"> SEQ Ilustración \* ARABIC </w:instrText>
      </w:r>
      <w:r>
        <w:fldChar w:fldCharType="separate"/>
      </w:r>
      <w:r w:rsidR="00231346">
        <w:rPr>
          <w:noProof/>
        </w:rPr>
        <w:t>7</w:t>
      </w:r>
      <w:r>
        <w:fldChar w:fldCharType="end"/>
      </w:r>
      <w:r>
        <w:t xml:space="preserve"> Atributos</w:t>
      </w:r>
      <w:bookmarkEnd w:id="40"/>
      <w:bookmarkEnd w:id="42"/>
      <w:r>
        <w:t xml:space="preserve"> </w:t>
      </w:r>
    </w:p>
    <w:p w14:paraId="12426F90" w14:textId="34FF4D6F" w:rsidR="00BA0D49" w:rsidRDefault="00B4173C" w:rsidP="00A10032">
      <w:pPr>
        <w:pStyle w:val="Descripcin"/>
        <w:spacing w:after="0"/>
        <w:jc w:val="center"/>
      </w:pPr>
      <w:r w:rsidRPr="001D6C1A">
        <w:t>Realizado por LETURNE PLUAS JHON BYRON &amp; CHICA VALFRE VALESKA SOFIA</w:t>
      </w:r>
      <w:bookmarkEnd w:id="41"/>
    </w:p>
    <w:p w14:paraId="7CB4BDEE" w14:textId="77777777" w:rsidR="00A10032" w:rsidRPr="00A10032" w:rsidRDefault="00A10032" w:rsidP="00A10032"/>
    <w:p w14:paraId="73C3E92F" w14:textId="5CC74044" w:rsidR="00CD7B66" w:rsidRPr="00CD7B66" w:rsidRDefault="003D0D20" w:rsidP="00A10032">
      <w:pPr>
        <w:pStyle w:val="Ttulo3"/>
        <w:spacing w:line="360" w:lineRule="auto"/>
      </w:pPr>
      <w:bookmarkStart w:id="43" w:name="_Toc159708267"/>
      <w:r>
        <w:t>Diagrama de secuencia</w:t>
      </w:r>
      <w:bookmarkEnd w:id="43"/>
    </w:p>
    <w:p w14:paraId="1F90AED0" w14:textId="68A6919B" w:rsidR="00CD7B66" w:rsidRPr="00A10032" w:rsidRDefault="00CD7B66" w:rsidP="00696F4F">
      <w:pPr>
        <w:pStyle w:val="Prrafodelista"/>
        <w:numPr>
          <w:ilvl w:val="0"/>
          <w:numId w:val="14"/>
        </w:numPr>
        <w:spacing w:line="360" w:lineRule="auto"/>
        <w:jc w:val="both"/>
        <w:rPr>
          <w:rFonts w:ascii="Times New Roman" w:hAnsi="Times New Roman" w:cs="Times New Roman"/>
          <w:b/>
          <w:bCs/>
          <w:sz w:val="24"/>
          <w:szCs w:val="24"/>
        </w:rPr>
      </w:pPr>
      <w:r w:rsidRPr="00A10032">
        <w:rPr>
          <w:rFonts w:ascii="Times New Roman" w:hAnsi="Times New Roman" w:cs="Times New Roman"/>
          <w:b/>
          <w:bCs/>
          <w:sz w:val="24"/>
          <w:szCs w:val="24"/>
        </w:rPr>
        <w:t>Objetos</w:t>
      </w:r>
      <w:r w:rsidR="00A10032">
        <w:rPr>
          <w:rFonts w:ascii="Times New Roman" w:hAnsi="Times New Roman" w:cs="Times New Roman"/>
          <w:b/>
          <w:bCs/>
          <w:sz w:val="24"/>
          <w:szCs w:val="24"/>
        </w:rPr>
        <w:t xml:space="preserve">: </w:t>
      </w:r>
      <w:r w:rsidR="0076193E" w:rsidRPr="00A10032">
        <w:rPr>
          <w:rFonts w:ascii="Times New Roman" w:hAnsi="Times New Roman" w:cs="Times New Roman"/>
        </w:rPr>
        <w:t>Rectángulos situados en la parte superior del diagrama: Representan los participantes (objetos) en la interacción. El nombre del objeto y su clase pueden aparecer dentro del rectángulo, separados por dos puntos (por ejemplo, objeto:Clase).</w:t>
      </w:r>
    </w:p>
    <w:p w14:paraId="2EE99F8C" w14:textId="77777777" w:rsidR="00B4173C" w:rsidRDefault="00C41422" w:rsidP="00B4173C">
      <w:pPr>
        <w:keepNext/>
        <w:jc w:val="center"/>
      </w:pPr>
      <w:r>
        <w:rPr>
          <w:noProof/>
        </w:rPr>
        <w:drawing>
          <wp:inline distT="0" distB="0" distL="0" distR="0" wp14:anchorId="427F7B3E" wp14:editId="2FA7DEFA">
            <wp:extent cx="1476190" cy="1980952"/>
            <wp:effectExtent l="0" t="0" r="0" b="635"/>
            <wp:docPr id="2101486700"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86700" name="Imagen 1" descr="Forma&#10;&#10;Descripción generada automáticamente"/>
                    <pic:cNvPicPr/>
                  </pic:nvPicPr>
                  <pic:blipFill>
                    <a:blip r:embed="rId37"/>
                    <a:stretch>
                      <a:fillRect/>
                    </a:stretch>
                  </pic:blipFill>
                  <pic:spPr>
                    <a:xfrm>
                      <a:off x="0" y="0"/>
                      <a:ext cx="1476190" cy="1980952"/>
                    </a:xfrm>
                    <a:prstGeom prst="rect">
                      <a:avLst/>
                    </a:prstGeom>
                  </pic:spPr>
                </pic:pic>
              </a:graphicData>
            </a:graphic>
          </wp:inline>
        </w:drawing>
      </w:r>
    </w:p>
    <w:p w14:paraId="5A4493E0" w14:textId="0C39F8C8" w:rsidR="008D3C0B" w:rsidRDefault="00B4173C" w:rsidP="00A10032">
      <w:pPr>
        <w:pStyle w:val="Descripcin"/>
        <w:spacing w:after="0"/>
        <w:jc w:val="center"/>
      </w:pPr>
      <w:bookmarkStart w:id="44" w:name="_Toc159628375"/>
      <w:bookmarkStart w:id="45" w:name="_Toc159628291"/>
      <w:bookmarkStart w:id="46" w:name="_Toc159708680"/>
      <w:r>
        <w:t xml:space="preserve">Ilustración </w:t>
      </w:r>
      <w:r>
        <w:fldChar w:fldCharType="begin"/>
      </w:r>
      <w:r>
        <w:instrText xml:space="preserve"> SEQ Ilustración \* ARABIC </w:instrText>
      </w:r>
      <w:r>
        <w:fldChar w:fldCharType="separate"/>
      </w:r>
      <w:r w:rsidR="00231346">
        <w:rPr>
          <w:noProof/>
        </w:rPr>
        <w:t>8</w:t>
      </w:r>
      <w:r>
        <w:fldChar w:fldCharType="end"/>
      </w:r>
      <w:r>
        <w:t xml:space="preserve"> Objetos</w:t>
      </w:r>
      <w:bookmarkEnd w:id="44"/>
      <w:bookmarkEnd w:id="46"/>
      <w:r>
        <w:t xml:space="preserve"> </w:t>
      </w:r>
    </w:p>
    <w:p w14:paraId="4E540B55" w14:textId="5E89746E" w:rsidR="0076193E" w:rsidRDefault="00B4173C" w:rsidP="00A10032">
      <w:pPr>
        <w:pStyle w:val="Descripcin"/>
        <w:spacing w:after="0"/>
        <w:jc w:val="center"/>
      </w:pPr>
      <w:r w:rsidRPr="00E92E03">
        <w:lastRenderedPageBreak/>
        <w:t>Realizado por LETURNE PLUAS JHON BYRON &amp; CHICA VALFRE VALESKA SOFIA</w:t>
      </w:r>
      <w:bookmarkEnd w:id="45"/>
    </w:p>
    <w:p w14:paraId="4F3A16BF" w14:textId="77777777" w:rsidR="00A10032" w:rsidRPr="00A10032" w:rsidRDefault="00A10032" w:rsidP="00A10032"/>
    <w:p w14:paraId="2206C64F" w14:textId="72A86923" w:rsidR="0076193E" w:rsidRPr="00A10032" w:rsidRDefault="00C41422" w:rsidP="00696F4F">
      <w:pPr>
        <w:pStyle w:val="Prrafodelista"/>
        <w:numPr>
          <w:ilvl w:val="0"/>
          <w:numId w:val="14"/>
        </w:numPr>
        <w:spacing w:line="360" w:lineRule="auto"/>
        <w:jc w:val="both"/>
        <w:rPr>
          <w:rFonts w:ascii="Times New Roman" w:hAnsi="Times New Roman" w:cs="Times New Roman"/>
          <w:b/>
          <w:bCs/>
        </w:rPr>
      </w:pPr>
      <w:r w:rsidRPr="00A10032">
        <w:rPr>
          <w:rFonts w:ascii="Times New Roman" w:hAnsi="Times New Roman" w:cs="Times New Roman"/>
          <w:b/>
          <w:bCs/>
        </w:rPr>
        <w:t>Líneas de Vida</w:t>
      </w:r>
      <w:r w:rsidR="00A10032">
        <w:rPr>
          <w:rFonts w:ascii="Times New Roman" w:hAnsi="Times New Roman" w:cs="Times New Roman"/>
          <w:b/>
          <w:bCs/>
        </w:rPr>
        <w:t xml:space="preserve">: </w:t>
      </w:r>
      <w:r w:rsidRPr="00A10032">
        <w:rPr>
          <w:rFonts w:ascii="Times New Roman" w:hAnsi="Times New Roman" w:cs="Times New Roman"/>
        </w:rPr>
        <w:t>Líneas verticales discontinuas que se extienden hacia abajo desde cada objeto: Representan la existencia del objeto durante el tiempo que dura la interacción. La longitud de la línea no necesariamente refleja la duración temporal real.</w:t>
      </w:r>
    </w:p>
    <w:p w14:paraId="6F9007D9" w14:textId="77777777" w:rsidR="00B4173C" w:rsidRDefault="00C41422" w:rsidP="00B4173C">
      <w:pPr>
        <w:keepNext/>
        <w:jc w:val="center"/>
      </w:pPr>
      <w:r>
        <w:rPr>
          <w:noProof/>
        </w:rPr>
        <w:drawing>
          <wp:inline distT="0" distB="0" distL="0" distR="0" wp14:anchorId="54A46ED8" wp14:editId="71CBECC6">
            <wp:extent cx="1476190" cy="1980952"/>
            <wp:effectExtent l="0" t="0" r="0" b="635"/>
            <wp:docPr id="1823530872"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30872" name="Imagen 1" descr="Forma&#10;&#10;Descripción generada automáticamente"/>
                    <pic:cNvPicPr/>
                  </pic:nvPicPr>
                  <pic:blipFill>
                    <a:blip r:embed="rId37"/>
                    <a:stretch>
                      <a:fillRect/>
                    </a:stretch>
                  </pic:blipFill>
                  <pic:spPr>
                    <a:xfrm>
                      <a:off x="0" y="0"/>
                      <a:ext cx="1476190" cy="1980952"/>
                    </a:xfrm>
                    <a:prstGeom prst="rect">
                      <a:avLst/>
                    </a:prstGeom>
                  </pic:spPr>
                </pic:pic>
              </a:graphicData>
            </a:graphic>
          </wp:inline>
        </w:drawing>
      </w:r>
    </w:p>
    <w:p w14:paraId="0C2F79C9" w14:textId="31B9A284" w:rsidR="008D3C0B" w:rsidRDefault="00B4173C" w:rsidP="00A10032">
      <w:pPr>
        <w:pStyle w:val="Descripcin"/>
        <w:spacing w:after="0"/>
        <w:jc w:val="center"/>
      </w:pPr>
      <w:bookmarkStart w:id="47" w:name="_Toc159628376"/>
      <w:bookmarkStart w:id="48" w:name="_Toc159628292"/>
      <w:bookmarkStart w:id="49" w:name="_Toc159708681"/>
      <w:r>
        <w:t xml:space="preserve">Ilustración </w:t>
      </w:r>
      <w:r>
        <w:fldChar w:fldCharType="begin"/>
      </w:r>
      <w:r>
        <w:instrText xml:space="preserve"> SEQ Ilustración \* ARABIC </w:instrText>
      </w:r>
      <w:r>
        <w:fldChar w:fldCharType="separate"/>
      </w:r>
      <w:r w:rsidR="00231346">
        <w:rPr>
          <w:noProof/>
        </w:rPr>
        <w:t>9</w:t>
      </w:r>
      <w:r>
        <w:fldChar w:fldCharType="end"/>
      </w:r>
      <w:r>
        <w:t xml:space="preserve"> Líneas de vida</w:t>
      </w:r>
      <w:bookmarkEnd w:id="47"/>
      <w:bookmarkEnd w:id="49"/>
    </w:p>
    <w:p w14:paraId="748B0087" w14:textId="13E9D224" w:rsidR="00C41422" w:rsidRDefault="00B4173C" w:rsidP="00A10032">
      <w:pPr>
        <w:pStyle w:val="Descripcin"/>
        <w:spacing w:after="0"/>
        <w:jc w:val="center"/>
      </w:pPr>
      <w:r>
        <w:t xml:space="preserve"> </w:t>
      </w:r>
      <w:r w:rsidRPr="00B55894">
        <w:t>Realizado por LETURNE PLUAS JHON BYRON &amp; CHICA VALFRE VALESKA SOFIA</w:t>
      </w:r>
      <w:bookmarkEnd w:id="48"/>
    </w:p>
    <w:p w14:paraId="67EA4A59" w14:textId="77777777" w:rsidR="00A10032" w:rsidRPr="00A10032" w:rsidRDefault="00A10032" w:rsidP="00A10032"/>
    <w:p w14:paraId="47422B3E" w14:textId="4E052DDC" w:rsidR="00C41422" w:rsidRPr="00A10032" w:rsidRDefault="00FA4446" w:rsidP="00696F4F">
      <w:pPr>
        <w:pStyle w:val="Prrafodelista"/>
        <w:numPr>
          <w:ilvl w:val="0"/>
          <w:numId w:val="14"/>
        </w:numPr>
        <w:spacing w:line="360" w:lineRule="auto"/>
        <w:jc w:val="both"/>
        <w:rPr>
          <w:rFonts w:ascii="Times New Roman" w:hAnsi="Times New Roman" w:cs="Times New Roman"/>
          <w:b/>
          <w:bCs/>
        </w:rPr>
      </w:pPr>
      <w:r w:rsidRPr="00A10032">
        <w:rPr>
          <w:rFonts w:ascii="Times New Roman" w:hAnsi="Times New Roman" w:cs="Times New Roman"/>
          <w:b/>
          <w:bCs/>
        </w:rPr>
        <w:t>Mensajes</w:t>
      </w:r>
      <w:r w:rsidR="00A10032">
        <w:rPr>
          <w:rFonts w:ascii="Times New Roman" w:hAnsi="Times New Roman" w:cs="Times New Roman"/>
          <w:b/>
          <w:bCs/>
        </w:rPr>
        <w:t xml:space="preserve">: </w:t>
      </w:r>
      <w:r w:rsidRPr="00A10032">
        <w:rPr>
          <w:rFonts w:ascii="Times New Roman" w:hAnsi="Times New Roman" w:cs="Times New Roman"/>
        </w:rPr>
        <w:t>Flechas horizontales entre las líneas de vida: Indican la comunicación entre objetos. La dirección de la flecha muestra el flujo del mensaje del emisor al receptor.</w:t>
      </w:r>
    </w:p>
    <w:p w14:paraId="46C93139" w14:textId="77777777" w:rsidR="00B4173C" w:rsidRDefault="00932827" w:rsidP="00B4173C">
      <w:pPr>
        <w:keepNext/>
        <w:jc w:val="center"/>
      </w:pPr>
      <w:r>
        <w:rPr>
          <w:noProof/>
        </w:rPr>
        <w:drawing>
          <wp:inline distT="0" distB="0" distL="0" distR="0" wp14:anchorId="3B5884FE" wp14:editId="774E9D95">
            <wp:extent cx="3266667" cy="1923810"/>
            <wp:effectExtent l="0" t="0" r="0" b="635"/>
            <wp:docPr id="1070124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89757" name=""/>
                    <pic:cNvPicPr/>
                  </pic:nvPicPr>
                  <pic:blipFill>
                    <a:blip r:embed="rId38"/>
                    <a:stretch>
                      <a:fillRect/>
                    </a:stretch>
                  </pic:blipFill>
                  <pic:spPr>
                    <a:xfrm>
                      <a:off x="0" y="0"/>
                      <a:ext cx="3266667" cy="1923810"/>
                    </a:xfrm>
                    <a:prstGeom prst="rect">
                      <a:avLst/>
                    </a:prstGeom>
                  </pic:spPr>
                </pic:pic>
              </a:graphicData>
            </a:graphic>
          </wp:inline>
        </w:drawing>
      </w:r>
    </w:p>
    <w:p w14:paraId="3A01FE79" w14:textId="4612900D" w:rsidR="008D3C0B" w:rsidRDefault="00B4173C" w:rsidP="00B4173C">
      <w:pPr>
        <w:pStyle w:val="Descripcin"/>
        <w:jc w:val="center"/>
      </w:pPr>
      <w:bookmarkStart w:id="50" w:name="_Toc159628377"/>
      <w:bookmarkStart w:id="51" w:name="_Toc159628293"/>
      <w:bookmarkStart w:id="52" w:name="_Toc159708682"/>
      <w:r>
        <w:t xml:space="preserve">Ilustración </w:t>
      </w:r>
      <w:r>
        <w:fldChar w:fldCharType="begin"/>
      </w:r>
      <w:r>
        <w:instrText xml:space="preserve"> SEQ Ilustración \* ARABIC </w:instrText>
      </w:r>
      <w:r>
        <w:fldChar w:fldCharType="separate"/>
      </w:r>
      <w:r w:rsidR="00231346">
        <w:rPr>
          <w:noProof/>
        </w:rPr>
        <w:t>10</w:t>
      </w:r>
      <w:r>
        <w:fldChar w:fldCharType="end"/>
      </w:r>
      <w:r>
        <w:t xml:space="preserve"> Mensaje</w:t>
      </w:r>
      <w:bookmarkEnd w:id="50"/>
      <w:bookmarkEnd w:id="52"/>
    </w:p>
    <w:p w14:paraId="24DB7281" w14:textId="145FCB2B" w:rsidR="00FA4446" w:rsidRDefault="00B4173C" w:rsidP="00B4173C">
      <w:pPr>
        <w:pStyle w:val="Descripcin"/>
        <w:jc w:val="center"/>
        <w:rPr>
          <w:rFonts w:ascii="Times New Roman" w:hAnsi="Times New Roman" w:cs="Times New Roman"/>
        </w:rPr>
      </w:pPr>
      <w:r>
        <w:t xml:space="preserve"> </w:t>
      </w:r>
      <w:r w:rsidRPr="00181C1C">
        <w:t>Realizado por LETURNE PLUAS JHON BYRON &amp; CHICA VALFRE VALESKA SOFIA</w:t>
      </w:r>
      <w:bookmarkEnd w:id="51"/>
    </w:p>
    <w:p w14:paraId="41FB02E4" w14:textId="3A692296" w:rsidR="00932827" w:rsidRPr="00A10032" w:rsidRDefault="00932827" w:rsidP="00696F4F">
      <w:pPr>
        <w:spacing w:line="360" w:lineRule="auto"/>
        <w:jc w:val="both"/>
        <w:rPr>
          <w:rFonts w:ascii="Times New Roman" w:hAnsi="Times New Roman" w:cs="Times New Roman"/>
          <w:b/>
          <w:bCs/>
        </w:rPr>
      </w:pPr>
      <w:r w:rsidRPr="00932827">
        <w:rPr>
          <w:rFonts w:ascii="Times New Roman" w:hAnsi="Times New Roman" w:cs="Times New Roman"/>
          <w:b/>
          <w:bCs/>
        </w:rPr>
        <w:t>Barras de Activación</w:t>
      </w:r>
      <w:r w:rsidR="00A10032">
        <w:rPr>
          <w:rFonts w:ascii="Times New Roman" w:hAnsi="Times New Roman" w:cs="Times New Roman"/>
          <w:b/>
          <w:bCs/>
        </w:rPr>
        <w:t xml:space="preserve">: </w:t>
      </w:r>
      <w:r w:rsidRPr="00932827">
        <w:rPr>
          <w:rFonts w:ascii="Times New Roman" w:hAnsi="Times New Roman" w:cs="Times New Roman"/>
        </w:rPr>
        <w:t>Rectángulos delgados sobre las líneas de vida: Indican el período durante el cual un objeto está activo o ejecutando un proceso.</w:t>
      </w:r>
    </w:p>
    <w:p w14:paraId="2EF13B6A" w14:textId="77777777" w:rsidR="00B4173C" w:rsidRDefault="00932827" w:rsidP="00B4173C">
      <w:pPr>
        <w:keepNext/>
        <w:jc w:val="center"/>
      </w:pPr>
      <w:r>
        <w:rPr>
          <w:noProof/>
        </w:rPr>
        <w:lastRenderedPageBreak/>
        <w:drawing>
          <wp:inline distT="0" distB="0" distL="0" distR="0" wp14:anchorId="6198C7A9" wp14:editId="442CAB29">
            <wp:extent cx="1345721" cy="1923415"/>
            <wp:effectExtent l="0" t="0" r="6985" b="635"/>
            <wp:docPr id="148958975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89757" name="Imagen 1" descr="Diagrama&#10;&#10;Descripción generada automáticamente"/>
                    <pic:cNvPicPr/>
                  </pic:nvPicPr>
                  <pic:blipFill rotWithShape="1">
                    <a:blip r:embed="rId38"/>
                    <a:srcRect r="58796"/>
                    <a:stretch/>
                  </pic:blipFill>
                  <pic:spPr bwMode="auto">
                    <a:xfrm>
                      <a:off x="0" y="0"/>
                      <a:ext cx="1345997" cy="1923810"/>
                    </a:xfrm>
                    <a:prstGeom prst="rect">
                      <a:avLst/>
                    </a:prstGeom>
                    <a:ln>
                      <a:noFill/>
                    </a:ln>
                    <a:extLst>
                      <a:ext uri="{53640926-AAD7-44D8-BBD7-CCE9431645EC}">
                        <a14:shadowObscured xmlns:a14="http://schemas.microsoft.com/office/drawing/2010/main"/>
                      </a:ext>
                    </a:extLst>
                  </pic:spPr>
                </pic:pic>
              </a:graphicData>
            </a:graphic>
          </wp:inline>
        </w:drawing>
      </w:r>
    </w:p>
    <w:p w14:paraId="132FB305" w14:textId="23657241" w:rsidR="008D3C0B" w:rsidRDefault="00B4173C" w:rsidP="00A10032">
      <w:pPr>
        <w:pStyle w:val="Descripcin"/>
        <w:spacing w:after="0"/>
        <w:jc w:val="center"/>
      </w:pPr>
      <w:bookmarkStart w:id="53" w:name="_Toc159628378"/>
      <w:bookmarkStart w:id="54" w:name="_Toc159628294"/>
      <w:bookmarkStart w:id="55" w:name="_Toc159708683"/>
      <w:r>
        <w:t xml:space="preserve">Ilustración </w:t>
      </w:r>
      <w:r>
        <w:fldChar w:fldCharType="begin"/>
      </w:r>
      <w:r>
        <w:instrText xml:space="preserve"> SEQ Ilustración \* ARABIC </w:instrText>
      </w:r>
      <w:r>
        <w:fldChar w:fldCharType="separate"/>
      </w:r>
      <w:r w:rsidR="00231346">
        <w:rPr>
          <w:noProof/>
        </w:rPr>
        <w:t>11</w:t>
      </w:r>
      <w:r>
        <w:fldChar w:fldCharType="end"/>
      </w:r>
      <w:r>
        <w:t xml:space="preserve"> Barra de activación</w:t>
      </w:r>
      <w:bookmarkEnd w:id="53"/>
      <w:bookmarkEnd w:id="55"/>
    </w:p>
    <w:p w14:paraId="6BFE0613" w14:textId="798C373A" w:rsidR="00CD7B66" w:rsidRDefault="00B4173C" w:rsidP="00A10032">
      <w:pPr>
        <w:pStyle w:val="Descripcin"/>
        <w:spacing w:after="0"/>
        <w:jc w:val="center"/>
      </w:pPr>
      <w:r>
        <w:t xml:space="preserve"> </w:t>
      </w:r>
      <w:r w:rsidRPr="00975FC3">
        <w:t>Realizado por LETURNE PLUAS JHON BYRON &amp; CHICA VALFRE VALESKA SOFIA</w:t>
      </w:r>
      <w:bookmarkEnd w:id="54"/>
    </w:p>
    <w:p w14:paraId="713C356E" w14:textId="77777777" w:rsidR="00A10032" w:rsidRPr="00A10032" w:rsidRDefault="00A10032" w:rsidP="00A10032"/>
    <w:p w14:paraId="6A6528F4" w14:textId="759103C6" w:rsidR="001D0C61" w:rsidRPr="001D0C61" w:rsidRDefault="00B4173C" w:rsidP="00A10032">
      <w:pPr>
        <w:pStyle w:val="Ttulo3"/>
        <w:spacing w:line="360" w:lineRule="auto"/>
      </w:pPr>
      <w:bookmarkStart w:id="56" w:name="_Toc159708268"/>
      <w:r>
        <w:t>Diagrama de secuencia</w:t>
      </w:r>
      <w:bookmarkEnd w:id="56"/>
    </w:p>
    <w:p w14:paraId="70F81776" w14:textId="77777777" w:rsidR="001D0C61" w:rsidRPr="001D0C61" w:rsidRDefault="001D0C61" w:rsidP="00A10032">
      <w:pPr>
        <w:pStyle w:val="Ttulo4"/>
        <w:spacing w:line="360" w:lineRule="auto"/>
      </w:pPr>
      <w:r w:rsidRPr="001D0C61">
        <w:t>Nodos de Actividad</w:t>
      </w:r>
    </w:p>
    <w:p w14:paraId="78A8F0F7" w14:textId="77777777" w:rsidR="001D0C61" w:rsidRPr="00A10032" w:rsidRDefault="001D0C61" w:rsidP="00A10032">
      <w:pPr>
        <w:pStyle w:val="Prrafodelista"/>
        <w:numPr>
          <w:ilvl w:val="0"/>
          <w:numId w:val="14"/>
        </w:numPr>
        <w:spacing w:line="360" w:lineRule="auto"/>
        <w:jc w:val="both"/>
        <w:rPr>
          <w:rFonts w:ascii="Times New Roman" w:hAnsi="Times New Roman" w:cs="Times New Roman"/>
          <w:sz w:val="24"/>
          <w:szCs w:val="24"/>
        </w:rPr>
      </w:pPr>
      <w:r w:rsidRPr="00A10032">
        <w:rPr>
          <w:rFonts w:ascii="Times New Roman" w:hAnsi="Times New Roman" w:cs="Times New Roman"/>
          <w:b/>
          <w:bCs/>
          <w:sz w:val="24"/>
          <w:szCs w:val="24"/>
        </w:rPr>
        <w:t>Actividades:</w:t>
      </w:r>
      <w:r w:rsidRPr="00A10032">
        <w:rPr>
          <w:rFonts w:ascii="Times New Roman" w:hAnsi="Times New Roman" w:cs="Times New Roman"/>
          <w:sz w:val="24"/>
          <w:szCs w:val="24"/>
        </w:rPr>
        <w:t xml:space="preserve"> Representadas por rectángulos con esquinas redondeadas, indican tareas o pasos en el proceso.</w:t>
      </w:r>
    </w:p>
    <w:p w14:paraId="1F2E14C1" w14:textId="77777777" w:rsidR="00B807F8" w:rsidRDefault="007456B0" w:rsidP="00B807F8">
      <w:pPr>
        <w:keepNext/>
        <w:spacing w:line="360" w:lineRule="auto"/>
        <w:jc w:val="center"/>
      </w:pPr>
      <w:r>
        <w:rPr>
          <w:noProof/>
        </w:rPr>
        <w:drawing>
          <wp:inline distT="0" distB="0" distL="0" distR="0" wp14:anchorId="2AE0ED11" wp14:editId="45652DBD">
            <wp:extent cx="2371429" cy="695238"/>
            <wp:effectExtent l="0" t="0" r="0" b="0"/>
            <wp:docPr id="1316220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72268" name=""/>
                    <pic:cNvPicPr/>
                  </pic:nvPicPr>
                  <pic:blipFill>
                    <a:blip r:embed="rId39"/>
                    <a:stretch>
                      <a:fillRect/>
                    </a:stretch>
                  </pic:blipFill>
                  <pic:spPr>
                    <a:xfrm>
                      <a:off x="0" y="0"/>
                      <a:ext cx="2371429" cy="695238"/>
                    </a:xfrm>
                    <a:prstGeom prst="rect">
                      <a:avLst/>
                    </a:prstGeom>
                  </pic:spPr>
                </pic:pic>
              </a:graphicData>
            </a:graphic>
          </wp:inline>
        </w:drawing>
      </w:r>
    </w:p>
    <w:p w14:paraId="11B3D08B" w14:textId="30FDA1C9" w:rsidR="00B807F8" w:rsidRDefault="00B807F8" w:rsidP="00A10032">
      <w:pPr>
        <w:pStyle w:val="Descripcin"/>
        <w:spacing w:after="0"/>
        <w:jc w:val="center"/>
      </w:pPr>
      <w:bookmarkStart w:id="57" w:name="_Toc159628295"/>
      <w:bookmarkStart w:id="58" w:name="_Toc159628379"/>
      <w:bookmarkStart w:id="59" w:name="_Toc159708684"/>
      <w:r>
        <w:t xml:space="preserve">Ilustración </w:t>
      </w:r>
      <w:r>
        <w:fldChar w:fldCharType="begin"/>
      </w:r>
      <w:r>
        <w:instrText xml:space="preserve"> SEQ Ilustración \* ARABIC </w:instrText>
      </w:r>
      <w:r>
        <w:fldChar w:fldCharType="separate"/>
      </w:r>
      <w:r w:rsidR="00231346">
        <w:rPr>
          <w:noProof/>
        </w:rPr>
        <w:t>12</w:t>
      </w:r>
      <w:r>
        <w:fldChar w:fldCharType="end"/>
      </w:r>
      <w:r>
        <w:t xml:space="preserve"> Nodos de actividad: Actividad</w:t>
      </w:r>
      <w:bookmarkEnd w:id="57"/>
      <w:bookmarkEnd w:id="58"/>
      <w:bookmarkEnd w:id="59"/>
      <w:r>
        <w:t xml:space="preserve"> </w:t>
      </w:r>
    </w:p>
    <w:p w14:paraId="64248EF0" w14:textId="70CA0878" w:rsidR="001D0C61" w:rsidRDefault="00B807F8" w:rsidP="00A10032">
      <w:pPr>
        <w:pStyle w:val="Descripcin"/>
        <w:spacing w:after="0"/>
        <w:jc w:val="center"/>
      </w:pPr>
      <w:r w:rsidRPr="009220CA">
        <w:t>Realizado por LETURNE PLUAS JHON BYRON &amp; CHICA VALFRE VALESKA SOFIA</w:t>
      </w:r>
    </w:p>
    <w:p w14:paraId="49072A17" w14:textId="77777777" w:rsidR="00A10032" w:rsidRPr="00A10032" w:rsidRDefault="00A10032" w:rsidP="00A10032"/>
    <w:p w14:paraId="04F3A8CC" w14:textId="411A7E18" w:rsidR="007456B0" w:rsidRPr="00A10032" w:rsidRDefault="001D0C61" w:rsidP="00A10032">
      <w:pPr>
        <w:pStyle w:val="Prrafodelista"/>
        <w:numPr>
          <w:ilvl w:val="0"/>
          <w:numId w:val="14"/>
        </w:numPr>
        <w:spacing w:line="360" w:lineRule="auto"/>
        <w:jc w:val="both"/>
        <w:rPr>
          <w:rFonts w:ascii="Times New Roman" w:hAnsi="Times New Roman" w:cs="Times New Roman"/>
          <w:sz w:val="24"/>
          <w:szCs w:val="24"/>
        </w:rPr>
      </w:pPr>
      <w:r w:rsidRPr="00A10032">
        <w:rPr>
          <w:rFonts w:ascii="Times New Roman" w:hAnsi="Times New Roman" w:cs="Times New Roman"/>
          <w:b/>
          <w:bCs/>
          <w:sz w:val="24"/>
          <w:szCs w:val="24"/>
        </w:rPr>
        <w:t>Transiciones:</w:t>
      </w:r>
      <w:r w:rsidRPr="00A10032">
        <w:rPr>
          <w:rFonts w:ascii="Times New Roman" w:hAnsi="Times New Roman" w:cs="Times New Roman"/>
          <w:sz w:val="24"/>
          <w:szCs w:val="24"/>
        </w:rPr>
        <w:t xml:space="preserve"> Flechas que conectan los elementos, mostrando el flujo de una actividad a la </w:t>
      </w:r>
      <w:r w:rsidR="007456B0" w:rsidRPr="00A10032">
        <w:rPr>
          <w:rFonts w:ascii="Times New Roman" w:hAnsi="Times New Roman" w:cs="Times New Roman"/>
          <w:sz w:val="24"/>
          <w:szCs w:val="24"/>
        </w:rPr>
        <w:t>S</w:t>
      </w:r>
      <w:r w:rsidRPr="00A10032">
        <w:rPr>
          <w:rFonts w:ascii="Times New Roman" w:hAnsi="Times New Roman" w:cs="Times New Roman"/>
          <w:sz w:val="24"/>
          <w:szCs w:val="24"/>
        </w:rPr>
        <w:t>iguiente</w:t>
      </w:r>
      <w:r w:rsidR="007456B0" w:rsidRPr="00A10032">
        <w:rPr>
          <w:rFonts w:ascii="Times New Roman" w:hAnsi="Times New Roman" w:cs="Times New Roman"/>
          <w:sz w:val="24"/>
          <w:szCs w:val="24"/>
        </w:rPr>
        <w:t>.</w:t>
      </w:r>
    </w:p>
    <w:p w14:paraId="588AA3CC" w14:textId="77777777" w:rsidR="007E7B87" w:rsidRDefault="007456B0" w:rsidP="007E7B87">
      <w:pPr>
        <w:keepNext/>
        <w:spacing w:line="360" w:lineRule="auto"/>
        <w:jc w:val="center"/>
      </w:pPr>
      <w:r>
        <w:rPr>
          <w:noProof/>
        </w:rPr>
        <w:drawing>
          <wp:inline distT="0" distB="0" distL="0" distR="0" wp14:anchorId="472C2F91" wp14:editId="19A19EC4">
            <wp:extent cx="2371429" cy="695238"/>
            <wp:effectExtent l="0" t="0" r="0" b="0"/>
            <wp:docPr id="20684722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72268" name="Imagen 1" descr="Diagrama&#10;&#10;Descripción generada automáticamente"/>
                    <pic:cNvPicPr/>
                  </pic:nvPicPr>
                  <pic:blipFill>
                    <a:blip r:embed="rId39"/>
                    <a:stretch>
                      <a:fillRect/>
                    </a:stretch>
                  </pic:blipFill>
                  <pic:spPr>
                    <a:xfrm>
                      <a:off x="0" y="0"/>
                      <a:ext cx="2371429" cy="695238"/>
                    </a:xfrm>
                    <a:prstGeom prst="rect">
                      <a:avLst/>
                    </a:prstGeom>
                  </pic:spPr>
                </pic:pic>
              </a:graphicData>
            </a:graphic>
          </wp:inline>
        </w:drawing>
      </w:r>
    </w:p>
    <w:p w14:paraId="3446854F" w14:textId="1D3608E0" w:rsidR="007E7B87" w:rsidRDefault="007E7B87" w:rsidP="00A10032">
      <w:pPr>
        <w:pStyle w:val="Descripcin"/>
        <w:spacing w:after="0"/>
        <w:jc w:val="center"/>
      </w:pPr>
      <w:bookmarkStart w:id="60" w:name="_Toc159628296"/>
      <w:bookmarkStart w:id="61" w:name="_Toc159628380"/>
      <w:bookmarkStart w:id="62" w:name="_Toc159708685"/>
      <w:r>
        <w:t xml:space="preserve">Ilustración </w:t>
      </w:r>
      <w:r>
        <w:fldChar w:fldCharType="begin"/>
      </w:r>
      <w:r>
        <w:instrText xml:space="preserve"> SEQ Ilustración \* ARABIC </w:instrText>
      </w:r>
      <w:r>
        <w:fldChar w:fldCharType="separate"/>
      </w:r>
      <w:r w:rsidR="00231346">
        <w:rPr>
          <w:noProof/>
        </w:rPr>
        <w:t>13</w:t>
      </w:r>
      <w:r>
        <w:fldChar w:fldCharType="end"/>
      </w:r>
      <w:r>
        <w:t xml:space="preserve"> Nodos de actividad: Transiciones</w:t>
      </w:r>
      <w:bookmarkEnd w:id="60"/>
      <w:bookmarkEnd w:id="61"/>
      <w:bookmarkEnd w:id="62"/>
    </w:p>
    <w:p w14:paraId="7E564729" w14:textId="78998314" w:rsidR="00B4173C" w:rsidRDefault="007E7B87" w:rsidP="00A10032">
      <w:pPr>
        <w:pStyle w:val="Descripcin"/>
        <w:spacing w:after="0"/>
        <w:jc w:val="center"/>
      </w:pPr>
      <w:r>
        <w:t xml:space="preserve"> </w:t>
      </w:r>
      <w:r w:rsidRPr="00F10838">
        <w:t>Realizado por LETURNE PLUAS JHON BYRON &amp; CHICA VALFRE VALESKA SOFIA</w:t>
      </w:r>
    </w:p>
    <w:p w14:paraId="42EFAD0F" w14:textId="77777777" w:rsidR="00A10032" w:rsidRPr="00A10032" w:rsidRDefault="00A10032" w:rsidP="00A10032"/>
    <w:p w14:paraId="2C47B704" w14:textId="77777777" w:rsidR="00B63082" w:rsidRPr="00B63082" w:rsidRDefault="00B63082" w:rsidP="00A10032">
      <w:pPr>
        <w:pStyle w:val="Ttulo4"/>
        <w:spacing w:line="360" w:lineRule="auto"/>
      </w:pPr>
      <w:r w:rsidRPr="00B63082">
        <w:t>Nodos de Control</w:t>
      </w:r>
    </w:p>
    <w:p w14:paraId="5644E586" w14:textId="77777777" w:rsidR="00B63082" w:rsidRPr="00A10032" w:rsidRDefault="00B63082" w:rsidP="00A10032">
      <w:pPr>
        <w:pStyle w:val="Prrafodelista"/>
        <w:numPr>
          <w:ilvl w:val="0"/>
          <w:numId w:val="14"/>
        </w:numPr>
        <w:spacing w:line="360" w:lineRule="auto"/>
        <w:jc w:val="both"/>
        <w:rPr>
          <w:rFonts w:ascii="Times New Roman" w:hAnsi="Times New Roman" w:cs="Times New Roman"/>
          <w:sz w:val="24"/>
          <w:szCs w:val="24"/>
        </w:rPr>
      </w:pPr>
      <w:r w:rsidRPr="00A10032">
        <w:rPr>
          <w:rFonts w:ascii="Times New Roman" w:hAnsi="Times New Roman" w:cs="Times New Roman"/>
          <w:b/>
          <w:bCs/>
          <w:sz w:val="24"/>
          <w:szCs w:val="24"/>
        </w:rPr>
        <w:t>Nodo Inicial:</w:t>
      </w:r>
      <w:r w:rsidRPr="00A10032">
        <w:rPr>
          <w:rFonts w:ascii="Times New Roman" w:hAnsi="Times New Roman" w:cs="Times New Roman"/>
          <w:sz w:val="24"/>
          <w:szCs w:val="24"/>
        </w:rPr>
        <w:t xml:space="preserve"> Un círculo sólido, indica el punto de inicio del flujo de actividad.</w:t>
      </w:r>
    </w:p>
    <w:p w14:paraId="1800632B" w14:textId="77777777" w:rsidR="007E7B87" w:rsidRDefault="00B63082" w:rsidP="007E7B87">
      <w:pPr>
        <w:keepNext/>
        <w:spacing w:line="360" w:lineRule="auto"/>
        <w:jc w:val="center"/>
      </w:pPr>
      <w:r>
        <w:rPr>
          <w:noProof/>
        </w:rPr>
        <w:lastRenderedPageBreak/>
        <w:drawing>
          <wp:inline distT="0" distB="0" distL="0" distR="0" wp14:anchorId="22EBE194" wp14:editId="4E39C2F5">
            <wp:extent cx="2371429" cy="695238"/>
            <wp:effectExtent l="0" t="0" r="0" b="0"/>
            <wp:docPr id="4027295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72268" name="Imagen 1" descr="Diagrama&#10;&#10;Descripción generada automáticamente"/>
                    <pic:cNvPicPr/>
                  </pic:nvPicPr>
                  <pic:blipFill>
                    <a:blip r:embed="rId39"/>
                    <a:stretch>
                      <a:fillRect/>
                    </a:stretch>
                  </pic:blipFill>
                  <pic:spPr>
                    <a:xfrm>
                      <a:off x="0" y="0"/>
                      <a:ext cx="2371429" cy="695238"/>
                    </a:xfrm>
                    <a:prstGeom prst="rect">
                      <a:avLst/>
                    </a:prstGeom>
                  </pic:spPr>
                </pic:pic>
              </a:graphicData>
            </a:graphic>
          </wp:inline>
        </w:drawing>
      </w:r>
    </w:p>
    <w:p w14:paraId="2A98729B" w14:textId="67430918" w:rsidR="007E7B87" w:rsidRDefault="007E7B87" w:rsidP="00A10032">
      <w:pPr>
        <w:pStyle w:val="Descripcin"/>
        <w:spacing w:after="0"/>
        <w:jc w:val="center"/>
      </w:pPr>
      <w:bookmarkStart w:id="63" w:name="_Toc159628297"/>
      <w:bookmarkStart w:id="64" w:name="_Toc159628381"/>
      <w:bookmarkStart w:id="65" w:name="_Toc159708686"/>
      <w:r>
        <w:t xml:space="preserve">Ilustración </w:t>
      </w:r>
      <w:r>
        <w:fldChar w:fldCharType="begin"/>
      </w:r>
      <w:r>
        <w:instrText xml:space="preserve"> SEQ Ilustración \* ARABIC </w:instrText>
      </w:r>
      <w:r>
        <w:fldChar w:fldCharType="separate"/>
      </w:r>
      <w:r w:rsidR="00231346">
        <w:rPr>
          <w:noProof/>
        </w:rPr>
        <w:t>14</w:t>
      </w:r>
      <w:r>
        <w:fldChar w:fldCharType="end"/>
      </w:r>
      <w:r>
        <w:t xml:space="preserve"> Nodos de control: Nodo inicial</w:t>
      </w:r>
      <w:bookmarkEnd w:id="63"/>
      <w:bookmarkEnd w:id="64"/>
      <w:bookmarkEnd w:id="65"/>
    </w:p>
    <w:p w14:paraId="6C99144F" w14:textId="3987D238" w:rsidR="00B63082" w:rsidRDefault="007E7B87" w:rsidP="00A10032">
      <w:pPr>
        <w:pStyle w:val="Descripcin"/>
        <w:spacing w:after="0"/>
        <w:jc w:val="center"/>
      </w:pPr>
      <w:r w:rsidRPr="008111F8">
        <w:t>Realizado por LETURNE PLUAS JHON BYRON &amp; CHICA VALFRE VALESKA SOFIA</w:t>
      </w:r>
    </w:p>
    <w:p w14:paraId="6BD43F1B" w14:textId="77777777" w:rsidR="00A10032" w:rsidRPr="00A10032" w:rsidRDefault="00A10032" w:rsidP="00A10032"/>
    <w:p w14:paraId="2C26340D" w14:textId="77777777" w:rsidR="00B63082" w:rsidRPr="00A10032" w:rsidRDefault="00B63082" w:rsidP="00A10032">
      <w:pPr>
        <w:pStyle w:val="Prrafodelista"/>
        <w:numPr>
          <w:ilvl w:val="0"/>
          <w:numId w:val="14"/>
        </w:numPr>
        <w:spacing w:line="360" w:lineRule="auto"/>
        <w:jc w:val="both"/>
        <w:rPr>
          <w:rFonts w:ascii="Times New Roman" w:hAnsi="Times New Roman" w:cs="Times New Roman"/>
          <w:sz w:val="24"/>
          <w:szCs w:val="24"/>
        </w:rPr>
      </w:pPr>
      <w:r w:rsidRPr="00A10032">
        <w:rPr>
          <w:rFonts w:ascii="Times New Roman" w:hAnsi="Times New Roman" w:cs="Times New Roman"/>
          <w:b/>
          <w:bCs/>
          <w:sz w:val="24"/>
          <w:szCs w:val="24"/>
        </w:rPr>
        <w:t>Nodo Final:</w:t>
      </w:r>
      <w:r w:rsidRPr="00A10032">
        <w:rPr>
          <w:rFonts w:ascii="Times New Roman" w:hAnsi="Times New Roman" w:cs="Times New Roman"/>
          <w:sz w:val="24"/>
          <w:szCs w:val="24"/>
        </w:rPr>
        <w:t xml:space="preserve"> Un círculo con un borde más grueso y un círculo más pequeño en el centro, representa el fin de todo el flujo de actividad.</w:t>
      </w:r>
    </w:p>
    <w:p w14:paraId="116891DD" w14:textId="77777777" w:rsidR="007E7B87" w:rsidRDefault="004E7BE4" w:rsidP="007E7B87">
      <w:pPr>
        <w:keepNext/>
        <w:spacing w:line="360" w:lineRule="auto"/>
        <w:jc w:val="center"/>
      </w:pPr>
      <w:r w:rsidRPr="004E7BE4">
        <w:rPr>
          <w:rFonts w:ascii="Times New Roman" w:hAnsi="Times New Roman" w:cs="Times New Roman"/>
          <w:noProof/>
          <w:sz w:val="24"/>
          <w:szCs w:val="24"/>
        </w:rPr>
        <w:drawing>
          <wp:inline distT="0" distB="0" distL="0" distR="0" wp14:anchorId="2C25F9D5" wp14:editId="3A856FB7">
            <wp:extent cx="3533775" cy="790575"/>
            <wp:effectExtent l="0" t="0" r="9525" b="9525"/>
            <wp:docPr id="1740823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23597" name=""/>
                    <pic:cNvPicPr/>
                  </pic:nvPicPr>
                  <pic:blipFill>
                    <a:blip r:embed="rId40"/>
                    <a:stretch>
                      <a:fillRect/>
                    </a:stretch>
                  </pic:blipFill>
                  <pic:spPr>
                    <a:xfrm>
                      <a:off x="0" y="0"/>
                      <a:ext cx="3534273" cy="790686"/>
                    </a:xfrm>
                    <a:prstGeom prst="rect">
                      <a:avLst/>
                    </a:prstGeom>
                  </pic:spPr>
                </pic:pic>
              </a:graphicData>
            </a:graphic>
          </wp:inline>
        </w:drawing>
      </w:r>
    </w:p>
    <w:p w14:paraId="39118E6B" w14:textId="2000DE42" w:rsidR="007E7B87" w:rsidRDefault="007E7B87" w:rsidP="00A10032">
      <w:pPr>
        <w:pStyle w:val="Descripcin"/>
        <w:spacing w:after="0"/>
        <w:jc w:val="center"/>
      </w:pPr>
      <w:bookmarkStart w:id="66" w:name="_Toc159628298"/>
      <w:bookmarkStart w:id="67" w:name="_Toc159628382"/>
      <w:bookmarkStart w:id="68" w:name="_Toc159708687"/>
      <w:r>
        <w:t xml:space="preserve">Ilustración </w:t>
      </w:r>
      <w:r>
        <w:fldChar w:fldCharType="begin"/>
      </w:r>
      <w:r>
        <w:instrText xml:space="preserve"> SEQ Ilustración \* ARABIC </w:instrText>
      </w:r>
      <w:r>
        <w:fldChar w:fldCharType="separate"/>
      </w:r>
      <w:r w:rsidR="00231346">
        <w:rPr>
          <w:noProof/>
        </w:rPr>
        <w:t>15</w:t>
      </w:r>
      <w:r>
        <w:fldChar w:fldCharType="end"/>
      </w:r>
      <w:r>
        <w:t xml:space="preserve"> Nodos de control: nodo final</w:t>
      </w:r>
      <w:bookmarkEnd w:id="66"/>
      <w:bookmarkEnd w:id="67"/>
      <w:bookmarkEnd w:id="68"/>
      <w:r>
        <w:t xml:space="preserve"> </w:t>
      </w:r>
    </w:p>
    <w:p w14:paraId="7EF01D74" w14:textId="6A64D378" w:rsidR="004E7BE4" w:rsidRDefault="007E7B87" w:rsidP="00A10032">
      <w:pPr>
        <w:pStyle w:val="Descripcin"/>
        <w:spacing w:after="0"/>
        <w:jc w:val="center"/>
      </w:pPr>
      <w:r w:rsidRPr="00737482">
        <w:t>Realizado por LETURNE PLUAS JHON BYRON &amp; CHICA VALFRE VALESKA SOFIA</w:t>
      </w:r>
    </w:p>
    <w:p w14:paraId="3A206D19" w14:textId="77777777" w:rsidR="00A10032" w:rsidRPr="00A10032" w:rsidRDefault="00A10032" w:rsidP="00A10032"/>
    <w:p w14:paraId="3737E588" w14:textId="49A0D357" w:rsidR="007456B0" w:rsidRPr="00A10032" w:rsidRDefault="00B63082" w:rsidP="00A10032">
      <w:pPr>
        <w:pStyle w:val="Prrafodelista"/>
        <w:numPr>
          <w:ilvl w:val="0"/>
          <w:numId w:val="14"/>
        </w:numPr>
        <w:spacing w:line="360" w:lineRule="auto"/>
        <w:jc w:val="both"/>
        <w:rPr>
          <w:rFonts w:ascii="Times New Roman" w:hAnsi="Times New Roman" w:cs="Times New Roman"/>
          <w:sz w:val="24"/>
          <w:szCs w:val="24"/>
        </w:rPr>
      </w:pPr>
      <w:r w:rsidRPr="00A10032">
        <w:rPr>
          <w:rFonts w:ascii="Times New Roman" w:hAnsi="Times New Roman" w:cs="Times New Roman"/>
          <w:b/>
          <w:bCs/>
          <w:sz w:val="24"/>
          <w:szCs w:val="24"/>
        </w:rPr>
        <w:t>Nodo de Decisión:</w:t>
      </w:r>
      <w:r w:rsidRPr="00A10032">
        <w:rPr>
          <w:rFonts w:ascii="Times New Roman" w:hAnsi="Times New Roman" w:cs="Times New Roman"/>
          <w:sz w:val="24"/>
          <w:szCs w:val="24"/>
        </w:rPr>
        <w:t xml:space="preserve"> Un rombo, se utiliza para representar una bifurcación en el flujo donde se toma una decisión basada en una condición.</w:t>
      </w:r>
    </w:p>
    <w:p w14:paraId="1AF49E59" w14:textId="77777777" w:rsidR="00D2391C" w:rsidRDefault="00C4282F" w:rsidP="00D2391C">
      <w:pPr>
        <w:keepNext/>
        <w:spacing w:line="360" w:lineRule="auto"/>
        <w:jc w:val="center"/>
      </w:pPr>
      <w:r w:rsidRPr="00C4282F">
        <w:rPr>
          <w:rFonts w:ascii="Times New Roman" w:hAnsi="Times New Roman" w:cs="Times New Roman"/>
          <w:noProof/>
          <w:sz w:val="24"/>
          <w:szCs w:val="24"/>
        </w:rPr>
        <w:drawing>
          <wp:inline distT="0" distB="0" distL="0" distR="0" wp14:anchorId="70E13875" wp14:editId="6FC1D6A9">
            <wp:extent cx="5106838" cy="1574599"/>
            <wp:effectExtent l="0" t="0" r="0" b="6985"/>
            <wp:docPr id="5070364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36426" name=""/>
                    <pic:cNvPicPr/>
                  </pic:nvPicPr>
                  <pic:blipFill>
                    <a:blip r:embed="rId41"/>
                    <a:stretch>
                      <a:fillRect/>
                    </a:stretch>
                  </pic:blipFill>
                  <pic:spPr>
                    <a:xfrm>
                      <a:off x="0" y="0"/>
                      <a:ext cx="5119785" cy="1578591"/>
                    </a:xfrm>
                    <a:prstGeom prst="rect">
                      <a:avLst/>
                    </a:prstGeom>
                  </pic:spPr>
                </pic:pic>
              </a:graphicData>
            </a:graphic>
          </wp:inline>
        </w:drawing>
      </w:r>
    </w:p>
    <w:p w14:paraId="20E51BE0" w14:textId="13889F51" w:rsidR="00D2391C" w:rsidRDefault="00D2391C" w:rsidP="00D2391C">
      <w:pPr>
        <w:pStyle w:val="Descripcin"/>
        <w:jc w:val="center"/>
      </w:pPr>
      <w:bookmarkStart w:id="69" w:name="_Toc159628299"/>
      <w:bookmarkStart w:id="70" w:name="_Toc159628383"/>
      <w:bookmarkStart w:id="71" w:name="_Toc159708688"/>
      <w:r>
        <w:t xml:space="preserve">Ilustración </w:t>
      </w:r>
      <w:r>
        <w:fldChar w:fldCharType="begin"/>
      </w:r>
      <w:r>
        <w:instrText xml:space="preserve"> SEQ Ilustración \* ARABIC </w:instrText>
      </w:r>
      <w:r>
        <w:fldChar w:fldCharType="separate"/>
      </w:r>
      <w:r w:rsidR="00231346">
        <w:rPr>
          <w:noProof/>
        </w:rPr>
        <w:t>16</w:t>
      </w:r>
      <w:r>
        <w:fldChar w:fldCharType="end"/>
      </w:r>
      <w:r>
        <w:t xml:space="preserve"> Nodos de control: Nodo de decisión</w:t>
      </w:r>
      <w:bookmarkEnd w:id="69"/>
      <w:bookmarkEnd w:id="70"/>
      <w:bookmarkEnd w:id="71"/>
      <w:r>
        <w:t xml:space="preserve"> </w:t>
      </w:r>
    </w:p>
    <w:p w14:paraId="6CA05101" w14:textId="12AD6414" w:rsidR="00C4282F" w:rsidRDefault="00D2391C" w:rsidP="00D2391C">
      <w:pPr>
        <w:pStyle w:val="Descripcin"/>
        <w:jc w:val="center"/>
        <w:rPr>
          <w:rFonts w:ascii="Times New Roman" w:hAnsi="Times New Roman" w:cs="Times New Roman"/>
          <w:sz w:val="24"/>
          <w:szCs w:val="24"/>
        </w:rPr>
      </w:pPr>
      <w:r w:rsidRPr="00015F23">
        <w:t>Realizado por LETURNE PLUAS JHON BYRON &amp; CHICA VALFRE VALESKA SOFIA</w:t>
      </w:r>
    </w:p>
    <w:p w14:paraId="58C889F6" w14:textId="77777777" w:rsidR="00A737DD" w:rsidRPr="00A737DD" w:rsidRDefault="00A737DD" w:rsidP="00A10032">
      <w:pPr>
        <w:pStyle w:val="Ttulo4"/>
        <w:spacing w:line="360" w:lineRule="auto"/>
      </w:pPr>
      <w:r w:rsidRPr="00A737DD">
        <w:t>Sincronización</w:t>
      </w:r>
    </w:p>
    <w:p w14:paraId="20618C2B" w14:textId="77777777" w:rsidR="00A737DD" w:rsidRPr="00A10032" w:rsidRDefault="00A737DD" w:rsidP="00A10032">
      <w:pPr>
        <w:pStyle w:val="Prrafodelista"/>
        <w:numPr>
          <w:ilvl w:val="0"/>
          <w:numId w:val="14"/>
        </w:numPr>
        <w:spacing w:line="360" w:lineRule="auto"/>
        <w:jc w:val="both"/>
        <w:rPr>
          <w:rFonts w:ascii="Times New Roman" w:hAnsi="Times New Roman" w:cs="Times New Roman"/>
          <w:sz w:val="24"/>
          <w:szCs w:val="24"/>
        </w:rPr>
      </w:pPr>
      <w:r w:rsidRPr="00A10032">
        <w:rPr>
          <w:rFonts w:ascii="Times New Roman" w:hAnsi="Times New Roman" w:cs="Times New Roman"/>
          <w:b/>
          <w:bCs/>
          <w:sz w:val="24"/>
          <w:szCs w:val="24"/>
        </w:rPr>
        <w:t>Nodo de Bifurcación (Fork):</w:t>
      </w:r>
      <w:r w:rsidRPr="00A10032">
        <w:rPr>
          <w:rFonts w:ascii="Times New Roman" w:hAnsi="Times New Roman" w:cs="Times New Roman"/>
          <w:sz w:val="24"/>
          <w:szCs w:val="24"/>
        </w:rPr>
        <w:t xml:space="preserve"> Una barra gruesa horizontal o vertical, representa el punto donde el flujo se divide en múltiples flujos paralelos.</w:t>
      </w:r>
    </w:p>
    <w:p w14:paraId="194D0B22" w14:textId="77777777" w:rsidR="00D2391C" w:rsidRDefault="00A737DD" w:rsidP="00D2391C">
      <w:pPr>
        <w:keepNext/>
        <w:spacing w:line="360" w:lineRule="auto"/>
        <w:jc w:val="center"/>
      </w:pPr>
      <w:r>
        <w:rPr>
          <w:noProof/>
        </w:rPr>
        <w:lastRenderedPageBreak/>
        <w:drawing>
          <wp:inline distT="0" distB="0" distL="0" distR="0" wp14:anchorId="282C17B9" wp14:editId="3E84DC0D">
            <wp:extent cx="3933645" cy="1174951"/>
            <wp:effectExtent l="0" t="0" r="0" b="6350"/>
            <wp:docPr id="3680920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80369" name=""/>
                    <pic:cNvPicPr/>
                  </pic:nvPicPr>
                  <pic:blipFill>
                    <a:blip r:embed="rId42"/>
                    <a:stretch>
                      <a:fillRect/>
                    </a:stretch>
                  </pic:blipFill>
                  <pic:spPr>
                    <a:xfrm>
                      <a:off x="0" y="0"/>
                      <a:ext cx="3957135" cy="1181967"/>
                    </a:xfrm>
                    <a:prstGeom prst="rect">
                      <a:avLst/>
                    </a:prstGeom>
                  </pic:spPr>
                </pic:pic>
              </a:graphicData>
            </a:graphic>
          </wp:inline>
        </w:drawing>
      </w:r>
    </w:p>
    <w:p w14:paraId="3EE54926" w14:textId="3DD93E78" w:rsidR="00D2391C" w:rsidRDefault="00D2391C" w:rsidP="00A10032">
      <w:pPr>
        <w:pStyle w:val="Descripcin"/>
        <w:spacing w:after="0"/>
        <w:jc w:val="center"/>
      </w:pPr>
      <w:bookmarkStart w:id="72" w:name="_Toc159628300"/>
      <w:bookmarkStart w:id="73" w:name="_Toc159628384"/>
      <w:bookmarkStart w:id="74" w:name="_Toc159708689"/>
      <w:r>
        <w:t xml:space="preserve">Ilustración </w:t>
      </w:r>
      <w:r>
        <w:fldChar w:fldCharType="begin"/>
      </w:r>
      <w:r>
        <w:instrText xml:space="preserve"> SEQ Ilustración \* ARABIC </w:instrText>
      </w:r>
      <w:r>
        <w:fldChar w:fldCharType="separate"/>
      </w:r>
      <w:r w:rsidR="00231346">
        <w:rPr>
          <w:noProof/>
        </w:rPr>
        <w:t>17</w:t>
      </w:r>
      <w:r>
        <w:fldChar w:fldCharType="end"/>
      </w:r>
      <w:r>
        <w:t xml:space="preserve"> Sincronización: Nodo de bifurcación</w:t>
      </w:r>
      <w:bookmarkEnd w:id="72"/>
      <w:bookmarkEnd w:id="73"/>
      <w:bookmarkEnd w:id="74"/>
    </w:p>
    <w:p w14:paraId="22CE9960" w14:textId="7A48334F" w:rsidR="00A737DD" w:rsidRDefault="00D2391C" w:rsidP="00A10032">
      <w:pPr>
        <w:pStyle w:val="Descripcin"/>
        <w:spacing w:after="0"/>
        <w:jc w:val="center"/>
      </w:pPr>
      <w:r>
        <w:t xml:space="preserve"> </w:t>
      </w:r>
      <w:r w:rsidRPr="00943E4F">
        <w:t>Realizado por LETURNE PLUAS JHON BYRON &amp; CHICA VALFRE VALESKA SOFIA</w:t>
      </w:r>
    </w:p>
    <w:p w14:paraId="11632E2F" w14:textId="77777777" w:rsidR="00A10032" w:rsidRPr="00A10032" w:rsidRDefault="00A10032" w:rsidP="00A10032"/>
    <w:p w14:paraId="7AEA71EE" w14:textId="594B1361" w:rsidR="00A737DD" w:rsidRPr="00A10032" w:rsidRDefault="00A737DD" w:rsidP="00A10032">
      <w:pPr>
        <w:pStyle w:val="Prrafodelista"/>
        <w:numPr>
          <w:ilvl w:val="0"/>
          <w:numId w:val="14"/>
        </w:numPr>
        <w:spacing w:line="360" w:lineRule="auto"/>
        <w:rPr>
          <w:rFonts w:ascii="Times New Roman" w:hAnsi="Times New Roman" w:cs="Times New Roman"/>
          <w:sz w:val="24"/>
          <w:szCs w:val="24"/>
        </w:rPr>
      </w:pPr>
      <w:r w:rsidRPr="00A10032">
        <w:rPr>
          <w:rFonts w:ascii="Times New Roman" w:hAnsi="Times New Roman" w:cs="Times New Roman"/>
          <w:b/>
          <w:bCs/>
          <w:sz w:val="24"/>
          <w:szCs w:val="24"/>
        </w:rPr>
        <w:t>Nodo de Unión (Join):</w:t>
      </w:r>
      <w:r w:rsidRPr="00A10032">
        <w:rPr>
          <w:rFonts w:ascii="Times New Roman" w:hAnsi="Times New Roman" w:cs="Times New Roman"/>
          <w:sz w:val="24"/>
          <w:szCs w:val="24"/>
        </w:rPr>
        <w:t xml:space="preserve"> Similar al nodo de bifurcación, pero se utiliza para sincronizar flujos paralelos en un solo flujo.</w:t>
      </w:r>
    </w:p>
    <w:p w14:paraId="497873DD" w14:textId="77777777" w:rsidR="00D2391C" w:rsidRDefault="00A737DD" w:rsidP="00D2391C">
      <w:pPr>
        <w:keepNext/>
        <w:spacing w:line="360" w:lineRule="auto"/>
        <w:jc w:val="center"/>
      </w:pPr>
      <w:r>
        <w:rPr>
          <w:noProof/>
        </w:rPr>
        <w:drawing>
          <wp:inline distT="0" distB="0" distL="0" distR="0" wp14:anchorId="435FDC1A" wp14:editId="561324F2">
            <wp:extent cx="3933645" cy="1174951"/>
            <wp:effectExtent l="0" t="0" r="0" b="6350"/>
            <wp:docPr id="47398036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80369" name="Imagen 1" descr="Diagrama&#10;&#10;Descripción generada automáticamente"/>
                    <pic:cNvPicPr/>
                  </pic:nvPicPr>
                  <pic:blipFill>
                    <a:blip r:embed="rId42"/>
                    <a:stretch>
                      <a:fillRect/>
                    </a:stretch>
                  </pic:blipFill>
                  <pic:spPr>
                    <a:xfrm>
                      <a:off x="0" y="0"/>
                      <a:ext cx="3957135" cy="1181967"/>
                    </a:xfrm>
                    <a:prstGeom prst="rect">
                      <a:avLst/>
                    </a:prstGeom>
                  </pic:spPr>
                </pic:pic>
              </a:graphicData>
            </a:graphic>
          </wp:inline>
        </w:drawing>
      </w:r>
    </w:p>
    <w:p w14:paraId="5ECFE5B9" w14:textId="44570DB6" w:rsidR="00D2391C" w:rsidRDefault="00D2391C" w:rsidP="00A10032">
      <w:pPr>
        <w:pStyle w:val="Descripcin"/>
        <w:spacing w:after="0"/>
        <w:jc w:val="center"/>
      </w:pPr>
      <w:bookmarkStart w:id="75" w:name="_Toc159628301"/>
      <w:bookmarkStart w:id="76" w:name="_Toc159628385"/>
      <w:bookmarkStart w:id="77" w:name="_Toc159708690"/>
      <w:r>
        <w:t xml:space="preserve">Ilustración </w:t>
      </w:r>
      <w:r>
        <w:fldChar w:fldCharType="begin"/>
      </w:r>
      <w:r>
        <w:instrText xml:space="preserve"> SEQ Ilustración \* ARABIC </w:instrText>
      </w:r>
      <w:r>
        <w:fldChar w:fldCharType="separate"/>
      </w:r>
      <w:r w:rsidR="00231346">
        <w:rPr>
          <w:noProof/>
        </w:rPr>
        <w:t>18</w:t>
      </w:r>
      <w:r>
        <w:fldChar w:fldCharType="end"/>
      </w:r>
      <w:r>
        <w:t xml:space="preserve"> Sincronización: Nodo de unión</w:t>
      </w:r>
      <w:bookmarkEnd w:id="75"/>
      <w:bookmarkEnd w:id="76"/>
      <w:bookmarkEnd w:id="77"/>
    </w:p>
    <w:p w14:paraId="7D0CF417" w14:textId="316084B5" w:rsidR="00A737DD" w:rsidRDefault="00D2391C" w:rsidP="00A10032">
      <w:pPr>
        <w:pStyle w:val="Descripcin"/>
        <w:spacing w:after="0"/>
        <w:jc w:val="center"/>
      </w:pPr>
      <w:r>
        <w:t xml:space="preserve"> </w:t>
      </w:r>
      <w:r w:rsidRPr="006E35B8">
        <w:t>Realizado por LETURNE PLUAS JHON BYRON &amp; CHICA VALFRE VALESKA SOFIA</w:t>
      </w:r>
    </w:p>
    <w:p w14:paraId="304DBE51" w14:textId="77777777" w:rsidR="00A10032" w:rsidRPr="00A10032" w:rsidRDefault="00A10032" w:rsidP="00A10032"/>
    <w:p w14:paraId="7866205E" w14:textId="77777777" w:rsidR="009912A4" w:rsidRPr="009912A4" w:rsidRDefault="009912A4" w:rsidP="00A10032">
      <w:pPr>
        <w:pStyle w:val="Ttulo4"/>
        <w:spacing w:line="360" w:lineRule="auto"/>
      </w:pPr>
      <w:r w:rsidRPr="009912A4">
        <w:t>Objetos</w:t>
      </w:r>
    </w:p>
    <w:p w14:paraId="59869301" w14:textId="00F4B83A" w:rsidR="009912A4" w:rsidRDefault="009912A4" w:rsidP="00A10032">
      <w:pPr>
        <w:spacing w:line="360" w:lineRule="auto"/>
        <w:jc w:val="both"/>
        <w:rPr>
          <w:rFonts w:ascii="Times New Roman" w:hAnsi="Times New Roman" w:cs="Times New Roman"/>
          <w:sz w:val="24"/>
          <w:szCs w:val="24"/>
        </w:rPr>
      </w:pPr>
      <w:r w:rsidRPr="006F3D78">
        <w:rPr>
          <w:rFonts w:ascii="Times New Roman" w:hAnsi="Times New Roman" w:cs="Times New Roman"/>
          <w:b/>
          <w:bCs/>
          <w:sz w:val="24"/>
          <w:szCs w:val="24"/>
        </w:rPr>
        <w:t>Objetos:</w:t>
      </w:r>
      <w:r w:rsidRPr="009912A4">
        <w:rPr>
          <w:rFonts w:ascii="Times New Roman" w:hAnsi="Times New Roman" w:cs="Times New Roman"/>
          <w:sz w:val="24"/>
          <w:szCs w:val="24"/>
        </w:rPr>
        <w:t xml:space="preserve"> Representados por rectángulos, indican los datos o entidades utilizadas o producidas por las actividades.</w:t>
      </w:r>
    </w:p>
    <w:p w14:paraId="3D727DD0" w14:textId="77777777" w:rsidR="00D2391C" w:rsidRDefault="005964D5" w:rsidP="00D2391C">
      <w:pPr>
        <w:keepNext/>
        <w:spacing w:line="360" w:lineRule="auto"/>
        <w:jc w:val="center"/>
      </w:pPr>
      <w:r w:rsidRPr="005964D5">
        <w:rPr>
          <w:rFonts w:ascii="Times New Roman" w:hAnsi="Times New Roman" w:cs="Times New Roman"/>
          <w:noProof/>
          <w:sz w:val="24"/>
          <w:szCs w:val="24"/>
        </w:rPr>
        <w:drawing>
          <wp:inline distT="0" distB="0" distL="0" distR="0" wp14:anchorId="40711772" wp14:editId="694C0577">
            <wp:extent cx="5731510" cy="861060"/>
            <wp:effectExtent l="0" t="0" r="2540" b="0"/>
            <wp:docPr id="6109611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61186" name=""/>
                    <pic:cNvPicPr/>
                  </pic:nvPicPr>
                  <pic:blipFill>
                    <a:blip r:embed="rId43"/>
                    <a:stretch>
                      <a:fillRect/>
                    </a:stretch>
                  </pic:blipFill>
                  <pic:spPr>
                    <a:xfrm>
                      <a:off x="0" y="0"/>
                      <a:ext cx="5731510" cy="861060"/>
                    </a:xfrm>
                    <a:prstGeom prst="rect">
                      <a:avLst/>
                    </a:prstGeom>
                  </pic:spPr>
                </pic:pic>
              </a:graphicData>
            </a:graphic>
          </wp:inline>
        </w:drawing>
      </w:r>
    </w:p>
    <w:p w14:paraId="437097DE" w14:textId="5B0614A6" w:rsidR="008D3C0B" w:rsidRDefault="00D2391C" w:rsidP="00A10032">
      <w:pPr>
        <w:pStyle w:val="Descripcin"/>
        <w:spacing w:after="0"/>
        <w:jc w:val="center"/>
      </w:pPr>
      <w:bookmarkStart w:id="78" w:name="_Toc159628386"/>
      <w:bookmarkStart w:id="79" w:name="_Toc159628302"/>
      <w:bookmarkStart w:id="80" w:name="_Toc159708691"/>
      <w:r>
        <w:t xml:space="preserve">Ilustración </w:t>
      </w:r>
      <w:r>
        <w:fldChar w:fldCharType="begin"/>
      </w:r>
      <w:r>
        <w:instrText xml:space="preserve"> SEQ Ilustración \* ARABIC </w:instrText>
      </w:r>
      <w:r>
        <w:fldChar w:fldCharType="separate"/>
      </w:r>
      <w:r w:rsidR="00231346">
        <w:rPr>
          <w:noProof/>
        </w:rPr>
        <w:t>19</w:t>
      </w:r>
      <w:r>
        <w:fldChar w:fldCharType="end"/>
      </w:r>
      <w:r>
        <w:t xml:space="preserve"> Objetos</w:t>
      </w:r>
      <w:bookmarkEnd w:id="78"/>
      <w:bookmarkEnd w:id="80"/>
      <w:r>
        <w:t xml:space="preserve"> </w:t>
      </w:r>
    </w:p>
    <w:p w14:paraId="350391DD" w14:textId="27F37F8A" w:rsidR="009912A4" w:rsidRDefault="00D2391C" w:rsidP="00A10032">
      <w:pPr>
        <w:pStyle w:val="Descripcin"/>
        <w:spacing w:after="0"/>
        <w:jc w:val="center"/>
      </w:pPr>
      <w:r w:rsidRPr="004B1F30">
        <w:t>Realizado por LETURNE PLUAS JHON BYRON &amp; CHICA VALFRE VALESKA SOFIA</w:t>
      </w:r>
      <w:bookmarkEnd w:id="79"/>
    </w:p>
    <w:p w14:paraId="6B698752" w14:textId="77777777" w:rsidR="00A10032" w:rsidRPr="00A10032" w:rsidRDefault="00A10032" w:rsidP="00A10032"/>
    <w:p w14:paraId="2EFE293D" w14:textId="20BC1064" w:rsidR="00791998" w:rsidRPr="006F3D78" w:rsidRDefault="006F3D78" w:rsidP="009D12D0">
      <w:pPr>
        <w:spacing w:line="360" w:lineRule="auto"/>
        <w:rPr>
          <w:rFonts w:ascii="Times New Roman" w:hAnsi="Times New Roman" w:cs="Times New Roman"/>
          <w:b/>
          <w:bCs/>
          <w:sz w:val="24"/>
          <w:szCs w:val="24"/>
        </w:rPr>
      </w:pPr>
      <w:r w:rsidRPr="009D12D0">
        <w:rPr>
          <w:rFonts w:ascii="Times New Roman" w:hAnsi="Times New Roman" w:cs="Times New Roman"/>
          <w:b/>
          <w:bCs/>
          <w:sz w:val="24"/>
          <w:szCs w:val="24"/>
        </w:rPr>
        <w:t>Particiones:</w:t>
      </w:r>
      <w:r>
        <w:rPr>
          <w:rFonts w:ascii="Times New Roman" w:hAnsi="Times New Roman" w:cs="Times New Roman"/>
          <w:b/>
          <w:bCs/>
          <w:sz w:val="24"/>
          <w:szCs w:val="24"/>
        </w:rPr>
        <w:t xml:space="preserve"> </w:t>
      </w:r>
      <w:r w:rsidR="009D12D0" w:rsidRPr="009D12D0">
        <w:rPr>
          <w:rFonts w:ascii="Times New Roman" w:hAnsi="Times New Roman" w:cs="Times New Roman"/>
          <w:sz w:val="24"/>
          <w:szCs w:val="24"/>
        </w:rPr>
        <w:t>Líneas que dividen el diagrama en columnas o filas, representan diferentes responsabilidades o roles en el proceso modelado.</w:t>
      </w:r>
    </w:p>
    <w:p w14:paraId="6B89E277" w14:textId="77777777" w:rsidR="00D258B5" w:rsidRDefault="00B807F8" w:rsidP="00D258B5">
      <w:pPr>
        <w:keepNext/>
        <w:spacing w:line="360" w:lineRule="auto"/>
        <w:jc w:val="center"/>
      </w:pPr>
      <w:r w:rsidRPr="00B807F8">
        <w:rPr>
          <w:rFonts w:ascii="Times New Roman" w:hAnsi="Times New Roman" w:cs="Times New Roman"/>
          <w:noProof/>
          <w:sz w:val="24"/>
          <w:szCs w:val="24"/>
        </w:rPr>
        <w:lastRenderedPageBreak/>
        <w:drawing>
          <wp:inline distT="0" distB="0" distL="0" distR="0" wp14:anchorId="51D6B0CE" wp14:editId="35024FC3">
            <wp:extent cx="4494362" cy="2423661"/>
            <wp:effectExtent l="0" t="0" r="1905" b="0"/>
            <wp:docPr id="20324905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90510" name=""/>
                    <pic:cNvPicPr/>
                  </pic:nvPicPr>
                  <pic:blipFill>
                    <a:blip r:embed="rId44"/>
                    <a:stretch>
                      <a:fillRect/>
                    </a:stretch>
                  </pic:blipFill>
                  <pic:spPr>
                    <a:xfrm>
                      <a:off x="0" y="0"/>
                      <a:ext cx="4511591" cy="2432952"/>
                    </a:xfrm>
                    <a:prstGeom prst="rect">
                      <a:avLst/>
                    </a:prstGeom>
                  </pic:spPr>
                </pic:pic>
              </a:graphicData>
            </a:graphic>
          </wp:inline>
        </w:drawing>
      </w:r>
    </w:p>
    <w:p w14:paraId="17DBBEFE" w14:textId="29F59E52" w:rsidR="008D3C0B" w:rsidRDefault="00D258B5" w:rsidP="006F3D78">
      <w:pPr>
        <w:pStyle w:val="Descripcin"/>
        <w:spacing w:after="0"/>
        <w:jc w:val="center"/>
      </w:pPr>
      <w:bookmarkStart w:id="81" w:name="_Toc159628303"/>
      <w:bookmarkStart w:id="82" w:name="_Toc159628387"/>
      <w:bookmarkStart w:id="83" w:name="_Toc159708692"/>
      <w:r>
        <w:t xml:space="preserve">Ilustración </w:t>
      </w:r>
      <w:r>
        <w:fldChar w:fldCharType="begin"/>
      </w:r>
      <w:r>
        <w:instrText xml:space="preserve"> SEQ Ilustración \* ARABIC </w:instrText>
      </w:r>
      <w:r>
        <w:fldChar w:fldCharType="separate"/>
      </w:r>
      <w:r w:rsidR="00231346">
        <w:rPr>
          <w:noProof/>
        </w:rPr>
        <w:t>20</w:t>
      </w:r>
      <w:r>
        <w:fldChar w:fldCharType="end"/>
      </w:r>
      <w:r>
        <w:t xml:space="preserve"> Particiones</w:t>
      </w:r>
      <w:bookmarkEnd w:id="83"/>
    </w:p>
    <w:p w14:paraId="0CAA30C3" w14:textId="56C327D3" w:rsidR="009D12D0" w:rsidRDefault="00D258B5" w:rsidP="006F3D78">
      <w:pPr>
        <w:pStyle w:val="Descripcin"/>
        <w:spacing w:after="0"/>
        <w:jc w:val="center"/>
      </w:pPr>
      <w:r>
        <w:t xml:space="preserve"> </w:t>
      </w:r>
      <w:r w:rsidRPr="00EB7FD6">
        <w:t>Realizado por LETURNE PLUAS JHON BYRON &amp; CHICA VALFRE VALESKA SOFIA</w:t>
      </w:r>
      <w:bookmarkEnd w:id="81"/>
      <w:bookmarkEnd w:id="82"/>
    </w:p>
    <w:p w14:paraId="0D08A3DD" w14:textId="77777777" w:rsidR="006F3D78" w:rsidRPr="006F3D78" w:rsidRDefault="006F3D78" w:rsidP="006F3D78"/>
    <w:p w14:paraId="6B16A719" w14:textId="00203063" w:rsidR="0072456F" w:rsidRPr="0072456F" w:rsidRDefault="005C4440" w:rsidP="006F3D78">
      <w:pPr>
        <w:pStyle w:val="Ttulo1"/>
        <w:spacing w:line="360" w:lineRule="auto"/>
      </w:pPr>
      <w:bookmarkStart w:id="84" w:name="_Toc159708269"/>
      <w:r>
        <w:t>Diagramas BPMN</w:t>
      </w:r>
      <w:bookmarkEnd w:id="84"/>
    </w:p>
    <w:p w14:paraId="6CCDD4AD" w14:textId="33A6FEA6" w:rsidR="00703625" w:rsidRPr="009F573D" w:rsidRDefault="00703625" w:rsidP="006F3D78">
      <w:pPr>
        <w:pStyle w:val="Ttulo2"/>
        <w:spacing w:line="360" w:lineRule="auto"/>
      </w:pPr>
      <w:bookmarkStart w:id="85" w:name="_Toc159327543"/>
      <w:bookmarkStart w:id="86" w:name="_Toc159708270"/>
      <w:r w:rsidRPr="009F573D">
        <w:t>Fundamentos de</w:t>
      </w:r>
      <w:r w:rsidR="00C372C3">
        <w:t xml:space="preserve"> Diagramas</w:t>
      </w:r>
      <w:r w:rsidRPr="009F573D">
        <w:t xml:space="preserve"> BPMN</w:t>
      </w:r>
      <w:bookmarkEnd w:id="85"/>
      <w:bookmarkEnd w:id="86"/>
    </w:p>
    <w:p w14:paraId="01932FF5" w14:textId="63F97DAB" w:rsidR="00703625" w:rsidRPr="009F573D" w:rsidRDefault="00703625" w:rsidP="006F3D78">
      <w:pPr>
        <w:pStyle w:val="Ttulo3"/>
        <w:spacing w:line="360" w:lineRule="auto"/>
      </w:pPr>
      <w:bookmarkStart w:id="87" w:name="_Toc159327544"/>
      <w:bookmarkStart w:id="88" w:name="_Toc159708271"/>
      <w:r w:rsidRPr="009F573D">
        <w:t>Conceptos básicos</w:t>
      </w:r>
      <w:bookmarkEnd w:id="87"/>
      <w:bookmarkEnd w:id="88"/>
      <w:r w:rsidRPr="009F573D">
        <w:t xml:space="preserve"> </w:t>
      </w:r>
    </w:p>
    <w:p w14:paraId="223F3E2E" w14:textId="69CB6D08" w:rsidR="00703625" w:rsidRDefault="00484803" w:rsidP="006F3D78">
      <w:pPr>
        <w:spacing w:line="360" w:lineRule="auto"/>
        <w:jc w:val="both"/>
        <w:rPr>
          <w:rFonts w:ascii="Times New Roman" w:hAnsi="Times New Roman" w:cs="Times New Roman"/>
          <w:sz w:val="24"/>
          <w:szCs w:val="24"/>
        </w:rPr>
      </w:pPr>
      <w:r w:rsidRPr="00484803">
        <w:rPr>
          <w:rFonts w:ascii="Times New Roman" w:hAnsi="Times New Roman" w:cs="Times New Roman"/>
          <w:sz w:val="24"/>
          <w:szCs w:val="24"/>
        </w:rPr>
        <w:t xml:space="preserve">BPMN, </w:t>
      </w:r>
      <w:r w:rsidR="00325AF8">
        <w:rPr>
          <w:rFonts w:ascii="Times New Roman" w:hAnsi="Times New Roman" w:cs="Times New Roman"/>
          <w:sz w:val="24"/>
          <w:szCs w:val="24"/>
        </w:rPr>
        <w:t xml:space="preserve">conocido como </w:t>
      </w:r>
      <w:r w:rsidRPr="00484803">
        <w:rPr>
          <w:rFonts w:ascii="Times New Roman" w:hAnsi="Times New Roman" w:cs="Times New Roman"/>
          <w:sz w:val="24"/>
          <w:szCs w:val="24"/>
        </w:rPr>
        <w:t>Business Process Model and Notation, es un estándar global para la modelación de procesos de negocio. Proporciona un conjunto gráfico de símbolos y notaciones diseñadas para ser comprendidas por todos los participantes en el negocio</w:t>
      </w:r>
      <w:r w:rsidR="00F900B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"/>
          <w:id w:val="1007104289"/>
          <w:placeholder>
            <w:docPart w:val="DefaultPlaceholder_-1854013440"/>
          </w:placeholder>
        </w:sdtPr>
        <w:sdtContent>
          <w:r w:rsidR="00A10032" w:rsidRPr="00A10032">
            <w:rPr>
              <w:rFonts w:ascii="Times New Roman" w:hAnsi="Times New Roman" w:cs="Times New Roman"/>
              <w:color w:val="000000"/>
              <w:sz w:val="24"/>
              <w:szCs w:val="24"/>
            </w:rPr>
            <w:t>[16]</w:t>
          </w:r>
        </w:sdtContent>
      </w:sdt>
      <w:r w:rsidRPr="00484803">
        <w:rPr>
          <w:rFonts w:ascii="Times New Roman" w:hAnsi="Times New Roman" w:cs="Times New Roman"/>
          <w:sz w:val="24"/>
          <w:szCs w:val="24"/>
        </w:rPr>
        <w:t>. Esto incluye desde los analistas de negocio, que crean los borradores de los procesos, hasta los técnicos que implementan las soluciones tecnológicas, y los gerentes encargados de supervisar los procesos. Su objetivo principal es facilitar la creación de una documentación de procesos de negocio coherente y fácil de entender, sirviendo como puente entre el diseño del proceso y su implementación práctica</w:t>
      </w:r>
      <w:r w:rsidR="001F3B0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"/>
          <w:id w:val="-1582211789"/>
          <w:placeholder>
            <w:docPart w:val="DefaultPlaceholder_-1854013440"/>
          </w:placeholder>
        </w:sdtPr>
        <w:sdtContent>
          <w:r w:rsidR="00A10032" w:rsidRPr="00A10032">
            <w:rPr>
              <w:rFonts w:ascii="Times New Roman" w:hAnsi="Times New Roman" w:cs="Times New Roman"/>
              <w:color w:val="000000"/>
              <w:sz w:val="24"/>
              <w:szCs w:val="24"/>
            </w:rPr>
            <w:t>[17]</w:t>
          </w:r>
        </w:sdtContent>
      </w:sdt>
      <w:r w:rsidRPr="00484803">
        <w:rPr>
          <w:rFonts w:ascii="Times New Roman" w:hAnsi="Times New Roman" w:cs="Times New Roman"/>
          <w:sz w:val="24"/>
          <w:szCs w:val="24"/>
        </w:rPr>
        <w:t>.</w:t>
      </w:r>
    </w:p>
    <w:p w14:paraId="1293C3D1" w14:textId="34C83095" w:rsidR="00484803" w:rsidRDefault="00484803" w:rsidP="006F3D78">
      <w:pPr>
        <w:pStyle w:val="Ttulo3"/>
        <w:spacing w:line="360" w:lineRule="auto"/>
      </w:pPr>
      <w:bookmarkStart w:id="89" w:name="_Toc159327545"/>
      <w:bookmarkStart w:id="90" w:name="_Toc159708272"/>
      <w:r>
        <w:t>Elementos principales de BPMN</w:t>
      </w:r>
      <w:bookmarkEnd w:id="89"/>
      <w:bookmarkEnd w:id="90"/>
    </w:p>
    <w:p w14:paraId="6BB8DEA6" w14:textId="5DB07F6D" w:rsidR="00484803" w:rsidRPr="00484803" w:rsidRDefault="00484803" w:rsidP="006F3D78">
      <w:pPr>
        <w:spacing w:line="360" w:lineRule="auto"/>
        <w:jc w:val="both"/>
        <w:rPr>
          <w:rFonts w:ascii="Times New Roman" w:hAnsi="Times New Roman" w:cs="Times New Roman"/>
          <w:sz w:val="24"/>
          <w:szCs w:val="24"/>
        </w:rPr>
      </w:pPr>
      <w:r w:rsidRPr="00484803">
        <w:rPr>
          <w:rFonts w:ascii="Times New Roman" w:hAnsi="Times New Roman" w:cs="Times New Roman"/>
          <w:sz w:val="24"/>
          <w:szCs w:val="24"/>
        </w:rPr>
        <w:t>Dentro de BPMN, los elementos se clasifican en cuatro categorías principales que son esenciales para la construcción de cualquier diagrama de proceso de negocio</w:t>
      </w:r>
      <w:r w:rsidR="001F3B0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"/>
          <w:id w:val="-1395422522"/>
          <w:placeholder>
            <w:docPart w:val="DefaultPlaceholder_-1854013440"/>
          </w:placeholder>
        </w:sdtPr>
        <w:sdtContent>
          <w:r w:rsidR="00A10032" w:rsidRPr="00A10032">
            <w:rPr>
              <w:rFonts w:ascii="Times New Roman" w:hAnsi="Times New Roman" w:cs="Times New Roman"/>
              <w:color w:val="000000"/>
              <w:sz w:val="24"/>
              <w:szCs w:val="24"/>
            </w:rPr>
            <w:t>[16]</w:t>
          </w:r>
        </w:sdtContent>
      </w:sdt>
      <w:r w:rsidRPr="00484803">
        <w:rPr>
          <w:rFonts w:ascii="Times New Roman" w:hAnsi="Times New Roman" w:cs="Times New Roman"/>
          <w:sz w:val="24"/>
          <w:szCs w:val="24"/>
        </w:rPr>
        <w:t>.</w:t>
      </w:r>
    </w:p>
    <w:p w14:paraId="48CD3F5F" w14:textId="44627C88" w:rsidR="00484803" w:rsidRPr="00484803" w:rsidRDefault="00484803" w:rsidP="006F3D78">
      <w:pPr>
        <w:spacing w:line="360" w:lineRule="auto"/>
        <w:jc w:val="both"/>
        <w:rPr>
          <w:rFonts w:ascii="Times New Roman" w:hAnsi="Times New Roman" w:cs="Times New Roman"/>
          <w:sz w:val="24"/>
          <w:szCs w:val="24"/>
        </w:rPr>
      </w:pPr>
      <w:r w:rsidRPr="00484803">
        <w:rPr>
          <w:rFonts w:ascii="Times New Roman" w:hAnsi="Times New Roman" w:cs="Times New Roman"/>
          <w:sz w:val="24"/>
          <w:szCs w:val="24"/>
        </w:rPr>
        <w:t>Los Objetos de Flujo incluyen tareas, eventos y puertas de enlace. Las tareas representan acciones individuales dentro de un proceso. Los eventos señalan algo que ocurre, como el inicio o fin de un proceso, y pueden ser clasificados según su posición (inicio, intermedio, fin). Las puertas de enlace dirigen la divergencia y convergencia del flujo, basándose en condiciones lógicas, permitiendo múltiples caminos dentro del proceso</w:t>
      </w:r>
      <w:r w:rsidR="00065A3D">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"/>
          <w:id w:val="-535276513"/>
          <w:placeholder>
            <w:docPart w:val="DefaultPlaceholder_-1854013440"/>
          </w:placeholder>
        </w:sdtPr>
        <w:sdtContent>
          <w:r w:rsidR="00A10032" w:rsidRPr="00A10032">
            <w:rPr>
              <w:rFonts w:ascii="Times New Roman" w:hAnsi="Times New Roman" w:cs="Times New Roman"/>
              <w:color w:val="000000"/>
              <w:sz w:val="24"/>
              <w:szCs w:val="24"/>
            </w:rPr>
            <w:t>[17], [18]</w:t>
          </w:r>
        </w:sdtContent>
      </w:sdt>
      <w:r w:rsidRPr="00484803">
        <w:rPr>
          <w:rFonts w:ascii="Times New Roman" w:hAnsi="Times New Roman" w:cs="Times New Roman"/>
          <w:sz w:val="24"/>
          <w:szCs w:val="24"/>
        </w:rPr>
        <w:t>.</w:t>
      </w:r>
    </w:p>
    <w:p w14:paraId="29D92F23" w14:textId="2F5DB86E" w:rsidR="00484803" w:rsidRPr="00484803" w:rsidRDefault="00484803" w:rsidP="00A45F5D">
      <w:pPr>
        <w:spacing w:line="360" w:lineRule="auto"/>
        <w:jc w:val="both"/>
        <w:rPr>
          <w:rFonts w:ascii="Times New Roman" w:hAnsi="Times New Roman" w:cs="Times New Roman"/>
          <w:sz w:val="24"/>
          <w:szCs w:val="24"/>
        </w:rPr>
      </w:pPr>
      <w:r w:rsidRPr="00484803">
        <w:rPr>
          <w:rFonts w:ascii="Times New Roman" w:hAnsi="Times New Roman" w:cs="Times New Roman"/>
          <w:sz w:val="24"/>
          <w:szCs w:val="24"/>
        </w:rPr>
        <w:lastRenderedPageBreak/>
        <w:t>Los Objetos de Conexión son los elementos que unen los objetos de flujo. La secuencia de flujos muestra el orden de las actividades, mientras que los mensajes y las asociaciones representan la interacción entre diferentes partes del proceso o con elementos externos. Estos objetos son cruciales para definir la secuencia y la comunicación dentro del proceso</w:t>
      </w:r>
      <w:r w:rsidR="000B0DE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"/>
          <w:id w:val="1362545659"/>
          <w:placeholder>
            <w:docPart w:val="DefaultPlaceholder_-1854013440"/>
          </w:placeholder>
        </w:sdtPr>
        <w:sdtContent>
          <w:r w:rsidR="00A10032" w:rsidRPr="00A10032">
            <w:rPr>
              <w:rFonts w:ascii="Times New Roman" w:hAnsi="Times New Roman" w:cs="Times New Roman"/>
              <w:color w:val="000000"/>
              <w:sz w:val="24"/>
              <w:szCs w:val="24"/>
            </w:rPr>
            <w:t>[17]</w:t>
          </w:r>
        </w:sdtContent>
      </w:sdt>
      <w:r w:rsidRPr="00484803">
        <w:rPr>
          <w:rFonts w:ascii="Times New Roman" w:hAnsi="Times New Roman" w:cs="Times New Roman"/>
          <w:sz w:val="24"/>
          <w:szCs w:val="24"/>
        </w:rPr>
        <w:t>.</w:t>
      </w:r>
    </w:p>
    <w:p w14:paraId="6321E7E8" w14:textId="60615975" w:rsidR="00484803" w:rsidRPr="00484803" w:rsidRDefault="00484803" w:rsidP="00A45F5D">
      <w:pPr>
        <w:spacing w:line="360" w:lineRule="auto"/>
        <w:jc w:val="both"/>
        <w:rPr>
          <w:rFonts w:ascii="Times New Roman" w:hAnsi="Times New Roman" w:cs="Times New Roman"/>
          <w:sz w:val="24"/>
          <w:szCs w:val="24"/>
        </w:rPr>
      </w:pPr>
      <w:r w:rsidRPr="00484803">
        <w:rPr>
          <w:rFonts w:ascii="Times New Roman" w:hAnsi="Times New Roman" w:cs="Times New Roman"/>
          <w:sz w:val="24"/>
          <w:szCs w:val="24"/>
        </w:rPr>
        <w:t>Las Piscinas y Carriles son estructuras que organizan las tareas y eventos. Una piscina representa a un participante completo en el proceso, y los carriles dividen esta piscina en roles o responsabilidades específicas. Facilitan la visualización de la interacción entre diferentes entidades o departamentos involucrados en el proceso</w:t>
      </w:r>
      <w:r w:rsidR="000B0DE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"/>
          <w:id w:val="1803504634"/>
          <w:placeholder>
            <w:docPart w:val="DefaultPlaceholder_-1854013440"/>
          </w:placeholder>
        </w:sdtPr>
        <w:sdtContent>
          <w:r w:rsidR="00A10032" w:rsidRPr="00A10032">
            <w:rPr>
              <w:rFonts w:ascii="Times New Roman" w:hAnsi="Times New Roman" w:cs="Times New Roman"/>
              <w:color w:val="000000"/>
              <w:sz w:val="24"/>
              <w:szCs w:val="24"/>
            </w:rPr>
            <w:t>[18]</w:t>
          </w:r>
        </w:sdtContent>
      </w:sdt>
      <w:r w:rsidRPr="00484803">
        <w:rPr>
          <w:rFonts w:ascii="Times New Roman" w:hAnsi="Times New Roman" w:cs="Times New Roman"/>
          <w:sz w:val="24"/>
          <w:szCs w:val="24"/>
        </w:rPr>
        <w:t>.</w:t>
      </w:r>
    </w:p>
    <w:p w14:paraId="188D5B32" w14:textId="1F2A3E45" w:rsidR="00484803" w:rsidRDefault="00484803" w:rsidP="006F3D78">
      <w:pPr>
        <w:spacing w:line="360" w:lineRule="auto"/>
        <w:jc w:val="both"/>
        <w:rPr>
          <w:rFonts w:ascii="Times New Roman" w:hAnsi="Times New Roman" w:cs="Times New Roman"/>
          <w:sz w:val="24"/>
          <w:szCs w:val="24"/>
        </w:rPr>
      </w:pPr>
      <w:r w:rsidRPr="00484803">
        <w:rPr>
          <w:rFonts w:ascii="Times New Roman" w:hAnsi="Times New Roman" w:cs="Times New Roman"/>
          <w:sz w:val="24"/>
          <w:szCs w:val="24"/>
        </w:rPr>
        <w:t>Por último, los Artefactos ofrecen información adicional que puede ser necesaria para entender el proceso. Esto incluye datos, que muestran cómo se manejan y se transforman a lo largo del proceso, grupos, que permiten organizar elementos del proceso, y anotaciones, que proporcionan comentarios o explicaciones adicionales</w:t>
      </w:r>
      <w:r w:rsidR="0017134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"/>
          <w:id w:val="1346747095"/>
          <w:placeholder>
            <w:docPart w:val="DefaultPlaceholder_-1854013440"/>
          </w:placeholder>
        </w:sdtPr>
        <w:sdtContent>
          <w:r w:rsidR="00A10032" w:rsidRPr="00A10032">
            <w:rPr>
              <w:rFonts w:ascii="Times New Roman" w:hAnsi="Times New Roman" w:cs="Times New Roman"/>
              <w:color w:val="000000"/>
              <w:sz w:val="24"/>
              <w:szCs w:val="24"/>
            </w:rPr>
            <w:t>[19]</w:t>
          </w:r>
        </w:sdtContent>
      </w:sdt>
      <w:r w:rsidRPr="00484803">
        <w:rPr>
          <w:rFonts w:ascii="Times New Roman" w:hAnsi="Times New Roman" w:cs="Times New Roman"/>
          <w:sz w:val="24"/>
          <w:szCs w:val="24"/>
        </w:rPr>
        <w:t>.</w:t>
      </w:r>
    </w:p>
    <w:p w14:paraId="6FF0B1D0" w14:textId="55C539EF" w:rsidR="00C05AFD" w:rsidRDefault="00C05AFD" w:rsidP="006F3D78">
      <w:pPr>
        <w:pStyle w:val="Ttulo2"/>
        <w:spacing w:line="360" w:lineRule="auto"/>
      </w:pPr>
      <w:bookmarkStart w:id="91" w:name="_Toc159327546"/>
      <w:bookmarkStart w:id="92" w:name="_Toc159708273"/>
      <w:r>
        <w:t>Modelamiento de sistemas distribuidos</w:t>
      </w:r>
      <w:bookmarkEnd w:id="91"/>
      <w:bookmarkEnd w:id="92"/>
    </w:p>
    <w:p w14:paraId="54A6050B" w14:textId="4FEBC497" w:rsidR="00C05AFD" w:rsidRDefault="00C05AFD" w:rsidP="006F3D78">
      <w:pPr>
        <w:pStyle w:val="Ttulo3"/>
        <w:spacing w:line="360" w:lineRule="auto"/>
      </w:pPr>
      <w:bookmarkStart w:id="93" w:name="_Toc159327547"/>
      <w:bookmarkStart w:id="94" w:name="_Toc159708274"/>
      <w:r>
        <w:t>Ventajas del modelamiento con BPMN en sistemas distribuidos</w:t>
      </w:r>
      <w:bookmarkEnd w:id="93"/>
      <w:bookmarkEnd w:id="94"/>
    </w:p>
    <w:p w14:paraId="03DDE371" w14:textId="24BF07D4" w:rsidR="00A30FA9" w:rsidRPr="00A30FA9" w:rsidRDefault="00A30FA9" w:rsidP="006F3D78">
      <w:pPr>
        <w:spacing w:line="360" w:lineRule="auto"/>
        <w:jc w:val="both"/>
        <w:rPr>
          <w:rFonts w:ascii="Times New Roman" w:hAnsi="Times New Roman" w:cs="Times New Roman"/>
          <w:sz w:val="24"/>
          <w:szCs w:val="24"/>
        </w:rPr>
      </w:pPr>
      <w:r w:rsidRPr="00A30FA9">
        <w:rPr>
          <w:rFonts w:ascii="Times New Roman" w:hAnsi="Times New Roman" w:cs="Times New Roman"/>
          <w:sz w:val="24"/>
          <w:szCs w:val="24"/>
        </w:rPr>
        <w:t>El uso de BPMN en sistemas distribuidos destaca por su capacidad para aportar claridad visual a los procesos complejos. Esta notación permite una comunicación efectiva entre todos los participantes del proyecto, desde analistas de negocio hasta desarrolladores y gestores. La visualización intuitiva de las interacciones entre componentes distribuidos facilita la comprensión común de los procesos y mejora la colaboración</w:t>
      </w:r>
      <w:r w:rsidR="00A76C4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"/>
          <w:id w:val="404806191"/>
          <w:placeholder>
            <w:docPart w:val="50C9C68CAD2A43A2B1D7686C86B962B5"/>
          </w:placeholder>
        </w:sdtPr>
        <w:sdtContent>
          <w:r w:rsidR="00A10032" w:rsidRPr="00A10032">
            <w:rPr>
              <w:rFonts w:ascii="Times New Roman" w:hAnsi="Times New Roman" w:cs="Times New Roman"/>
              <w:color w:val="000000"/>
              <w:sz w:val="24"/>
              <w:szCs w:val="24"/>
            </w:rPr>
            <w:t>[20]</w:t>
          </w:r>
        </w:sdtContent>
      </w:sdt>
      <w:r w:rsidRPr="00A30FA9">
        <w:rPr>
          <w:rFonts w:ascii="Times New Roman" w:hAnsi="Times New Roman" w:cs="Times New Roman"/>
          <w:sz w:val="24"/>
          <w:szCs w:val="24"/>
        </w:rPr>
        <w:t>.</w:t>
      </w:r>
    </w:p>
    <w:p w14:paraId="111E28F6" w14:textId="4C137980" w:rsidR="00A30FA9" w:rsidRPr="00A30FA9" w:rsidRDefault="00A30FA9" w:rsidP="006F3D78">
      <w:pPr>
        <w:spacing w:line="360" w:lineRule="auto"/>
        <w:jc w:val="both"/>
        <w:rPr>
          <w:rFonts w:ascii="Times New Roman" w:hAnsi="Times New Roman" w:cs="Times New Roman"/>
          <w:sz w:val="24"/>
          <w:szCs w:val="24"/>
        </w:rPr>
      </w:pPr>
      <w:r w:rsidRPr="00A30FA9">
        <w:rPr>
          <w:rFonts w:ascii="Times New Roman" w:hAnsi="Times New Roman" w:cs="Times New Roman"/>
          <w:sz w:val="24"/>
          <w:szCs w:val="24"/>
        </w:rPr>
        <w:t>Como un estándar de la industria reconocido, BPMN promueve la interoperabilidad entre diferentes herramientas y plataformas. Esto evita el bloqueo por un proveedor específico y permite a las organizaciones adoptar las mejores prácticas de modelado de procesos. La flexibilidad y adaptabilidad son, por tanto, grandes ventajas de utilizar BPMN en el contexto de sistemas distribuidos</w:t>
      </w:r>
      <w:r w:rsidR="00A76C4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"/>
          <w:id w:val="1059292234"/>
          <w:placeholder>
            <w:docPart w:val="1FA86DCE396D4290BD89C5FC7897F718"/>
          </w:placeholder>
        </w:sdtPr>
        <w:sdtContent>
          <w:r w:rsidR="00A10032" w:rsidRPr="00A10032">
            <w:rPr>
              <w:rFonts w:ascii="Times New Roman" w:hAnsi="Times New Roman" w:cs="Times New Roman"/>
              <w:color w:val="000000"/>
              <w:sz w:val="24"/>
              <w:szCs w:val="24"/>
            </w:rPr>
            <w:t>[18]</w:t>
          </w:r>
        </w:sdtContent>
      </w:sdt>
      <w:r w:rsidRPr="00A30FA9">
        <w:rPr>
          <w:rFonts w:ascii="Times New Roman" w:hAnsi="Times New Roman" w:cs="Times New Roman"/>
          <w:sz w:val="24"/>
          <w:szCs w:val="24"/>
        </w:rPr>
        <w:t>.</w:t>
      </w:r>
    </w:p>
    <w:p w14:paraId="63A20B05" w14:textId="1612AB85" w:rsidR="00C05AFD" w:rsidRDefault="00A30FA9" w:rsidP="00A45F5D">
      <w:pPr>
        <w:spacing w:line="360" w:lineRule="auto"/>
        <w:jc w:val="both"/>
        <w:rPr>
          <w:rFonts w:ascii="Times New Roman" w:hAnsi="Times New Roman" w:cs="Times New Roman"/>
          <w:sz w:val="24"/>
          <w:szCs w:val="24"/>
        </w:rPr>
      </w:pPr>
      <w:r w:rsidRPr="00A30FA9">
        <w:rPr>
          <w:rFonts w:ascii="Times New Roman" w:hAnsi="Times New Roman" w:cs="Times New Roman"/>
          <w:sz w:val="24"/>
          <w:szCs w:val="24"/>
        </w:rPr>
        <w:t>Además, BPMN juega un papel crucial en la automatización de procesos. Permite la implementación de flujos de trabajo automatizados que operan eficientemente a través de distintos sistemas y servicios. Esta característica es especialmente valiosa para gestionar cambios, ya que los diagramas BPMN detallados pueden ayudar a identificar rápidamente áreas para adaptación o mejora</w:t>
      </w:r>
      <w:r w:rsidR="00B02C1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"/>
          <w:id w:val="-1771776438"/>
          <w:placeholder>
            <w:docPart w:val="50C9C68CAD2A43A2B1D7686C86B962B5"/>
          </w:placeholder>
        </w:sdtPr>
        <w:sdtContent>
          <w:r w:rsidR="00A10032" w:rsidRPr="00A10032">
            <w:rPr>
              <w:rFonts w:ascii="Times New Roman" w:hAnsi="Times New Roman" w:cs="Times New Roman"/>
              <w:color w:val="000000"/>
              <w:sz w:val="24"/>
              <w:szCs w:val="24"/>
            </w:rPr>
            <w:t>[21]</w:t>
          </w:r>
        </w:sdtContent>
      </w:sdt>
      <w:r w:rsidRPr="00A30FA9">
        <w:rPr>
          <w:rFonts w:ascii="Times New Roman" w:hAnsi="Times New Roman" w:cs="Times New Roman"/>
          <w:sz w:val="24"/>
          <w:szCs w:val="24"/>
        </w:rPr>
        <w:t>.</w:t>
      </w:r>
    </w:p>
    <w:p w14:paraId="39AB18E3" w14:textId="759D534C" w:rsidR="005A1940" w:rsidRDefault="005A1940" w:rsidP="006F3D78">
      <w:pPr>
        <w:pStyle w:val="Ttulo3"/>
        <w:spacing w:line="360" w:lineRule="auto"/>
        <w:rPr>
          <w:rFonts w:cs="Times New Roman"/>
        </w:rPr>
      </w:pPr>
      <w:bookmarkStart w:id="95" w:name="_Toc159327548"/>
      <w:bookmarkStart w:id="96" w:name="_Toc159708275"/>
      <w:r>
        <w:lastRenderedPageBreak/>
        <w:t>Consideraciones para el modelamiento de sistemas distribuidos</w:t>
      </w:r>
      <w:bookmarkEnd w:id="95"/>
      <w:bookmarkEnd w:id="96"/>
    </w:p>
    <w:p w14:paraId="0899CBD4" w14:textId="1EBF1411" w:rsidR="004B25C2" w:rsidRPr="004B25C2" w:rsidRDefault="004B25C2" w:rsidP="006F3D78">
      <w:pPr>
        <w:spacing w:line="360" w:lineRule="auto"/>
        <w:jc w:val="both"/>
        <w:rPr>
          <w:rFonts w:ascii="Times New Roman" w:hAnsi="Times New Roman" w:cs="Times New Roman"/>
          <w:sz w:val="24"/>
          <w:szCs w:val="24"/>
        </w:rPr>
      </w:pPr>
      <w:r w:rsidRPr="004B25C2">
        <w:rPr>
          <w:rFonts w:ascii="Times New Roman" w:hAnsi="Times New Roman" w:cs="Times New Roman"/>
          <w:sz w:val="24"/>
          <w:szCs w:val="24"/>
        </w:rPr>
        <w:t>El modelado de sistemas distribuidos con BPMN requiere una planificación cuidadosa debido a la complejidad inherente de estos sistemas. Es vital asegurar una comunicación efectiva entre los componentes y gestionar adecuadamente la sincronización y los errores. Estos desafíos destacan la importancia de un diseño detallado y considerado</w:t>
      </w:r>
      <w:r w:rsidR="00557E5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"/>
          <w:id w:val="-576063227"/>
          <w:placeholder>
            <w:docPart w:val="50C9C68CAD2A43A2B1D7686C86B962B5"/>
          </w:placeholder>
        </w:sdtPr>
        <w:sdtContent>
          <w:r w:rsidR="00A10032" w:rsidRPr="00A10032">
            <w:rPr>
              <w:rFonts w:ascii="Times New Roman" w:hAnsi="Times New Roman" w:cs="Times New Roman"/>
              <w:color w:val="000000"/>
              <w:sz w:val="24"/>
              <w:szCs w:val="24"/>
            </w:rPr>
            <w:t>[20]</w:t>
          </w:r>
        </w:sdtContent>
      </w:sdt>
      <w:r w:rsidRPr="004B25C2">
        <w:rPr>
          <w:rFonts w:ascii="Times New Roman" w:hAnsi="Times New Roman" w:cs="Times New Roman"/>
          <w:sz w:val="24"/>
          <w:szCs w:val="24"/>
        </w:rPr>
        <w:t>.</w:t>
      </w:r>
    </w:p>
    <w:p w14:paraId="526968F5" w14:textId="6D2BA251" w:rsidR="004B25C2" w:rsidRPr="004B25C2" w:rsidRDefault="004B25C2" w:rsidP="00A45F5D">
      <w:pPr>
        <w:spacing w:line="360" w:lineRule="auto"/>
        <w:jc w:val="both"/>
        <w:rPr>
          <w:rFonts w:ascii="Times New Roman" w:hAnsi="Times New Roman" w:cs="Times New Roman"/>
          <w:sz w:val="24"/>
          <w:szCs w:val="24"/>
        </w:rPr>
      </w:pPr>
      <w:r w:rsidRPr="004B25C2">
        <w:rPr>
          <w:rFonts w:ascii="Times New Roman" w:hAnsi="Times New Roman" w:cs="Times New Roman"/>
          <w:sz w:val="24"/>
          <w:szCs w:val="24"/>
        </w:rPr>
        <w:t>El rendimiento y la escalabilidad son aspectos críticos en el modelado de sistemas distribuidos. Los modelos BPMN deben diseñarse teniendo en cuenta las cargas de trabajo esperadas y la capacidad de los componentes del sistema. Esto asegura que los sistemas no solo cumplen con los requisitos actuales, sino que también pueden adaptarse a futuras demandas</w:t>
      </w:r>
      <w:r w:rsidR="00557E5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"/>
          <w:id w:val="-2130150600"/>
          <w:placeholder>
            <w:docPart w:val="50C9C68CAD2A43A2B1D7686C86B962B5"/>
          </w:placeholder>
        </w:sdtPr>
        <w:sdtContent>
          <w:r w:rsidR="00A10032" w:rsidRPr="00A10032">
            <w:rPr>
              <w:rFonts w:ascii="Times New Roman" w:hAnsi="Times New Roman" w:cs="Times New Roman"/>
              <w:color w:val="000000"/>
              <w:sz w:val="24"/>
              <w:szCs w:val="24"/>
            </w:rPr>
            <w:t>[21]</w:t>
          </w:r>
        </w:sdtContent>
      </w:sdt>
      <w:r w:rsidRPr="004B25C2">
        <w:rPr>
          <w:rFonts w:ascii="Times New Roman" w:hAnsi="Times New Roman" w:cs="Times New Roman"/>
          <w:sz w:val="24"/>
          <w:szCs w:val="24"/>
        </w:rPr>
        <w:t>.</w:t>
      </w:r>
    </w:p>
    <w:p w14:paraId="35F42D53" w14:textId="0C68DCC9" w:rsidR="00A30FA9" w:rsidRDefault="004B25C2" w:rsidP="006F3D78">
      <w:pPr>
        <w:spacing w:line="360" w:lineRule="auto"/>
        <w:jc w:val="both"/>
        <w:rPr>
          <w:rFonts w:ascii="Times New Roman" w:hAnsi="Times New Roman" w:cs="Times New Roman"/>
          <w:sz w:val="24"/>
          <w:szCs w:val="24"/>
        </w:rPr>
      </w:pPr>
      <w:r w:rsidRPr="004B25C2">
        <w:rPr>
          <w:rFonts w:ascii="Times New Roman" w:hAnsi="Times New Roman" w:cs="Times New Roman"/>
          <w:sz w:val="24"/>
          <w:szCs w:val="24"/>
        </w:rPr>
        <w:t>La seguridad y la confiabilidad son fundamentales en cualquier sistema distribuido. Los modelos BPMN deben incluir consideraciones de seguridad para proteger los datos y asegurar la continuidad del servicio. Además, la interoperabilidad entre diversas tecnologías y plataformas es esencial para lograr una integración fluida en sistemas distribuidos complejos</w:t>
      </w:r>
      <w:r w:rsidR="00557E5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"/>
          <w:id w:val="-1732920575"/>
          <w:placeholder>
            <w:docPart w:val="50C9C68CAD2A43A2B1D7686C86B962B5"/>
          </w:placeholder>
        </w:sdtPr>
        <w:sdtContent>
          <w:r w:rsidR="00A10032" w:rsidRPr="00A10032">
            <w:rPr>
              <w:rFonts w:ascii="Times New Roman" w:hAnsi="Times New Roman" w:cs="Times New Roman"/>
              <w:color w:val="000000"/>
              <w:sz w:val="24"/>
              <w:szCs w:val="24"/>
            </w:rPr>
            <w:t>[21], [22]</w:t>
          </w:r>
        </w:sdtContent>
      </w:sdt>
      <w:r w:rsidRPr="004B25C2">
        <w:rPr>
          <w:rFonts w:ascii="Times New Roman" w:hAnsi="Times New Roman" w:cs="Times New Roman"/>
          <w:sz w:val="24"/>
          <w:szCs w:val="24"/>
        </w:rPr>
        <w:t>.</w:t>
      </w:r>
    </w:p>
    <w:p w14:paraId="724F8095" w14:textId="277F3F11" w:rsidR="006C5318" w:rsidRDefault="006C5318" w:rsidP="006F3D78">
      <w:pPr>
        <w:pStyle w:val="Ttulo3"/>
        <w:spacing w:line="360" w:lineRule="auto"/>
      </w:pPr>
      <w:bookmarkStart w:id="97" w:name="_Toc159327549"/>
      <w:bookmarkStart w:id="98" w:name="_Toc159708276"/>
      <w:r>
        <w:t>Ejemplos de modelamiento de sistemas distribuidos con BPMN</w:t>
      </w:r>
      <w:bookmarkEnd w:id="97"/>
      <w:bookmarkEnd w:id="98"/>
    </w:p>
    <w:p w14:paraId="07FD7012" w14:textId="246736AF" w:rsidR="005263E6" w:rsidRPr="005263E6" w:rsidRDefault="005263E6" w:rsidP="006F3D78">
      <w:pPr>
        <w:spacing w:line="360" w:lineRule="auto"/>
        <w:jc w:val="both"/>
        <w:rPr>
          <w:rFonts w:ascii="Times New Roman" w:hAnsi="Times New Roman" w:cs="Times New Roman"/>
          <w:sz w:val="24"/>
          <w:szCs w:val="24"/>
        </w:rPr>
      </w:pPr>
      <w:r w:rsidRPr="005263E6">
        <w:rPr>
          <w:rFonts w:ascii="Times New Roman" w:hAnsi="Times New Roman" w:cs="Times New Roman"/>
          <w:sz w:val="24"/>
          <w:szCs w:val="24"/>
        </w:rPr>
        <w:t>Los sistemas de comercio electrónico representan un excelente ejemplo de cómo BPMN puede facilitar la coordinación entre diversos servicios, como gestión de inventario, procesamiento de pagos y logística. El modelado con BPMN ayuda a optimizar estos procesos, mejorando la eficiencia operativa y la satisfacción del cliente</w:t>
      </w:r>
      <w:r w:rsidR="0076690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"/>
          <w:id w:val="-1285112948"/>
          <w:placeholder>
            <w:docPart w:val="50C9C68CAD2A43A2B1D7686C86B962B5"/>
          </w:placeholder>
        </w:sdtPr>
        <w:sdtContent>
          <w:r w:rsidR="00A10032" w:rsidRPr="00A10032">
            <w:rPr>
              <w:rFonts w:ascii="Times New Roman" w:hAnsi="Times New Roman" w:cs="Times New Roman"/>
              <w:color w:val="000000"/>
              <w:sz w:val="24"/>
              <w:szCs w:val="24"/>
            </w:rPr>
            <w:t>[23]</w:t>
          </w:r>
        </w:sdtContent>
      </w:sdt>
      <w:r w:rsidRPr="005263E6">
        <w:rPr>
          <w:rFonts w:ascii="Times New Roman" w:hAnsi="Times New Roman" w:cs="Times New Roman"/>
          <w:sz w:val="24"/>
          <w:szCs w:val="24"/>
        </w:rPr>
        <w:t>.</w:t>
      </w:r>
    </w:p>
    <w:p w14:paraId="2845E258" w14:textId="2A1C2E63" w:rsidR="005263E6" w:rsidRPr="005263E6" w:rsidRDefault="005263E6" w:rsidP="00A45F5D">
      <w:pPr>
        <w:spacing w:line="360" w:lineRule="auto"/>
        <w:jc w:val="both"/>
        <w:rPr>
          <w:rFonts w:ascii="Times New Roman" w:hAnsi="Times New Roman" w:cs="Times New Roman"/>
          <w:sz w:val="24"/>
          <w:szCs w:val="24"/>
        </w:rPr>
      </w:pPr>
      <w:r w:rsidRPr="005263E6">
        <w:rPr>
          <w:rFonts w:ascii="Times New Roman" w:hAnsi="Times New Roman" w:cs="Times New Roman"/>
          <w:sz w:val="24"/>
          <w:szCs w:val="24"/>
        </w:rPr>
        <w:t>En el sector bancario, el modelado BPMN es invaluable para visualizar y mejorar las transacciones, la seguridad y el procesamiento de datos entre sistemas bancarios. Esto no solo mejora la eficiencia, sino que también enriquece la experiencia del usuario, garantizando transacciones seguras y confiables</w:t>
      </w:r>
      <w:r w:rsidR="0076690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"/>
          <w:id w:val="-1004361747"/>
          <w:placeholder>
            <w:docPart w:val="50C9C68CAD2A43A2B1D7686C86B962B5"/>
          </w:placeholder>
        </w:sdtPr>
        <w:sdtContent>
          <w:r w:rsidR="00A10032" w:rsidRPr="00A10032">
            <w:rPr>
              <w:rFonts w:ascii="Times New Roman" w:hAnsi="Times New Roman" w:cs="Times New Roman"/>
              <w:color w:val="000000"/>
              <w:sz w:val="24"/>
              <w:szCs w:val="24"/>
            </w:rPr>
            <w:t>[24]</w:t>
          </w:r>
        </w:sdtContent>
      </w:sdt>
      <w:r w:rsidRPr="005263E6">
        <w:rPr>
          <w:rFonts w:ascii="Times New Roman" w:hAnsi="Times New Roman" w:cs="Times New Roman"/>
          <w:sz w:val="24"/>
          <w:szCs w:val="24"/>
        </w:rPr>
        <w:t>.</w:t>
      </w:r>
    </w:p>
    <w:p w14:paraId="2550B224" w14:textId="64FBFB36" w:rsidR="005263E6" w:rsidRPr="005263E6" w:rsidRDefault="005263E6" w:rsidP="00A45F5D">
      <w:pPr>
        <w:spacing w:line="360" w:lineRule="auto"/>
        <w:jc w:val="both"/>
        <w:rPr>
          <w:rFonts w:ascii="Times New Roman" w:hAnsi="Times New Roman" w:cs="Times New Roman"/>
          <w:sz w:val="24"/>
          <w:szCs w:val="24"/>
        </w:rPr>
      </w:pPr>
      <w:r w:rsidRPr="005263E6">
        <w:rPr>
          <w:rFonts w:ascii="Times New Roman" w:hAnsi="Times New Roman" w:cs="Times New Roman"/>
          <w:sz w:val="24"/>
          <w:szCs w:val="24"/>
        </w:rPr>
        <w:t>Los sistemas de salud electrónica también se benefician enormemente del modelado con BPMN. Al visualizar los flujos de trabajo para la gestión de registros médicos, citas y tratamientos, BPMN facilita una atención coordinada entre hospitales, clínicas y otros proveedores de servicios de salud. Esto contribuye a una atención al paciente más eficaz y eficiente</w:t>
      </w:r>
      <w:r w:rsidR="0076690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"/>
          <w:id w:val="-1782726603"/>
          <w:placeholder>
            <w:docPart w:val="50C9C68CAD2A43A2B1D7686C86B962B5"/>
          </w:placeholder>
        </w:sdtPr>
        <w:sdtContent>
          <w:r w:rsidR="00A10032" w:rsidRPr="00A10032">
            <w:rPr>
              <w:rFonts w:ascii="Times New Roman" w:hAnsi="Times New Roman" w:cs="Times New Roman"/>
              <w:color w:val="000000"/>
              <w:sz w:val="24"/>
              <w:szCs w:val="24"/>
            </w:rPr>
            <w:t>[22]</w:t>
          </w:r>
        </w:sdtContent>
      </w:sdt>
      <w:r w:rsidRPr="005263E6">
        <w:rPr>
          <w:rFonts w:ascii="Times New Roman" w:hAnsi="Times New Roman" w:cs="Times New Roman"/>
          <w:sz w:val="24"/>
          <w:szCs w:val="24"/>
        </w:rPr>
        <w:t>.</w:t>
      </w:r>
    </w:p>
    <w:p w14:paraId="52D543B2" w14:textId="3048A140" w:rsidR="006C5318" w:rsidRDefault="005263E6" w:rsidP="00A45F5D">
      <w:pPr>
        <w:spacing w:line="360" w:lineRule="auto"/>
        <w:jc w:val="both"/>
        <w:rPr>
          <w:rFonts w:ascii="Times New Roman" w:hAnsi="Times New Roman" w:cs="Times New Roman"/>
          <w:sz w:val="24"/>
          <w:szCs w:val="24"/>
        </w:rPr>
      </w:pPr>
      <w:r w:rsidRPr="005263E6">
        <w:rPr>
          <w:rFonts w:ascii="Times New Roman" w:hAnsi="Times New Roman" w:cs="Times New Roman"/>
          <w:sz w:val="24"/>
          <w:szCs w:val="24"/>
        </w:rPr>
        <w:t>Estos ejemplos ilustran la versatilidad y el valor de BPMN en el modelado de sistemas distribuidos, demostrando cómo puede mejorar la comprensión, la automatización y la adaptabilidad en diversos sectores</w:t>
      </w:r>
      <w:sdt>
        <w:sdtPr>
          <w:rPr>
            <w:rFonts w:ascii="Times New Roman" w:hAnsi="Times New Roman" w:cs="Times New Roman"/>
            <w:color w:val="000000"/>
            <w:sz w:val="24"/>
            <w:szCs w:val="24"/>
          </w:rPr>
          <w:tag w:val="MENDELEY_CITATION_v3_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"/>
          <w:id w:val="780300385"/>
          <w:placeholder>
            <w:docPart w:val="50C9C68CAD2A43A2B1D7686C86B962B5"/>
          </w:placeholder>
        </w:sdtPr>
        <w:sdtContent>
          <w:r w:rsidR="00A10032" w:rsidRPr="00A10032">
            <w:rPr>
              <w:rFonts w:ascii="Times New Roman" w:hAnsi="Times New Roman" w:cs="Times New Roman"/>
              <w:color w:val="000000"/>
              <w:sz w:val="24"/>
              <w:szCs w:val="24"/>
            </w:rPr>
            <w:t>[24]</w:t>
          </w:r>
        </w:sdtContent>
      </w:sdt>
      <w:r w:rsidRPr="005263E6">
        <w:rPr>
          <w:rFonts w:ascii="Times New Roman" w:hAnsi="Times New Roman" w:cs="Times New Roman"/>
          <w:sz w:val="24"/>
          <w:szCs w:val="24"/>
        </w:rPr>
        <w:t>.</w:t>
      </w:r>
    </w:p>
    <w:p w14:paraId="053F2F88" w14:textId="58FF9394" w:rsidR="00483F4C" w:rsidRPr="009F573D" w:rsidRDefault="00483F4C" w:rsidP="006F3D78">
      <w:pPr>
        <w:pStyle w:val="Ttulo2"/>
        <w:spacing w:line="360" w:lineRule="auto"/>
        <w:jc w:val="both"/>
      </w:pPr>
      <w:bookmarkStart w:id="99" w:name="_Toc159327550"/>
      <w:bookmarkStart w:id="100" w:name="_Toc159708277"/>
      <w:r w:rsidRPr="009F573D">
        <w:lastRenderedPageBreak/>
        <w:t>Herramientas y tecnologías para el modelamiento con BPMN en sistemas</w:t>
      </w:r>
      <w:r w:rsidR="009F573D" w:rsidRPr="009F573D">
        <w:t xml:space="preserve"> </w:t>
      </w:r>
      <w:r w:rsidRPr="009F573D">
        <w:t>distribuidos</w:t>
      </w:r>
      <w:bookmarkEnd w:id="99"/>
      <w:bookmarkEnd w:id="100"/>
    </w:p>
    <w:p w14:paraId="640F160C" w14:textId="4F7D47E0" w:rsidR="00483F4C" w:rsidRDefault="00483F4C" w:rsidP="006F3D78">
      <w:pPr>
        <w:pStyle w:val="Ttulo3"/>
        <w:spacing w:line="360" w:lineRule="auto"/>
        <w:jc w:val="both"/>
      </w:pPr>
      <w:bookmarkStart w:id="101" w:name="_Toc159327551"/>
      <w:bookmarkStart w:id="102" w:name="_Toc159708278"/>
      <w:r>
        <w:t>Herramientas de software para el modelamiento con BPMN</w:t>
      </w:r>
      <w:bookmarkEnd w:id="101"/>
      <w:bookmarkEnd w:id="102"/>
    </w:p>
    <w:p w14:paraId="37F59A9A" w14:textId="0B8B295C" w:rsidR="00483F4C" w:rsidRPr="00483F4C" w:rsidRDefault="00483F4C" w:rsidP="006F3D78">
      <w:pPr>
        <w:spacing w:line="360" w:lineRule="auto"/>
        <w:jc w:val="both"/>
        <w:rPr>
          <w:rFonts w:ascii="Times New Roman" w:hAnsi="Times New Roman" w:cs="Times New Roman"/>
          <w:sz w:val="24"/>
          <w:szCs w:val="24"/>
        </w:rPr>
      </w:pPr>
      <w:r w:rsidRPr="00483F4C">
        <w:rPr>
          <w:rFonts w:ascii="Times New Roman" w:hAnsi="Times New Roman" w:cs="Times New Roman"/>
          <w:sz w:val="24"/>
          <w:szCs w:val="24"/>
        </w:rPr>
        <w:t>El modelado BPMN se apoya en una variedad de herramientas de software, que van desde aplicaciones sencillas hasta soluciones empresariales avanzadas. Estas herramientas ofrecen funcionalidades que abarcan el diseño de diagramas, la simulación de procesos, y en algunos casos, la automatización y ejecución de estos procesos. Entre las herramientas más destacadas se encuentran Bizagi, Camunda, Signavio, y Bpm’online, cada una con sus propias características y ventajas</w:t>
      </w:r>
      <w:r w:rsidR="00F2668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"/>
          <w:id w:val="-2099012554"/>
          <w:placeholder>
            <w:docPart w:val="50C9C68CAD2A43A2B1D7686C86B962B5"/>
          </w:placeholder>
        </w:sdtPr>
        <w:sdtContent>
          <w:r w:rsidR="00A10032" w:rsidRPr="00A10032">
            <w:rPr>
              <w:rFonts w:ascii="Times New Roman" w:hAnsi="Times New Roman" w:cs="Times New Roman"/>
              <w:color w:val="000000"/>
              <w:sz w:val="24"/>
              <w:szCs w:val="24"/>
            </w:rPr>
            <w:t>[25]</w:t>
          </w:r>
        </w:sdtContent>
      </w:sdt>
      <w:r w:rsidRPr="00483F4C">
        <w:rPr>
          <w:rFonts w:ascii="Times New Roman" w:hAnsi="Times New Roman" w:cs="Times New Roman"/>
          <w:sz w:val="24"/>
          <w:szCs w:val="24"/>
        </w:rPr>
        <w:t>.</w:t>
      </w:r>
    </w:p>
    <w:p w14:paraId="2D5E1508" w14:textId="622A0417" w:rsidR="00483F4C" w:rsidRPr="00483F4C" w:rsidRDefault="00483F4C" w:rsidP="006F3D78">
      <w:pPr>
        <w:spacing w:line="360" w:lineRule="auto"/>
        <w:jc w:val="both"/>
        <w:rPr>
          <w:rFonts w:ascii="Times New Roman" w:hAnsi="Times New Roman" w:cs="Times New Roman"/>
          <w:sz w:val="24"/>
          <w:szCs w:val="24"/>
        </w:rPr>
      </w:pPr>
      <w:r w:rsidRPr="00483F4C">
        <w:rPr>
          <w:rFonts w:ascii="Times New Roman" w:hAnsi="Times New Roman" w:cs="Times New Roman"/>
          <w:sz w:val="24"/>
          <w:szCs w:val="24"/>
        </w:rPr>
        <w:t>Estas plataformas proporcionan interfaces gráficas que facilitan la creación de diagramas BPMN de manera intuitiva. Además, muchas de estas herramientas incluyen capacidades para la colaboración en equipo, lo que permite a los usuarios trabajar juntos en el diseño y mejora de los procesos de negocio. La gestión de versiones y la integración con sistemas de ejecución de procesos de negocio son otras características importantes que pueden influir en la elección de una herramienta específica</w:t>
      </w:r>
      <w:r w:rsidR="00F2668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"/>
          <w:id w:val="443432118"/>
          <w:placeholder>
            <w:docPart w:val="9A9EE17E99EB409F90DA6FAB8C09E703"/>
          </w:placeholder>
        </w:sdtPr>
        <w:sdtContent>
          <w:r w:rsidR="00A10032" w:rsidRPr="00A10032">
            <w:rPr>
              <w:rFonts w:ascii="Times New Roman" w:hAnsi="Times New Roman" w:cs="Times New Roman"/>
              <w:color w:val="000000"/>
              <w:sz w:val="24"/>
              <w:szCs w:val="24"/>
            </w:rPr>
            <w:t>[26]</w:t>
          </w:r>
        </w:sdtContent>
      </w:sdt>
      <w:r w:rsidRPr="00483F4C">
        <w:rPr>
          <w:rFonts w:ascii="Times New Roman" w:hAnsi="Times New Roman" w:cs="Times New Roman"/>
          <w:sz w:val="24"/>
          <w:szCs w:val="24"/>
        </w:rPr>
        <w:t>.</w:t>
      </w:r>
    </w:p>
    <w:p w14:paraId="31CDB98E" w14:textId="010C2C39" w:rsidR="00483F4C" w:rsidRDefault="00483F4C" w:rsidP="006F3D78">
      <w:pPr>
        <w:pStyle w:val="Ttulo3"/>
        <w:spacing w:line="360" w:lineRule="auto"/>
      </w:pPr>
      <w:bookmarkStart w:id="103" w:name="_Toc159327552"/>
      <w:bookmarkStart w:id="104" w:name="_Toc159708279"/>
      <w:r>
        <w:t>Integración de BPMN con tecnologías de sistemas distribuidos</w:t>
      </w:r>
      <w:bookmarkEnd w:id="103"/>
      <w:bookmarkEnd w:id="104"/>
    </w:p>
    <w:p w14:paraId="76D8FF9A" w14:textId="070B5629" w:rsidR="008318AE" w:rsidRPr="008318AE" w:rsidRDefault="008318AE" w:rsidP="006F3D78">
      <w:pPr>
        <w:spacing w:line="360" w:lineRule="auto"/>
        <w:jc w:val="both"/>
        <w:rPr>
          <w:rFonts w:ascii="Times New Roman" w:hAnsi="Times New Roman" w:cs="Times New Roman"/>
          <w:sz w:val="24"/>
          <w:szCs w:val="24"/>
        </w:rPr>
      </w:pPr>
      <w:r w:rsidRPr="008318AE">
        <w:rPr>
          <w:rFonts w:ascii="Times New Roman" w:hAnsi="Times New Roman" w:cs="Times New Roman"/>
          <w:sz w:val="24"/>
          <w:szCs w:val="24"/>
        </w:rPr>
        <w:t>La integración de modelos BPMN con sistemas distribuidos es fundamental para la ejecución eficiente de los procesos de negocio. Esta integración se facilita mediante el uso de tecnologías como middleware de integración, servicios web, API REST, y protocolos de mensajería. Estas tecnologías permiten la comunicación entre distintos componentes y servicios, asegurando que los procesos modelados funcionen sin problemas a través de diversas plataformas y sistemas</w:t>
      </w:r>
      <w:r w:rsidR="00F2668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"/>
          <w:id w:val="-1914149800"/>
          <w:placeholder>
            <w:docPart w:val="50C9C68CAD2A43A2B1D7686C86B962B5"/>
          </w:placeholder>
        </w:sdtPr>
        <w:sdtContent>
          <w:r w:rsidR="00A10032" w:rsidRPr="00A10032">
            <w:rPr>
              <w:rFonts w:ascii="Times New Roman" w:hAnsi="Times New Roman" w:cs="Times New Roman"/>
              <w:color w:val="000000"/>
              <w:sz w:val="24"/>
              <w:szCs w:val="24"/>
            </w:rPr>
            <w:t>[25], [26]</w:t>
          </w:r>
        </w:sdtContent>
      </w:sdt>
      <w:r w:rsidRPr="008318AE">
        <w:rPr>
          <w:rFonts w:ascii="Times New Roman" w:hAnsi="Times New Roman" w:cs="Times New Roman"/>
          <w:sz w:val="24"/>
          <w:szCs w:val="24"/>
        </w:rPr>
        <w:t>.</w:t>
      </w:r>
    </w:p>
    <w:p w14:paraId="3699E234" w14:textId="6277A31F" w:rsidR="00483F4C" w:rsidRPr="008318AE" w:rsidRDefault="008318AE" w:rsidP="001E7EFE">
      <w:pPr>
        <w:tabs>
          <w:tab w:val="left" w:pos="709"/>
        </w:tabs>
        <w:spacing w:line="360" w:lineRule="auto"/>
        <w:jc w:val="both"/>
        <w:rPr>
          <w:rFonts w:ascii="Times New Roman" w:hAnsi="Times New Roman" w:cs="Times New Roman"/>
          <w:sz w:val="24"/>
          <w:szCs w:val="24"/>
        </w:rPr>
      </w:pPr>
      <w:r w:rsidRPr="008318AE">
        <w:rPr>
          <w:rFonts w:ascii="Times New Roman" w:hAnsi="Times New Roman" w:cs="Times New Roman"/>
          <w:sz w:val="24"/>
          <w:szCs w:val="24"/>
        </w:rPr>
        <w:t>Las herramientas de BPM y BPMN suelen ofrecer capacidades de integración o extensiones que permiten conectar los modelos de procesos con aplicaciones externas. Esto incluye sistemas como ERP, CRM y otras bases de datos y aplicaciones empresariales. La integración efectiva es crucial para automatizar los procesos de negocio modelados, permitiendo una operación fluida y coherente entre distintos sistemas</w:t>
      </w:r>
      <w:r w:rsidR="00F2668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"/>
          <w:id w:val="1174225014"/>
          <w:placeholder>
            <w:docPart w:val="50C9C68CAD2A43A2B1D7686C86B962B5"/>
          </w:placeholder>
        </w:sdtPr>
        <w:sdtContent>
          <w:r w:rsidR="00A10032" w:rsidRPr="00A10032">
            <w:rPr>
              <w:rFonts w:ascii="Times New Roman" w:hAnsi="Times New Roman" w:cs="Times New Roman"/>
              <w:color w:val="000000"/>
              <w:sz w:val="24"/>
              <w:szCs w:val="24"/>
            </w:rPr>
            <w:t>[27]</w:t>
          </w:r>
        </w:sdtContent>
      </w:sdt>
      <w:r w:rsidRPr="008318AE">
        <w:rPr>
          <w:rFonts w:ascii="Times New Roman" w:hAnsi="Times New Roman" w:cs="Times New Roman"/>
          <w:sz w:val="24"/>
          <w:szCs w:val="24"/>
        </w:rPr>
        <w:t>.</w:t>
      </w:r>
    </w:p>
    <w:p w14:paraId="3C544558" w14:textId="5B51EF14" w:rsidR="00483F4C" w:rsidRPr="009F573D" w:rsidRDefault="00483F4C" w:rsidP="00590B2C">
      <w:pPr>
        <w:pStyle w:val="Ttulo3"/>
      </w:pPr>
      <w:bookmarkStart w:id="105" w:name="_Toc159327553"/>
      <w:bookmarkStart w:id="106" w:name="_Toc159708280"/>
      <w:r w:rsidRPr="009F573D">
        <w:t>Consideraciones de implementación y despliegue de modelos BPMN en sistemas distribuidos</w:t>
      </w:r>
      <w:bookmarkEnd w:id="105"/>
      <w:bookmarkEnd w:id="106"/>
    </w:p>
    <w:p w14:paraId="17F16201" w14:textId="652ABD39" w:rsidR="00981163" w:rsidRPr="00981163" w:rsidRDefault="00981163" w:rsidP="00A45F5D">
      <w:pPr>
        <w:spacing w:line="360" w:lineRule="auto"/>
        <w:jc w:val="both"/>
        <w:rPr>
          <w:rFonts w:ascii="Times New Roman" w:hAnsi="Times New Roman" w:cs="Times New Roman"/>
          <w:sz w:val="24"/>
          <w:szCs w:val="24"/>
        </w:rPr>
      </w:pPr>
      <w:r w:rsidRPr="00981163">
        <w:rPr>
          <w:rFonts w:ascii="Times New Roman" w:hAnsi="Times New Roman" w:cs="Times New Roman"/>
          <w:sz w:val="24"/>
          <w:szCs w:val="24"/>
        </w:rPr>
        <w:t xml:space="preserve">Implementar y desplegar modelos BPMN en entornos distribuidos requiere una atención especial a varios factores clave. La escalabilidad es uno de estos factores, ya que los sistemas deben ser capaces de manejar incrementos en la demanda sin comprometer el rendimiento. La </w:t>
      </w:r>
      <w:r w:rsidRPr="00981163">
        <w:rPr>
          <w:rFonts w:ascii="Times New Roman" w:hAnsi="Times New Roman" w:cs="Times New Roman"/>
          <w:sz w:val="24"/>
          <w:szCs w:val="24"/>
        </w:rPr>
        <w:lastRenderedPageBreak/>
        <w:t>gestión de la carga y la seguridad son igualmente importantes, considerando los desafíos únicos que presentan los entornos distribuidos, como la dificultad para aislar y resolver fallos</w:t>
      </w:r>
      <w:r w:rsidR="0016494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"/>
          <w:id w:val="1293941884"/>
          <w:placeholder>
            <w:docPart w:val="28F8BF8C59E340ECB4E40B9B0FAB7118"/>
          </w:placeholder>
        </w:sdtPr>
        <w:sdtContent>
          <w:r w:rsidR="00A10032" w:rsidRPr="00A10032">
            <w:rPr>
              <w:rFonts w:ascii="Times New Roman" w:hAnsi="Times New Roman" w:cs="Times New Roman"/>
              <w:color w:val="000000"/>
              <w:sz w:val="24"/>
              <w:szCs w:val="24"/>
            </w:rPr>
            <w:t>[28]</w:t>
          </w:r>
        </w:sdtContent>
      </w:sdt>
      <w:r w:rsidRPr="00981163">
        <w:rPr>
          <w:rFonts w:ascii="Times New Roman" w:hAnsi="Times New Roman" w:cs="Times New Roman"/>
          <w:sz w:val="24"/>
          <w:szCs w:val="24"/>
        </w:rPr>
        <w:t>.</w:t>
      </w:r>
    </w:p>
    <w:p w14:paraId="0B10555F" w14:textId="50094FA8" w:rsidR="6A19C509" w:rsidRPr="009F573D" w:rsidRDefault="00981163" w:rsidP="006F3D78">
      <w:pPr>
        <w:spacing w:line="360" w:lineRule="auto"/>
        <w:jc w:val="both"/>
        <w:rPr>
          <w:rFonts w:ascii="Times New Roman" w:hAnsi="Times New Roman" w:cs="Times New Roman"/>
          <w:sz w:val="24"/>
          <w:szCs w:val="24"/>
        </w:rPr>
      </w:pPr>
      <w:r w:rsidRPr="00981163">
        <w:rPr>
          <w:rFonts w:ascii="Times New Roman" w:hAnsi="Times New Roman" w:cs="Times New Roman"/>
          <w:sz w:val="24"/>
          <w:szCs w:val="24"/>
        </w:rPr>
        <w:t>La interoperabilidad con tecnologías existentes también juega un papel crucial en la implementación exitosa de modelos BPMN. Asegurar que los nuevos modelos se integren sin problemas en el ecosistema tecnológico existente evita complicaciones y facilita una transición suave. Además, el monitoreo en tiempo real y la gestión de procesos son esenciales para mantener un control sobre el rendimiento del sistema, permitiendo ajustes proactivos y mejoras continuas</w:t>
      </w:r>
      <w:r w:rsidR="00634CF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"/>
          <w:id w:val="-945607029"/>
          <w:placeholder>
            <w:docPart w:val="89C429D7471D4C2AB5E2AF1EED1B2EC5"/>
          </w:placeholder>
        </w:sdtPr>
        <w:sdtContent>
          <w:r w:rsidR="00A10032" w:rsidRPr="00A10032">
            <w:rPr>
              <w:rFonts w:ascii="Times New Roman" w:hAnsi="Times New Roman" w:cs="Times New Roman"/>
              <w:color w:val="000000"/>
              <w:sz w:val="24"/>
              <w:szCs w:val="24"/>
            </w:rPr>
            <w:t>[27]</w:t>
          </w:r>
        </w:sdtContent>
      </w:sdt>
      <w:r w:rsidRPr="00981163">
        <w:rPr>
          <w:rFonts w:ascii="Times New Roman" w:hAnsi="Times New Roman" w:cs="Times New Roman"/>
          <w:sz w:val="24"/>
          <w:szCs w:val="24"/>
        </w:rPr>
        <w:t>.</w:t>
      </w:r>
    </w:p>
    <w:p w14:paraId="24B773CD" w14:textId="77777777" w:rsidR="00F46547" w:rsidRDefault="00F46547" w:rsidP="006F3D78">
      <w:pPr>
        <w:pStyle w:val="Ttulo3"/>
        <w:spacing w:line="360" w:lineRule="auto"/>
      </w:pPr>
      <w:bookmarkStart w:id="107" w:name="_Toc159327554"/>
      <w:bookmarkStart w:id="108" w:name="_Toc159708281"/>
      <w:r>
        <w:t>Notación y símbolos utilizados en BPMN</w:t>
      </w:r>
      <w:bookmarkEnd w:id="107"/>
      <w:bookmarkEnd w:id="108"/>
    </w:p>
    <w:p w14:paraId="3BA7D2EB" w14:textId="55EAB726" w:rsidR="0031666D" w:rsidRDefault="00F46547" w:rsidP="00586ABA">
      <w:pPr>
        <w:spacing w:line="360" w:lineRule="auto"/>
        <w:jc w:val="both"/>
        <w:rPr>
          <w:rFonts w:ascii="Times New Roman" w:hAnsi="Times New Roman" w:cs="Times New Roman"/>
          <w:sz w:val="24"/>
          <w:szCs w:val="24"/>
        </w:rPr>
      </w:pPr>
      <w:r w:rsidRPr="00484803">
        <w:rPr>
          <w:rFonts w:ascii="Times New Roman" w:hAnsi="Times New Roman" w:cs="Times New Roman"/>
          <w:sz w:val="24"/>
          <w:szCs w:val="24"/>
        </w:rPr>
        <w:t xml:space="preserve">La notación BPMN se caracteriza por su conjunto estandarizado de símbolos gráficos, permitiendo la representación precisa y detallada de cada aspecto del proceso de </w:t>
      </w:r>
      <w:r w:rsidR="006F3D78" w:rsidRPr="00484803">
        <w:rPr>
          <w:rFonts w:ascii="Times New Roman" w:hAnsi="Times New Roman" w:cs="Times New Roman"/>
          <w:sz w:val="24"/>
          <w:szCs w:val="24"/>
        </w:rPr>
        <w:t>negocio</w:t>
      </w:r>
      <w:r w:rsidR="006F3D78">
        <w:rPr>
          <w:rFonts w:ascii="Times New Roman" w:hAnsi="Times New Roman" w:cs="Times New Roman"/>
          <w:sz w:val="24"/>
          <w:szCs w:val="24"/>
        </w:rPr>
        <w:t>.</w:t>
      </w:r>
    </w:p>
    <w:p w14:paraId="3ED412B4" w14:textId="219C1AFD" w:rsidR="00586ABA" w:rsidRDefault="00586ABA" w:rsidP="00586ABA">
      <w:pPr>
        <w:pStyle w:val="Descripcin"/>
        <w:keepNext/>
        <w:spacing w:after="0"/>
        <w:jc w:val="center"/>
      </w:pPr>
      <w:bookmarkStart w:id="109" w:name="_Toc159708729"/>
      <w:r>
        <w:t xml:space="preserve">Tabla </w:t>
      </w:r>
      <w:r>
        <w:fldChar w:fldCharType="begin"/>
      </w:r>
      <w:r>
        <w:instrText xml:space="preserve"> SEQ Tabla \* ARABIC </w:instrText>
      </w:r>
      <w:r>
        <w:fldChar w:fldCharType="separate"/>
      </w:r>
      <w:r w:rsidR="00231346">
        <w:rPr>
          <w:noProof/>
        </w:rPr>
        <w:t>3</w:t>
      </w:r>
      <w:r>
        <w:fldChar w:fldCharType="end"/>
      </w:r>
      <w:r>
        <w:t xml:space="preserve"> Notaciones diagrama BPMN</w:t>
      </w:r>
      <w:bookmarkEnd w:id="109"/>
    </w:p>
    <w:p w14:paraId="4422812C" w14:textId="4CE3161C" w:rsidR="00586ABA" w:rsidRDefault="00586ABA" w:rsidP="00586ABA">
      <w:pPr>
        <w:pStyle w:val="Descripcin"/>
        <w:keepNext/>
        <w:spacing w:after="0"/>
        <w:jc w:val="center"/>
      </w:pPr>
      <w:r w:rsidRPr="00586ABA">
        <w:t>Realizado por LETURNE PLUAS JHON BYRON &amp; CHICA VALFRE VALESKA SOFIA</w:t>
      </w:r>
    </w:p>
    <w:tbl>
      <w:tblPr>
        <w:tblStyle w:val="Tablaconcuadrcula"/>
        <w:tblW w:w="0" w:type="auto"/>
        <w:tblLook w:val="04A0" w:firstRow="1" w:lastRow="0" w:firstColumn="1" w:lastColumn="0" w:noHBand="0" w:noVBand="1"/>
      </w:tblPr>
      <w:tblGrid>
        <w:gridCol w:w="2986"/>
        <w:gridCol w:w="2990"/>
        <w:gridCol w:w="3040"/>
      </w:tblGrid>
      <w:tr w:rsidR="00692CD4" w14:paraId="1D0D590E" w14:textId="77777777" w:rsidTr="006F3FE2">
        <w:tc>
          <w:tcPr>
            <w:tcW w:w="2986" w:type="dxa"/>
            <w:shd w:val="clear" w:color="auto" w:fill="FFD966" w:themeFill="accent4" w:themeFillTint="99"/>
          </w:tcPr>
          <w:p w14:paraId="6B6ADD22" w14:textId="3404D9F5" w:rsidR="00A2235F" w:rsidRPr="00A2235F" w:rsidRDefault="00A2235F" w:rsidP="00A2235F">
            <w:pPr>
              <w:jc w:val="center"/>
              <w:rPr>
                <w:rFonts w:ascii="Times New Roman" w:hAnsi="Times New Roman" w:cs="Times New Roman"/>
                <w:b/>
                <w:bCs/>
                <w:sz w:val="24"/>
                <w:szCs w:val="24"/>
              </w:rPr>
            </w:pPr>
            <w:r w:rsidRPr="00A2235F">
              <w:rPr>
                <w:rFonts w:ascii="Times New Roman" w:hAnsi="Times New Roman" w:cs="Times New Roman"/>
                <w:b/>
                <w:bCs/>
                <w:sz w:val="24"/>
                <w:szCs w:val="24"/>
              </w:rPr>
              <w:t>Tipo</w:t>
            </w:r>
          </w:p>
        </w:tc>
        <w:tc>
          <w:tcPr>
            <w:tcW w:w="2990" w:type="dxa"/>
            <w:shd w:val="clear" w:color="auto" w:fill="FFD966" w:themeFill="accent4" w:themeFillTint="99"/>
          </w:tcPr>
          <w:p w14:paraId="7DB24D2C" w14:textId="79172F9B" w:rsidR="00A2235F" w:rsidRPr="00A2235F" w:rsidRDefault="00A2235F" w:rsidP="00A2235F">
            <w:pPr>
              <w:jc w:val="center"/>
              <w:rPr>
                <w:rFonts w:ascii="Times New Roman" w:hAnsi="Times New Roman" w:cs="Times New Roman"/>
                <w:b/>
                <w:bCs/>
                <w:sz w:val="24"/>
                <w:szCs w:val="24"/>
              </w:rPr>
            </w:pPr>
            <w:r w:rsidRPr="00A2235F">
              <w:rPr>
                <w:rFonts w:ascii="Times New Roman" w:hAnsi="Times New Roman" w:cs="Times New Roman"/>
                <w:b/>
                <w:bCs/>
                <w:sz w:val="24"/>
                <w:szCs w:val="24"/>
              </w:rPr>
              <w:t>Descripción</w:t>
            </w:r>
          </w:p>
        </w:tc>
        <w:tc>
          <w:tcPr>
            <w:tcW w:w="3040" w:type="dxa"/>
            <w:shd w:val="clear" w:color="auto" w:fill="FFD966" w:themeFill="accent4" w:themeFillTint="99"/>
          </w:tcPr>
          <w:p w14:paraId="3C477983" w14:textId="22DC57D6" w:rsidR="00A2235F" w:rsidRPr="00A2235F" w:rsidRDefault="00A2235F" w:rsidP="00A2235F">
            <w:pPr>
              <w:jc w:val="center"/>
              <w:rPr>
                <w:rFonts w:ascii="Times New Roman" w:hAnsi="Times New Roman" w:cs="Times New Roman"/>
                <w:b/>
                <w:bCs/>
                <w:sz w:val="24"/>
                <w:szCs w:val="24"/>
              </w:rPr>
            </w:pPr>
            <w:r w:rsidRPr="00A2235F">
              <w:rPr>
                <w:rFonts w:ascii="Times New Roman" w:hAnsi="Times New Roman" w:cs="Times New Roman"/>
                <w:b/>
                <w:bCs/>
                <w:sz w:val="24"/>
                <w:szCs w:val="24"/>
              </w:rPr>
              <w:t>Notación</w:t>
            </w:r>
          </w:p>
        </w:tc>
      </w:tr>
      <w:tr w:rsidR="00692CD4" w14:paraId="4142DF60" w14:textId="77777777" w:rsidTr="006F3FE2">
        <w:tc>
          <w:tcPr>
            <w:tcW w:w="2986" w:type="dxa"/>
            <w:vMerge w:val="restart"/>
            <w:vAlign w:val="center"/>
          </w:tcPr>
          <w:p w14:paraId="241E25FC" w14:textId="2AA68CD5" w:rsidR="00C87F0E" w:rsidRPr="00BE75E2" w:rsidRDefault="00C87F0E" w:rsidP="00BE75E2">
            <w:pPr>
              <w:jc w:val="center"/>
              <w:rPr>
                <w:rFonts w:ascii="Times New Roman" w:hAnsi="Times New Roman" w:cs="Times New Roman"/>
                <w:b/>
                <w:bCs/>
                <w:sz w:val="24"/>
                <w:szCs w:val="24"/>
              </w:rPr>
            </w:pPr>
            <w:r w:rsidRPr="00BE75E2">
              <w:rPr>
                <w:rFonts w:ascii="Times New Roman" w:hAnsi="Times New Roman" w:cs="Times New Roman"/>
                <w:b/>
                <w:bCs/>
                <w:sz w:val="24"/>
                <w:szCs w:val="24"/>
              </w:rPr>
              <w:t>Evento</w:t>
            </w:r>
            <w:r w:rsidR="00990868">
              <w:rPr>
                <w:rFonts w:ascii="Times New Roman" w:hAnsi="Times New Roman" w:cs="Times New Roman"/>
                <w:b/>
                <w:bCs/>
                <w:sz w:val="24"/>
                <w:szCs w:val="24"/>
              </w:rPr>
              <w:t>s</w:t>
            </w:r>
          </w:p>
        </w:tc>
        <w:tc>
          <w:tcPr>
            <w:tcW w:w="2990" w:type="dxa"/>
          </w:tcPr>
          <w:p w14:paraId="48D31702" w14:textId="32F3B483" w:rsidR="00C87F0E" w:rsidRPr="004F7D49" w:rsidRDefault="00C87F0E" w:rsidP="00400D30">
            <w:pPr>
              <w:jc w:val="center"/>
              <w:rPr>
                <w:rFonts w:ascii="Times New Roman" w:hAnsi="Times New Roman" w:cs="Times New Roman"/>
                <w:sz w:val="24"/>
                <w:szCs w:val="24"/>
              </w:rPr>
            </w:pPr>
            <w:r w:rsidRPr="004F7D49">
              <w:rPr>
                <w:rFonts w:ascii="Times New Roman" w:hAnsi="Times New Roman" w:cs="Times New Roman"/>
                <w:sz w:val="24"/>
                <w:szCs w:val="24"/>
              </w:rPr>
              <w:t>Indica el inicio de un proceso. Esta se representa mediante un círculo abierto con una línea fina</w:t>
            </w:r>
            <w:r w:rsidR="00630EB9">
              <w:rPr>
                <w:rFonts w:ascii="Times New Roman" w:hAnsi="Times New Roman" w:cs="Times New Roman"/>
                <w:sz w:val="24"/>
                <w:szCs w:val="24"/>
              </w:rPr>
              <w:t>l</w:t>
            </w:r>
            <w:r w:rsidRPr="004F7D49">
              <w:rPr>
                <w:rFonts w:ascii="Times New Roman" w:hAnsi="Times New Roman" w:cs="Times New Roman"/>
                <w:sz w:val="24"/>
                <w:szCs w:val="24"/>
              </w:rPr>
              <w:t>.</w:t>
            </w:r>
          </w:p>
          <w:p w14:paraId="33A3FB5B" w14:textId="77777777" w:rsidR="00C87F0E" w:rsidRDefault="00C87F0E" w:rsidP="00A2235F">
            <w:pPr>
              <w:jc w:val="center"/>
              <w:rPr>
                <w:rFonts w:ascii="Times New Roman" w:hAnsi="Times New Roman" w:cs="Times New Roman"/>
                <w:sz w:val="24"/>
                <w:szCs w:val="24"/>
              </w:rPr>
            </w:pPr>
          </w:p>
        </w:tc>
        <w:tc>
          <w:tcPr>
            <w:tcW w:w="3040" w:type="dxa"/>
          </w:tcPr>
          <w:p w14:paraId="34EE9E7D" w14:textId="564AF9C0" w:rsidR="00C87F0E" w:rsidRDefault="00C87F0E" w:rsidP="00A2235F">
            <w:pPr>
              <w:rPr>
                <w:rFonts w:ascii="Times New Roman" w:hAnsi="Times New Roman" w:cs="Times New Roman"/>
                <w:sz w:val="24"/>
                <w:szCs w:val="24"/>
              </w:rPr>
            </w:pPr>
            <w:r>
              <w:rPr>
                <w:noProof/>
              </w:rPr>
              <w:drawing>
                <wp:anchor distT="0" distB="0" distL="114300" distR="114300" simplePos="0" relativeHeight="251543040" behindDoc="1" locked="0" layoutInCell="1" allowOverlap="1" wp14:anchorId="155C1CE9" wp14:editId="2BAD9468">
                  <wp:simplePos x="0" y="0"/>
                  <wp:positionH relativeFrom="margin">
                    <wp:posOffset>360045</wp:posOffset>
                  </wp:positionH>
                  <wp:positionV relativeFrom="paragraph">
                    <wp:posOffset>11430</wp:posOffset>
                  </wp:positionV>
                  <wp:extent cx="1009650" cy="1009650"/>
                  <wp:effectExtent l="0" t="0" r="0" b="0"/>
                  <wp:wrapTight wrapText="bothSides">
                    <wp:wrapPolygon edited="0">
                      <wp:start x="0" y="0"/>
                      <wp:lineTo x="0" y="21192"/>
                      <wp:lineTo x="21192" y="21192"/>
                      <wp:lineTo x="21192" y="0"/>
                      <wp:lineTo x="0" y="0"/>
                    </wp:wrapPolygon>
                  </wp:wrapTight>
                  <wp:docPr id="9165640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64044" name=""/>
                          <pic:cNvPicPr/>
                        </pic:nvPicPr>
                        <pic:blipFill>
                          <a:blip r:embed="rId45">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a:graphicData>
                  </a:graphic>
                  <wp14:sizeRelH relativeFrom="page">
                    <wp14:pctWidth>0</wp14:pctWidth>
                  </wp14:sizeRelH>
                  <wp14:sizeRelV relativeFrom="page">
                    <wp14:pctHeight>0</wp14:pctHeight>
                  </wp14:sizeRelV>
                </wp:anchor>
              </w:drawing>
            </w:r>
          </w:p>
        </w:tc>
      </w:tr>
      <w:tr w:rsidR="00692CD4" w14:paraId="416138AF" w14:textId="77777777" w:rsidTr="006F3FE2">
        <w:tc>
          <w:tcPr>
            <w:tcW w:w="2986" w:type="dxa"/>
            <w:vMerge/>
          </w:tcPr>
          <w:p w14:paraId="3D804808" w14:textId="23912FFE" w:rsidR="00C87F0E" w:rsidRDefault="00C87F0E" w:rsidP="00A2235F">
            <w:pPr>
              <w:jc w:val="center"/>
              <w:rPr>
                <w:rFonts w:ascii="Times New Roman" w:hAnsi="Times New Roman" w:cs="Times New Roman"/>
                <w:sz w:val="24"/>
                <w:szCs w:val="24"/>
              </w:rPr>
            </w:pPr>
          </w:p>
        </w:tc>
        <w:tc>
          <w:tcPr>
            <w:tcW w:w="2990" w:type="dxa"/>
          </w:tcPr>
          <w:p w14:paraId="7D5832CB" w14:textId="1D822121" w:rsidR="00C87F0E" w:rsidRDefault="00C87F0E" w:rsidP="00A2235F">
            <w:pPr>
              <w:jc w:val="center"/>
              <w:rPr>
                <w:rFonts w:ascii="Times New Roman" w:hAnsi="Times New Roman" w:cs="Times New Roman"/>
                <w:sz w:val="24"/>
                <w:szCs w:val="24"/>
              </w:rPr>
            </w:pPr>
            <w:r>
              <w:rPr>
                <w:rFonts w:ascii="Times New Roman" w:hAnsi="Times New Roman" w:cs="Times New Roman"/>
                <w:sz w:val="24"/>
                <w:szCs w:val="24"/>
              </w:rPr>
              <w:t>Este ocurre entre el evento de inicio y evento final.</w:t>
            </w:r>
          </w:p>
        </w:tc>
        <w:tc>
          <w:tcPr>
            <w:tcW w:w="3040" w:type="dxa"/>
          </w:tcPr>
          <w:p w14:paraId="3BA1986C" w14:textId="53F0772E" w:rsidR="00C87F0E" w:rsidRDefault="00C87F0E" w:rsidP="00A2235F">
            <w:pPr>
              <w:jc w:val="center"/>
              <w:rPr>
                <w:rFonts w:ascii="Times New Roman" w:hAnsi="Times New Roman" w:cs="Times New Roman"/>
                <w:sz w:val="24"/>
                <w:szCs w:val="24"/>
              </w:rPr>
            </w:pPr>
            <w:r>
              <w:rPr>
                <w:noProof/>
              </w:rPr>
              <w:drawing>
                <wp:inline distT="0" distB="0" distL="0" distR="0" wp14:anchorId="4B190577" wp14:editId="2BEE9E03">
                  <wp:extent cx="952346" cy="918575"/>
                  <wp:effectExtent l="0" t="0" r="635" b="0"/>
                  <wp:docPr id="854604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04164" name=""/>
                          <pic:cNvPicPr/>
                        </pic:nvPicPr>
                        <pic:blipFill>
                          <a:blip r:embed="rId46"/>
                          <a:stretch>
                            <a:fillRect/>
                          </a:stretch>
                        </pic:blipFill>
                        <pic:spPr>
                          <a:xfrm>
                            <a:off x="0" y="0"/>
                            <a:ext cx="960611" cy="926547"/>
                          </a:xfrm>
                          <a:prstGeom prst="rect">
                            <a:avLst/>
                          </a:prstGeom>
                        </pic:spPr>
                      </pic:pic>
                    </a:graphicData>
                  </a:graphic>
                </wp:inline>
              </w:drawing>
            </w:r>
          </w:p>
        </w:tc>
      </w:tr>
      <w:tr w:rsidR="00692CD4" w14:paraId="2F6ADAE2" w14:textId="77777777" w:rsidTr="006F3FE2">
        <w:tc>
          <w:tcPr>
            <w:tcW w:w="2986" w:type="dxa"/>
            <w:vMerge/>
          </w:tcPr>
          <w:p w14:paraId="49C8560F" w14:textId="77777777" w:rsidR="00C87F0E" w:rsidRDefault="00C87F0E" w:rsidP="00A2235F">
            <w:pPr>
              <w:jc w:val="center"/>
              <w:rPr>
                <w:rFonts w:ascii="Times New Roman" w:hAnsi="Times New Roman" w:cs="Times New Roman"/>
                <w:sz w:val="24"/>
                <w:szCs w:val="24"/>
              </w:rPr>
            </w:pPr>
          </w:p>
        </w:tc>
        <w:tc>
          <w:tcPr>
            <w:tcW w:w="2990" w:type="dxa"/>
          </w:tcPr>
          <w:p w14:paraId="259A580A" w14:textId="0A763F45" w:rsidR="00C87F0E" w:rsidRDefault="00C87F0E" w:rsidP="00A2235F">
            <w:pPr>
              <w:jc w:val="center"/>
              <w:rPr>
                <w:rFonts w:ascii="Times New Roman" w:hAnsi="Times New Roman" w:cs="Times New Roman"/>
                <w:sz w:val="24"/>
                <w:szCs w:val="24"/>
              </w:rPr>
            </w:pPr>
            <w:r>
              <w:rPr>
                <w:rFonts w:ascii="Times New Roman" w:hAnsi="Times New Roman" w:cs="Times New Roman"/>
                <w:sz w:val="24"/>
                <w:szCs w:val="24"/>
              </w:rPr>
              <w:t>Indica el final de un proceso</w:t>
            </w:r>
          </w:p>
        </w:tc>
        <w:tc>
          <w:tcPr>
            <w:tcW w:w="3040" w:type="dxa"/>
          </w:tcPr>
          <w:p w14:paraId="2D304243" w14:textId="11062551" w:rsidR="00C87F0E" w:rsidRDefault="00C87F0E" w:rsidP="00A2235F">
            <w:pPr>
              <w:jc w:val="center"/>
              <w:rPr>
                <w:rFonts w:ascii="Times New Roman" w:hAnsi="Times New Roman" w:cs="Times New Roman"/>
                <w:sz w:val="24"/>
                <w:szCs w:val="24"/>
              </w:rPr>
            </w:pPr>
            <w:r>
              <w:rPr>
                <w:noProof/>
              </w:rPr>
              <w:drawing>
                <wp:inline distT="0" distB="0" distL="0" distR="0" wp14:anchorId="33D23D1D" wp14:editId="1B55C0D0">
                  <wp:extent cx="838200" cy="869476"/>
                  <wp:effectExtent l="0" t="0" r="0" b="6985"/>
                  <wp:docPr id="18216843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84378" name=""/>
                          <pic:cNvPicPr/>
                        </pic:nvPicPr>
                        <pic:blipFill>
                          <a:blip r:embed="rId47"/>
                          <a:stretch>
                            <a:fillRect/>
                          </a:stretch>
                        </pic:blipFill>
                        <pic:spPr>
                          <a:xfrm>
                            <a:off x="0" y="0"/>
                            <a:ext cx="842966" cy="874420"/>
                          </a:xfrm>
                          <a:prstGeom prst="rect">
                            <a:avLst/>
                          </a:prstGeom>
                        </pic:spPr>
                      </pic:pic>
                    </a:graphicData>
                  </a:graphic>
                </wp:inline>
              </w:drawing>
            </w:r>
          </w:p>
        </w:tc>
      </w:tr>
      <w:tr w:rsidR="00692CD4" w14:paraId="5F133004" w14:textId="77777777" w:rsidTr="00296208">
        <w:tc>
          <w:tcPr>
            <w:tcW w:w="2986" w:type="dxa"/>
            <w:vMerge/>
          </w:tcPr>
          <w:p w14:paraId="315BE213" w14:textId="77777777" w:rsidR="00C87F0E" w:rsidRDefault="00C87F0E" w:rsidP="00A2235F">
            <w:pPr>
              <w:jc w:val="center"/>
              <w:rPr>
                <w:rFonts w:ascii="Times New Roman" w:hAnsi="Times New Roman" w:cs="Times New Roman"/>
                <w:sz w:val="24"/>
                <w:szCs w:val="24"/>
              </w:rPr>
            </w:pPr>
          </w:p>
        </w:tc>
        <w:tc>
          <w:tcPr>
            <w:tcW w:w="2990" w:type="dxa"/>
          </w:tcPr>
          <w:p w14:paraId="2CFCC1CE" w14:textId="0A6FEBEB" w:rsidR="00C87F0E" w:rsidRDefault="00C87F0E" w:rsidP="00A2235F">
            <w:pPr>
              <w:jc w:val="center"/>
              <w:rPr>
                <w:rFonts w:ascii="Times New Roman" w:hAnsi="Times New Roman" w:cs="Times New Roman"/>
                <w:sz w:val="24"/>
                <w:szCs w:val="24"/>
              </w:rPr>
            </w:pPr>
            <w:r>
              <w:rPr>
                <w:rFonts w:ascii="Times New Roman" w:hAnsi="Times New Roman" w:cs="Times New Roman"/>
                <w:sz w:val="24"/>
                <w:szCs w:val="24"/>
              </w:rPr>
              <w:t>Evento de mensaje de recepción, se quiere o desea obtener el mensaje enviado por otro proceso.</w:t>
            </w:r>
          </w:p>
        </w:tc>
        <w:tc>
          <w:tcPr>
            <w:tcW w:w="3040" w:type="dxa"/>
            <w:vAlign w:val="center"/>
          </w:tcPr>
          <w:p w14:paraId="6B692340" w14:textId="77777777" w:rsidR="00C87F0E" w:rsidRDefault="00C87F0E" w:rsidP="00296208">
            <w:pPr>
              <w:jc w:val="center"/>
              <w:rPr>
                <w:rFonts w:ascii="Times New Roman" w:hAnsi="Times New Roman" w:cs="Times New Roman"/>
                <w:sz w:val="24"/>
                <w:szCs w:val="24"/>
              </w:rPr>
            </w:pPr>
            <w:r>
              <w:rPr>
                <w:noProof/>
              </w:rPr>
              <w:drawing>
                <wp:inline distT="0" distB="0" distL="0" distR="0" wp14:anchorId="39D738EF" wp14:editId="27591BC2">
                  <wp:extent cx="856770" cy="866775"/>
                  <wp:effectExtent l="0" t="0" r="635" b="0"/>
                  <wp:docPr id="14729918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91833" name=""/>
                          <pic:cNvPicPr/>
                        </pic:nvPicPr>
                        <pic:blipFill>
                          <a:blip r:embed="rId48"/>
                          <a:stretch>
                            <a:fillRect/>
                          </a:stretch>
                        </pic:blipFill>
                        <pic:spPr>
                          <a:xfrm>
                            <a:off x="0" y="0"/>
                            <a:ext cx="863498" cy="873582"/>
                          </a:xfrm>
                          <a:prstGeom prst="rect">
                            <a:avLst/>
                          </a:prstGeom>
                        </pic:spPr>
                      </pic:pic>
                    </a:graphicData>
                  </a:graphic>
                </wp:inline>
              </w:drawing>
            </w:r>
          </w:p>
          <w:p w14:paraId="77A3B993" w14:textId="7286D646" w:rsidR="00296208" w:rsidRDefault="00296208" w:rsidP="00296208">
            <w:pPr>
              <w:jc w:val="center"/>
              <w:rPr>
                <w:rFonts w:ascii="Times New Roman" w:hAnsi="Times New Roman" w:cs="Times New Roman"/>
                <w:sz w:val="24"/>
                <w:szCs w:val="24"/>
              </w:rPr>
            </w:pPr>
          </w:p>
        </w:tc>
      </w:tr>
      <w:tr w:rsidR="00692CD4" w14:paraId="0F0FE032" w14:textId="77777777" w:rsidTr="006F3FE2">
        <w:tc>
          <w:tcPr>
            <w:tcW w:w="2986" w:type="dxa"/>
            <w:vMerge/>
          </w:tcPr>
          <w:p w14:paraId="7E25EDC7" w14:textId="77777777" w:rsidR="00C87F0E" w:rsidRDefault="00C87F0E" w:rsidP="00A2235F">
            <w:pPr>
              <w:jc w:val="center"/>
              <w:rPr>
                <w:rFonts w:ascii="Times New Roman" w:hAnsi="Times New Roman" w:cs="Times New Roman"/>
                <w:sz w:val="24"/>
                <w:szCs w:val="24"/>
              </w:rPr>
            </w:pPr>
          </w:p>
        </w:tc>
        <w:tc>
          <w:tcPr>
            <w:tcW w:w="2990" w:type="dxa"/>
          </w:tcPr>
          <w:p w14:paraId="101FF3D1" w14:textId="40AFAFFF" w:rsidR="00C87F0E" w:rsidRDefault="00C87F0E" w:rsidP="00A2235F">
            <w:pPr>
              <w:jc w:val="center"/>
              <w:rPr>
                <w:rFonts w:ascii="Times New Roman" w:hAnsi="Times New Roman" w:cs="Times New Roman"/>
                <w:sz w:val="24"/>
                <w:szCs w:val="24"/>
              </w:rPr>
            </w:pPr>
            <w:r>
              <w:rPr>
                <w:rFonts w:ascii="Times New Roman" w:hAnsi="Times New Roman" w:cs="Times New Roman"/>
                <w:sz w:val="24"/>
                <w:szCs w:val="24"/>
              </w:rPr>
              <w:t>Evento de envío de mensaje. Se activa cuando recibe un mensaje</w:t>
            </w:r>
          </w:p>
        </w:tc>
        <w:tc>
          <w:tcPr>
            <w:tcW w:w="3040" w:type="dxa"/>
          </w:tcPr>
          <w:p w14:paraId="34D94A9B" w14:textId="290DBCEA" w:rsidR="00C87F0E" w:rsidRDefault="00C87F0E" w:rsidP="00A2235F">
            <w:pPr>
              <w:jc w:val="center"/>
              <w:rPr>
                <w:rFonts w:ascii="Times New Roman" w:hAnsi="Times New Roman" w:cs="Times New Roman"/>
                <w:sz w:val="24"/>
                <w:szCs w:val="24"/>
              </w:rPr>
            </w:pPr>
            <w:r>
              <w:rPr>
                <w:noProof/>
              </w:rPr>
              <w:drawing>
                <wp:inline distT="0" distB="0" distL="0" distR="0" wp14:anchorId="0F1526AA" wp14:editId="7BC909A6">
                  <wp:extent cx="809625" cy="804468"/>
                  <wp:effectExtent l="0" t="0" r="0" b="0"/>
                  <wp:docPr id="14892455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45575" name=""/>
                          <pic:cNvPicPr/>
                        </pic:nvPicPr>
                        <pic:blipFill>
                          <a:blip r:embed="rId49"/>
                          <a:stretch>
                            <a:fillRect/>
                          </a:stretch>
                        </pic:blipFill>
                        <pic:spPr>
                          <a:xfrm>
                            <a:off x="0" y="0"/>
                            <a:ext cx="814860" cy="809670"/>
                          </a:xfrm>
                          <a:prstGeom prst="rect">
                            <a:avLst/>
                          </a:prstGeom>
                        </pic:spPr>
                      </pic:pic>
                    </a:graphicData>
                  </a:graphic>
                </wp:inline>
              </w:drawing>
            </w:r>
          </w:p>
        </w:tc>
      </w:tr>
      <w:tr w:rsidR="00692CD4" w14:paraId="2A0F0E9B" w14:textId="77777777" w:rsidTr="006F3FE2">
        <w:tc>
          <w:tcPr>
            <w:tcW w:w="2986" w:type="dxa"/>
            <w:vMerge/>
          </w:tcPr>
          <w:p w14:paraId="6F18A75E" w14:textId="77777777" w:rsidR="00C87F0E" w:rsidRDefault="00C87F0E" w:rsidP="00A2235F">
            <w:pPr>
              <w:jc w:val="center"/>
              <w:rPr>
                <w:rFonts w:ascii="Times New Roman" w:hAnsi="Times New Roman" w:cs="Times New Roman"/>
                <w:sz w:val="24"/>
                <w:szCs w:val="24"/>
              </w:rPr>
            </w:pPr>
          </w:p>
        </w:tc>
        <w:tc>
          <w:tcPr>
            <w:tcW w:w="2990" w:type="dxa"/>
          </w:tcPr>
          <w:p w14:paraId="1FD9ACBF" w14:textId="34E85B8A" w:rsidR="00C87F0E" w:rsidRDefault="00C87F0E" w:rsidP="00400D30">
            <w:pPr>
              <w:jc w:val="center"/>
              <w:rPr>
                <w:rFonts w:ascii="Times New Roman" w:hAnsi="Times New Roman" w:cs="Times New Roman"/>
                <w:sz w:val="24"/>
                <w:szCs w:val="24"/>
              </w:rPr>
            </w:pPr>
            <w:r>
              <w:rPr>
                <w:rFonts w:ascii="Times New Roman" w:hAnsi="Times New Roman" w:cs="Times New Roman"/>
                <w:sz w:val="24"/>
                <w:szCs w:val="24"/>
              </w:rPr>
              <w:t xml:space="preserve">Evento de </w:t>
            </w:r>
            <w:r w:rsidR="00A809E2">
              <w:rPr>
                <w:rFonts w:ascii="Times New Roman" w:hAnsi="Times New Roman" w:cs="Times New Roman"/>
                <w:sz w:val="24"/>
                <w:szCs w:val="24"/>
              </w:rPr>
              <w:t>inicio</w:t>
            </w:r>
            <w:r>
              <w:rPr>
                <w:rFonts w:ascii="Times New Roman" w:hAnsi="Times New Roman" w:cs="Times New Roman"/>
                <w:sz w:val="24"/>
                <w:szCs w:val="24"/>
              </w:rPr>
              <w:t xml:space="preserve"> de mensaje.</w:t>
            </w:r>
          </w:p>
        </w:tc>
        <w:tc>
          <w:tcPr>
            <w:tcW w:w="3040" w:type="dxa"/>
          </w:tcPr>
          <w:p w14:paraId="5FA973B8" w14:textId="77777777" w:rsidR="00C87F0E" w:rsidRDefault="00C87F0E" w:rsidP="00A2235F">
            <w:pPr>
              <w:jc w:val="center"/>
              <w:rPr>
                <w:rFonts w:ascii="Times New Roman" w:hAnsi="Times New Roman" w:cs="Times New Roman"/>
                <w:sz w:val="24"/>
                <w:szCs w:val="24"/>
              </w:rPr>
            </w:pPr>
            <w:r>
              <w:rPr>
                <w:noProof/>
              </w:rPr>
              <w:drawing>
                <wp:inline distT="0" distB="0" distL="0" distR="0" wp14:anchorId="052FF6D4" wp14:editId="63B12D0F">
                  <wp:extent cx="798830" cy="825106"/>
                  <wp:effectExtent l="0" t="0" r="1270" b="0"/>
                  <wp:docPr id="6280656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65630" name=""/>
                          <pic:cNvPicPr/>
                        </pic:nvPicPr>
                        <pic:blipFill rotWithShape="1">
                          <a:blip r:embed="rId50"/>
                          <a:srcRect b="7101"/>
                          <a:stretch/>
                        </pic:blipFill>
                        <pic:spPr bwMode="auto">
                          <a:xfrm>
                            <a:off x="0" y="0"/>
                            <a:ext cx="812370" cy="839091"/>
                          </a:xfrm>
                          <a:prstGeom prst="rect">
                            <a:avLst/>
                          </a:prstGeom>
                          <a:ln>
                            <a:noFill/>
                          </a:ln>
                          <a:extLst>
                            <a:ext uri="{53640926-AAD7-44D8-BBD7-CCE9431645EC}">
                              <a14:shadowObscured xmlns:a14="http://schemas.microsoft.com/office/drawing/2010/main"/>
                            </a:ext>
                          </a:extLst>
                        </pic:spPr>
                      </pic:pic>
                    </a:graphicData>
                  </a:graphic>
                </wp:inline>
              </w:drawing>
            </w:r>
          </w:p>
          <w:p w14:paraId="7CC4EEEE" w14:textId="2318B04B" w:rsidR="00C14601" w:rsidRDefault="00C14601" w:rsidP="00A2235F">
            <w:pPr>
              <w:jc w:val="center"/>
              <w:rPr>
                <w:rFonts w:ascii="Times New Roman" w:hAnsi="Times New Roman" w:cs="Times New Roman"/>
                <w:sz w:val="24"/>
                <w:szCs w:val="24"/>
              </w:rPr>
            </w:pPr>
          </w:p>
        </w:tc>
      </w:tr>
      <w:tr w:rsidR="00692CD4" w14:paraId="30403FF7" w14:textId="77777777" w:rsidTr="006F3FE2">
        <w:tc>
          <w:tcPr>
            <w:tcW w:w="2986" w:type="dxa"/>
            <w:vMerge/>
          </w:tcPr>
          <w:p w14:paraId="1EB02AC0" w14:textId="77777777" w:rsidR="00441270" w:rsidRDefault="00441270" w:rsidP="00F46547">
            <w:pPr>
              <w:jc w:val="both"/>
              <w:rPr>
                <w:rFonts w:ascii="Times New Roman" w:hAnsi="Times New Roman" w:cs="Times New Roman"/>
                <w:sz w:val="24"/>
                <w:szCs w:val="24"/>
              </w:rPr>
            </w:pPr>
          </w:p>
        </w:tc>
        <w:tc>
          <w:tcPr>
            <w:tcW w:w="2990" w:type="dxa"/>
            <w:vMerge w:val="restart"/>
            <w:vAlign w:val="center"/>
          </w:tcPr>
          <w:p w14:paraId="6764C471" w14:textId="5216C5E0" w:rsidR="00441270" w:rsidRPr="00073D00" w:rsidRDefault="00441270" w:rsidP="00441270">
            <w:pPr>
              <w:jc w:val="center"/>
              <w:rPr>
                <w:rFonts w:ascii="Times New Roman" w:hAnsi="Times New Roman" w:cs="Times New Roman"/>
                <w:sz w:val="24"/>
                <w:szCs w:val="24"/>
                <w:lang w:val="es-ES"/>
              </w:rPr>
            </w:pPr>
            <w:r w:rsidRPr="00073D00">
              <w:rPr>
                <w:rFonts w:ascii="Times New Roman" w:hAnsi="Times New Roman" w:cs="Times New Roman"/>
                <w:sz w:val="24"/>
                <w:szCs w:val="24"/>
                <w:lang w:val="es-ES"/>
              </w:rPr>
              <w:t>Evento de temporizador, se utiliza con un</w:t>
            </w:r>
            <w:r>
              <w:rPr>
                <w:rFonts w:ascii="Times New Roman" w:hAnsi="Times New Roman" w:cs="Times New Roman"/>
                <w:sz w:val="24"/>
                <w:szCs w:val="24"/>
                <w:lang w:val="es-ES"/>
              </w:rPr>
              <w:t xml:space="preserve"> símbolo de reloj. Se activa cuando la condición de tiempo especificada ocurre al inicio</w:t>
            </w:r>
            <w:r w:rsidR="0093025A">
              <w:rPr>
                <w:rFonts w:ascii="Times New Roman" w:hAnsi="Times New Roman" w:cs="Times New Roman"/>
                <w:sz w:val="24"/>
                <w:szCs w:val="24"/>
                <w:lang w:val="es-ES"/>
              </w:rPr>
              <w:t xml:space="preserve"> o intermedio</w:t>
            </w:r>
            <w:r>
              <w:rPr>
                <w:rFonts w:ascii="Times New Roman" w:hAnsi="Times New Roman" w:cs="Times New Roman"/>
                <w:sz w:val="24"/>
                <w:szCs w:val="24"/>
                <w:lang w:val="es-ES"/>
              </w:rPr>
              <w:t xml:space="preserve"> de un proceso.</w:t>
            </w:r>
          </w:p>
        </w:tc>
        <w:tc>
          <w:tcPr>
            <w:tcW w:w="3040" w:type="dxa"/>
            <w:vAlign w:val="center"/>
          </w:tcPr>
          <w:p w14:paraId="6528178D" w14:textId="77777777" w:rsidR="00441270" w:rsidRDefault="00441270" w:rsidP="00C14601">
            <w:pPr>
              <w:jc w:val="center"/>
              <w:rPr>
                <w:rFonts w:ascii="Times New Roman" w:hAnsi="Times New Roman" w:cs="Times New Roman"/>
                <w:sz w:val="24"/>
                <w:szCs w:val="24"/>
              </w:rPr>
            </w:pPr>
            <w:r>
              <w:rPr>
                <w:noProof/>
              </w:rPr>
              <w:drawing>
                <wp:inline distT="0" distB="0" distL="0" distR="0" wp14:anchorId="564A985B" wp14:editId="732414A7">
                  <wp:extent cx="913138" cy="895350"/>
                  <wp:effectExtent l="0" t="0" r="1270" b="0"/>
                  <wp:docPr id="16551681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168192" name=""/>
                          <pic:cNvPicPr/>
                        </pic:nvPicPr>
                        <pic:blipFill rotWithShape="1">
                          <a:blip r:embed="rId51"/>
                          <a:srcRect t="7927"/>
                          <a:stretch/>
                        </pic:blipFill>
                        <pic:spPr bwMode="auto">
                          <a:xfrm>
                            <a:off x="0" y="0"/>
                            <a:ext cx="916704" cy="898847"/>
                          </a:xfrm>
                          <a:prstGeom prst="rect">
                            <a:avLst/>
                          </a:prstGeom>
                          <a:ln>
                            <a:noFill/>
                          </a:ln>
                          <a:extLst>
                            <a:ext uri="{53640926-AAD7-44D8-BBD7-CCE9431645EC}">
                              <a14:shadowObscured xmlns:a14="http://schemas.microsoft.com/office/drawing/2010/main"/>
                            </a:ext>
                          </a:extLst>
                        </pic:spPr>
                      </pic:pic>
                    </a:graphicData>
                  </a:graphic>
                </wp:inline>
              </w:drawing>
            </w:r>
          </w:p>
          <w:p w14:paraId="1FD101D6" w14:textId="3D7BED47" w:rsidR="00C14601" w:rsidRDefault="00C14601" w:rsidP="00C14601">
            <w:pPr>
              <w:jc w:val="center"/>
              <w:rPr>
                <w:rFonts w:ascii="Times New Roman" w:hAnsi="Times New Roman" w:cs="Times New Roman"/>
                <w:sz w:val="24"/>
                <w:szCs w:val="24"/>
              </w:rPr>
            </w:pPr>
          </w:p>
        </w:tc>
      </w:tr>
      <w:tr w:rsidR="00692CD4" w14:paraId="2EC62784" w14:textId="77777777" w:rsidTr="006F3FE2">
        <w:tc>
          <w:tcPr>
            <w:tcW w:w="2986" w:type="dxa"/>
            <w:vMerge/>
          </w:tcPr>
          <w:p w14:paraId="5559D324" w14:textId="77777777" w:rsidR="00441270" w:rsidRDefault="00441270" w:rsidP="00F46547">
            <w:pPr>
              <w:jc w:val="both"/>
              <w:rPr>
                <w:rFonts w:ascii="Times New Roman" w:hAnsi="Times New Roman" w:cs="Times New Roman"/>
                <w:sz w:val="24"/>
                <w:szCs w:val="24"/>
              </w:rPr>
            </w:pPr>
          </w:p>
        </w:tc>
        <w:tc>
          <w:tcPr>
            <w:tcW w:w="2990" w:type="dxa"/>
            <w:vMerge/>
          </w:tcPr>
          <w:p w14:paraId="7205F653" w14:textId="77777777" w:rsidR="00441270" w:rsidRDefault="00441270" w:rsidP="00F46547">
            <w:pPr>
              <w:jc w:val="both"/>
              <w:rPr>
                <w:rFonts w:ascii="Times New Roman" w:hAnsi="Times New Roman" w:cs="Times New Roman"/>
                <w:sz w:val="24"/>
                <w:szCs w:val="24"/>
              </w:rPr>
            </w:pPr>
          </w:p>
        </w:tc>
        <w:tc>
          <w:tcPr>
            <w:tcW w:w="3040" w:type="dxa"/>
          </w:tcPr>
          <w:p w14:paraId="3434C669" w14:textId="77777777" w:rsidR="00441270" w:rsidRDefault="00441270" w:rsidP="00721942">
            <w:pPr>
              <w:jc w:val="center"/>
              <w:rPr>
                <w:noProof/>
              </w:rPr>
            </w:pPr>
            <w:r>
              <w:rPr>
                <w:noProof/>
              </w:rPr>
              <w:drawing>
                <wp:inline distT="0" distB="0" distL="0" distR="0" wp14:anchorId="3BDC7712" wp14:editId="566B4B7F">
                  <wp:extent cx="830542" cy="847725"/>
                  <wp:effectExtent l="0" t="0" r="8255" b="0"/>
                  <wp:docPr id="19202180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18058" name=""/>
                          <pic:cNvPicPr/>
                        </pic:nvPicPr>
                        <pic:blipFill>
                          <a:blip r:embed="rId52"/>
                          <a:stretch>
                            <a:fillRect/>
                          </a:stretch>
                        </pic:blipFill>
                        <pic:spPr>
                          <a:xfrm>
                            <a:off x="0" y="0"/>
                            <a:ext cx="845110" cy="862595"/>
                          </a:xfrm>
                          <a:prstGeom prst="rect">
                            <a:avLst/>
                          </a:prstGeom>
                        </pic:spPr>
                      </pic:pic>
                    </a:graphicData>
                  </a:graphic>
                </wp:inline>
              </w:drawing>
            </w:r>
          </w:p>
          <w:p w14:paraId="69C7BDB8" w14:textId="55A1D104" w:rsidR="00C14601" w:rsidRDefault="00C14601" w:rsidP="00721942">
            <w:pPr>
              <w:jc w:val="center"/>
              <w:rPr>
                <w:noProof/>
              </w:rPr>
            </w:pPr>
          </w:p>
        </w:tc>
      </w:tr>
      <w:tr w:rsidR="00692CD4" w14:paraId="46D0FB1D" w14:textId="77777777" w:rsidTr="006F3FE2">
        <w:tc>
          <w:tcPr>
            <w:tcW w:w="2986" w:type="dxa"/>
            <w:vMerge w:val="restart"/>
            <w:vAlign w:val="center"/>
          </w:tcPr>
          <w:p w14:paraId="4137D755" w14:textId="10D2C290" w:rsidR="007F5C82" w:rsidRPr="005D7ED4" w:rsidRDefault="007F5C82" w:rsidP="00C14601">
            <w:pPr>
              <w:jc w:val="center"/>
              <w:rPr>
                <w:rFonts w:ascii="Times New Roman" w:hAnsi="Times New Roman" w:cs="Times New Roman"/>
                <w:b/>
                <w:bCs/>
                <w:sz w:val="24"/>
                <w:szCs w:val="24"/>
              </w:rPr>
            </w:pPr>
            <w:r w:rsidRPr="005D7ED4">
              <w:rPr>
                <w:rFonts w:ascii="Times New Roman" w:hAnsi="Times New Roman" w:cs="Times New Roman"/>
                <w:b/>
                <w:bCs/>
                <w:sz w:val="24"/>
                <w:szCs w:val="24"/>
              </w:rPr>
              <w:t>Actividades</w:t>
            </w:r>
            <w:r w:rsidR="005D7ED4">
              <w:rPr>
                <w:rFonts w:ascii="Times New Roman" w:hAnsi="Times New Roman" w:cs="Times New Roman"/>
                <w:b/>
                <w:bCs/>
                <w:sz w:val="24"/>
                <w:szCs w:val="24"/>
              </w:rPr>
              <w:t xml:space="preserve"> o tareas</w:t>
            </w:r>
          </w:p>
        </w:tc>
        <w:tc>
          <w:tcPr>
            <w:tcW w:w="2990" w:type="dxa"/>
          </w:tcPr>
          <w:p w14:paraId="4752891E" w14:textId="77777777" w:rsidR="007F5C82" w:rsidRDefault="007F5C82" w:rsidP="00F46547">
            <w:pPr>
              <w:jc w:val="both"/>
              <w:rPr>
                <w:rFonts w:ascii="Times New Roman" w:hAnsi="Times New Roman" w:cs="Times New Roman"/>
                <w:sz w:val="24"/>
                <w:szCs w:val="24"/>
              </w:rPr>
            </w:pPr>
          </w:p>
          <w:p w14:paraId="28AC9684" w14:textId="77777777" w:rsidR="007F5C82" w:rsidRDefault="007F5C82" w:rsidP="00F46547">
            <w:pPr>
              <w:jc w:val="both"/>
              <w:rPr>
                <w:rFonts w:ascii="Times New Roman" w:hAnsi="Times New Roman" w:cs="Times New Roman"/>
                <w:sz w:val="24"/>
                <w:szCs w:val="24"/>
              </w:rPr>
            </w:pPr>
          </w:p>
          <w:p w14:paraId="0FF539E6" w14:textId="133A7A4A" w:rsidR="007F5C82" w:rsidRDefault="007F5C82" w:rsidP="00F46547">
            <w:pPr>
              <w:jc w:val="both"/>
              <w:rPr>
                <w:rFonts w:ascii="Times New Roman" w:hAnsi="Times New Roman" w:cs="Times New Roman"/>
                <w:sz w:val="24"/>
                <w:szCs w:val="24"/>
              </w:rPr>
            </w:pPr>
            <w:r>
              <w:rPr>
                <w:rFonts w:ascii="Times New Roman" w:hAnsi="Times New Roman" w:cs="Times New Roman"/>
                <w:sz w:val="24"/>
                <w:szCs w:val="24"/>
              </w:rPr>
              <w:t>Representan el trabajo o proceso que se realiza dentro de una organización.</w:t>
            </w:r>
          </w:p>
          <w:p w14:paraId="160EC847" w14:textId="77777777" w:rsidR="007F5C82" w:rsidRDefault="007F5C82" w:rsidP="00F46547">
            <w:pPr>
              <w:jc w:val="both"/>
              <w:rPr>
                <w:rFonts w:ascii="Times New Roman" w:hAnsi="Times New Roman" w:cs="Times New Roman"/>
                <w:sz w:val="24"/>
                <w:szCs w:val="24"/>
              </w:rPr>
            </w:pPr>
          </w:p>
          <w:p w14:paraId="164CBACA" w14:textId="77777777" w:rsidR="007F5C82" w:rsidRDefault="007F5C82" w:rsidP="00F46547">
            <w:pPr>
              <w:jc w:val="both"/>
              <w:rPr>
                <w:rFonts w:ascii="Times New Roman" w:hAnsi="Times New Roman" w:cs="Times New Roman"/>
                <w:sz w:val="24"/>
                <w:szCs w:val="24"/>
              </w:rPr>
            </w:pPr>
          </w:p>
        </w:tc>
        <w:tc>
          <w:tcPr>
            <w:tcW w:w="3040" w:type="dxa"/>
          </w:tcPr>
          <w:p w14:paraId="3A0197B7" w14:textId="77777777" w:rsidR="007F5C82" w:rsidRDefault="007F5C82" w:rsidP="00721942">
            <w:pPr>
              <w:jc w:val="center"/>
              <w:rPr>
                <w:noProof/>
              </w:rPr>
            </w:pPr>
          </w:p>
          <w:p w14:paraId="529FC68E" w14:textId="77777777" w:rsidR="007F5C82" w:rsidRDefault="007F5C82" w:rsidP="00721942">
            <w:pPr>
              <w:jc w:val="center"/>
              <w:rPr>
                <w:noProof/>
              </w:rPr>
            </w:pPr>
          </w:p>
          <w:p w14:paraId="1A0BCC1A" w14:textId="77777777" w:rsidR="007F5C82" w:rsidRDefault="007F5C82" w:rsidP="00721942">
            <w:pPr>
              <w:jc w:val="center"/>
              <w:rPr>
                <w:noProof/>
              </w:rPr>
            </w:pPr>
            <w:r>
              <w:rPr>
                <w:noProof/>
              </w:rPr>
              <w:drawing>
                <wp:inline distT="0" distB="0" distL="0" distR="0" wp14:anchorId="02419665" wp14:editId="7C01BEDD">
                  <wp:extent cx="1103630" cy="875869"/>
                  <wp:effectExtent l="0" t="0" r="1270" b="635"/>
                  <wp:docPr id="481920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2023" name=""/>
                          <pic:cNvPicPr/>
                        </pic:nvPicPr>
                        <pic:blipFill rotWithShape="1">
                          <a:blip r:embed="rId53"/>
                          <a:srcRect l="4137" b="3900"/>
                          <a:stretch/>
                        </pic:blipFill>
                        <pic:spPr bwMode="auto">
                          <a:xfrm>
                            <a:off x="0" y="0"/>
                            <a:ext cx="1108007" cy="879343"/>
                          </a:xfrm>
                          <a:prstGeom prst="rect">
                            <a:avLst/>
                          </a:prstGeom>
                          <a:ln>
                            <a:noFill/>
                          </a:ln>
                          <a:extLst>
                            <a:ext uri="{53640926-AAD7-44D8-BBD7-CCE9431645EC}">
                              <a14:shadowObscured xmlns:a14="http://schemas.microsoft.com/office/drawing/2010/main"/>
                            </a:ext>
                          </a:extLst>
                        </pic:spPr>
                      </pic:pic>
                    </a:graphicData>
                  </a:graphic>
                </wp:inline>
              </w:drawing>
            </w:r>
          </w:p>
          <w:p w14:paraId="18A681DF" w14:textId="6A261926" w:rsidR="007F5C82" w:rsidRDefault="007F5C82" w:rsidP="00721942">
            <w:pPr>
              <w:jc w:val="center"/>
              <w:rPr>
                <w:noProof/>
              </w:rPr>
            </w:pPr>
          </w:p>
        </w:tc>
      </w:tr>
      <w:tr w:rsidR="00692CD4" w14:paraId="06FA83F6" w14:textId="77777777" w:rsidTr="006F3FE2">
        <w:tc>
          <w:tcPr>
            <w:tcW w:w="2986" w:type="dxa"/>
            <w:vMerge/>
            <w:vAlign w:val="center"/>
          </w:tcPr>
          <w:p w14:paraId="531C23BB" w14:textId="77777777" w:rsidR="007F5C82" w:rsidRDefault="007F5C82" w:rsidP="00C14601">
            <w:pPr>
              <w:jc w:val="center"/>
              <w:rPr>
                <w:rFonts w:ascii="Times New Roman" w:hAnsi="Times New Roman" w:cs="Times New Roman"/>
                <w:sz w:val="24"/>
                <w:szCs w:val="24"/>
              </w:rPr>
            </w:pPr>
          </w:p>
        </w:tc>
        <w:tc>
          <w:tcPr>
            <w:tcW w:w="2990" w:type="dxa"/>
          </w:tcPr>
          <w:p w14:paraId="79939B31" w14:textId="74DB9235" w:rsidR="007F5C82" w:rsidRDefault="007F5C82" w:rsidP="00F46547">
            <w:pPr>
              <w:jc w:val="both"/>
              <w:rPr>
                <w:rFonts w:ascii="Times New Roman" w:hAnsi="Times New Roman" w:cs="Times New Roman"/>
                <w:sz w:val="24"/>
                <w:szCs w:val="24"/>
              </w:rPr>
            </w:pPr>
            <w:r>
              <w:rPr>
                <w:rFonts w:ascii="Times New Roman" w:hAnsi="Times New Roman" w:cs="Times New Roman"/>
                <w:sz w:val="24"/>
                <w:szCs w:val="24"/>
              </w:rPr>
              <w:t>Subproceso, representan una tarea secundaria a la principalmente, es decir, las dos estas asociadas.</w:t>
            </w:r>
          </w:p>
        </w:tc>
        <w:tc>
          <w:tcPr>
            <w:tcW w:w="3040" w:type="dxa"/>
          </w:tcPr>
          <w:p w14:paraId="2EB593F9" w14:textId="67EF78C0" w:rsidR="007F5C82" w:rsidRDefault="007F5C82" w:rsidP="00721942">
            <w:pPr>
              <w:jc w:val="center"/>
              <w:rPr>
                <w:noProof/>
              </w:rPr>
            </w:pPr>
            <w:r>
              <w:rPr>
                <w:noProof/>
              </w:rPr>
              <w:drawing>
                <wp:inline distT="0" distB="0" distL="0" distR="0" wp14:anchorId="68F85CE7" wp14:editId="33BC911A">
                  <wp:extent cx="1209546" cy="1011759"/>
                  <wp:effectExtent l="0" t="0" r="0" b="0"/>
                  <wp:docPr id="1928892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9242" name=""/>
                          <pic:cNvPicPr/>
                        </pic:nvPicPr>
                        <pic:blipFill>
                          <a:blip r:embed="rId54"/>
                          <a:stretch>
                            <a:fillRect/>
                          </a:stretch>
                        </pic:blipFill>
                        <pic:spPr>
                          <a:xfrm>
                            <a:off x="0" y="0"/>
                            <a:ext cx="1217781" cy="1018648"/>
                          </a:xfrm>
                          <a:prstGeom prst="rect">
                            <a:avLst/>
                          </a:prstGeom>
                        </pic:spPr>
                      </pic:pic>
                    </a:graphicData>
                  </a:graphic>
                </wp:inline>
              </w:drawing>
            </w:r>
          </w:p>
        </w:tc>
      </w:tr>
      <w:tr w:rsidR="00692CD4" w14:paraId="610BA84D" w14:textId="77777777" w:rsidTr="006F3FE2">
        <w:tc>
          <w:tcPr>
            <w:tcW w:w="2986" w:type="dxa"/>
            <w:vMerge/>
            <w:vAlign w:val="center"/>
          </w:tcPr>
          <w:p w14:paraId="6755346E" w14:textId="77777777" w:rsidR="007F5C82" w:rsidRDefault="007F5C82" w:rsidP="00C14601">
            <w:pPr>
              <w:jc w:val="center"/>
              <w:rPr>
                <w:rFonts w:ascii="Times New Roman" w:hAnsi="Times New Roman" w:cs="Times New Roman"/>
                <w:sz w:val="24"/>
                <w:szCs w:val="24"/>
              </w:rPr>
            </w:pPr>
          </w:p>
        </w:tc>
        <w:tc>
          <w:tcPr>
            <w:tcW w:w="2990" w:type="dxa"/>
          </w:tcPr>
          <w:p w14:paraId="4F688831" w14:textId="77777777" w:rsidR="007F5C82" w:rsidRDefault="007F5C82" w:rsidP="00F46547">
            <w:pPr>
              <w:jc w:val="both"/>
              <w:rPr>
                <w:rFonts w:ascii="Times New Roman" w:hAnsi="Times New Roman" w:cs="Times New Roman"/>
                <w:sz w:val="24"/>
                <w:szCs w:val="24"/>
              </w:rPr>
            </w:pPr>
            <w:r w:rsidRPr="004F6AAA">
              <w:rPr>
                <w:rFonts w:ascii="Times New Roman" w:hAnsi="Times New Roman" w:cs="Times New Roman"/>
                <w:b/>
                <w:bCs/>
                <w:sz w:val="24"/>
                <w:szCs w:val="24"/>
              </w:rPr>
              <w:t>Tareas de usuario:</w:t>
            </w:r>
            <w:r>
              <w:rPr>
                <w:rFonts w:ascii="Times New Roman" w:hAnsi="Times New Roman" w:cs="Times New Roman"/>
                <w:sz w:val="24"/>
                <w:szCs w:val="24"/>
              </w:rPr>
              <w:t xml:space="preserve"> Indica que la tarea debe ser realizada por un usuario con la ayuda de un sistema. Por ejemplo: registro de personal.</w:t>
            </w:r>
          </w:p>
          <w:p w14:paraId="7189143A" w14:textId="77777777" w:rsidR="007F5C82" w:rsidRDefault="007F5C82" w:rsidP="00F46547">
            <w:pPr>
              <w:jc w:val="both"/>
              <w:rPr>
                <w:rFonts w:ascii="Times New Roman" w:hAnsi="Times New Roman" w:cs="Times New Roman"/>
                <w:sz w:val="24"/>
                <w:szCs w:val="24"/>
              </w:rPr>
            </w:pPr>
          </w:p>
          <w:p w14:paraId="528EE705" w14:textId="46558AA4" w:rsidR="007F5C82" w:rsidRDefault="007F5C82" w:rsidP="00F46547">
            <w:pPr>
              <w:jc w:val="both"/>
              <w:rPr>
                <w:rFonts w:ascii="Times New Roman" w:hAnsi="Times New Roman" w:cs="Times New Roman"/>
                <w:sz w:val="24"/>
                <w:szCs w:val="24"/>
              </w:rPr>
            </w:pPr>
            <w:r w:rsidRPr="000823A1">
              <w:rPr>
                <w:rFonts w:ascii="Times New Roman" w:hAnsi="Times New Roman" w:cs="Times New Roman"/>
                <w:b/>
                <w:bCs/>
                <w:sz w:val="24"/>
                <w:szCs w:val="24"/>
              </w:rPr>
              <w:t>Tarea de servicio:</w:t>
            </w:r>
            <w:r>
              <w:rPr>
                <w:rFonts w:ascii="Times New Roman" w:hAnsi="Times New Roman" w:cs="Times New Roman"/>
                <w:sz w:val="24"/>
                <w:szCs w:val="24"/>
              </w:rPr>
              <w:t xml:space="preserve"> Es realizada por un sistema de forma automática. Por ejemplo, envió de </w:t>
            </w:r>
            <w:r w:rsidR="0090511B">
              <w:rPr>
                <w:rFonts w:ascii="Times New Roman" w:hAnsi="Times New Roman" w:cs="Times New Roman"/>
                <w:sz w:val="24"/>
                <w:szCs w:val="24"/>
              </w:rPr>
              <w:t>un correo de acuerdo a un tiempo establecido.</w:t>
            </w:r>
          </w:p>
          <w:p w14:paraId="21260BAD" w14:textId="77777777" w:rsidR="007F5C82" w:rsidRDefault="007F5C82" w:rsidP="00F46547">
            <w:pPr>
              <w:jc w:val="both"/>
              <w:rPr>
                <w:rFonts w:ascii="Times New Roman" w:hAnsi="Times New Roman" w:cs="Times New Roman"/>
                <w:sz w:val="24"/>
                <w:szCs w:val="24"/>
              </w:rPr>
            </w:pPr>
          </w:p>
          <w:p w14:paraId="049927A3" w14:textId="77777777" w:rsidR="007F5C82" w:rsidRDefault="007F5C82" w:rsidP="00F46547">
            <w:pPr>
              <w:jc w:val="both"/>
              <w:rPr>
                <w:rFonts w:ascii="Times New Roman" w:hAnsi="Times New Roman" w:cs="Times New Roman"/>
                <w:sz w:val="24"/>
                <w:szCs w:val="24"/>
              </w:rPr>
            </w:pPr>
            <w:r w:rsidRPr="00830DD3">
              <w:rPr>
                <w:rFonts w:ascii="Times New Roman" w:hAnsi="Times New Roman" w:cs="Times New Roman"/>
                <w:b/>
                <w:bCs/>
                <w:sz w:val="24"/>
                <w:szCs w:val="24"/>
              </w:rPr>
              <w:t xml:space="preserve">Tarea de script: </w:t>
            </w:r>
            <w:r w:rsidRPr="007F5C82">
              <w:rPr>
                <w:rFonts w:ascii="Times New Roman" w:hAnsi="Times New Roman" w:cs="Times New Roman"/>
                <w:sz w:val="24"/>
                <w:szCs w:val="24"/>
              </w:rPr>
              <w:t>Son actividades que ejecutan una expresión</w:t>
            </w:r>
            <w:r w:rsidR="00685AB4">
              <w:rPr>
                <w:rFonts w:ascii="Times New Roman" w:hAnsi="Times New Roman" w:cs="Times New Roman"/>
                <w:sz w:val="24"/>
                <w:szCs w:val="24"/>
              </w:rPr>
              <w:t xml:space="preserve"> </w:t>
            </w:r>
            <w:r w:rsidR="00A9528E">
              <w:rPr>
                <w:rFonts w:ascii="Times New Roman" w:hAnsi="Times New Roman" w:cs="Times New Roman"/>
                <w:sz w:val="24"/>
                <w:szCs w:val="24"/>
              </w:rPr>
              <w:t>automatizada,</w:t>
            </w:r>
            <w:r w:rsidR="00685AB4">
              <w:rPr>
                <w:rFonts w:ascii="Times New Roman" w:hAnsi="Times New Roman" w:cs="Times New Roman"/>
                <w:sz w:val="24"/>
                <w:szCs w:val="24"/>
              </w:rPr>
              <w:t xml:space="preserve"> por ejemplo: </w:t>
            </w:r>
            <w:r w:rsidR="00A9528E">
              <w:rPr>
                <w:rFonts w:ascii="Times New Roman" w:hAnsi="Times New Roman" w:cs="Times New Roman"/>
                <w:sz w:val="24"/>
                <w:szCs w:val="24"/>
              </w:rPr>
              <w:t>envío</w:t>
            </w:r>
            <w:r w:rsidR="00685AB4">
              <w:rPr>
                <w:rFonts w:ascii="Times New Roman" w:hAnsi="Times New Roman" w:cs="Times New Roman"/>
                <w:sz w:val="24"/>
                <w:szCs w:val="24"/>
              </w:rPr>
              <w:t xml:space="preserve"> de correo electrónico </w:t>
            </w:r>
            <w:r w:rsidR="00A9528E">
              <w:rPr>
                <w:rFonts w:ascii="Times New Roman" w:hAnsi="Times New Roman" w:cs="Times New Roman"/>
                <w:sz w:val="24"/>
                <w:szCs w:val="24"/>
              </w:rPr>
              <w:t>personalizado.</w:t>
            </w:r>
          </w:p>
          <w:p w14:paraId="2C2FDDB2" w14:textId="77777777" w:rsidR="00FC69CB" w:rsidRDefault="00FC69CB" w:rsidP="00F46547">
            <w:pPr>
              <w:jc w:val="both"/>
              <w:rPr>
                <w:rFonts w:ascii="Times New Roman" w:hAnsi="Times New Roman" w:cs="Times New Roman"/>
                <w:sz w:val="24"/>
                <w:szCs w:val="24"/>
              </w:rPr>
            </w:pPr>
          </w:p>
          <w:p w14:paraId="4AC95BBE" w14:textId="51069C8A" w:rsidR="00FC69CB" w:rsidRPr="00FC69CB" w:rsidRDefault="00FC69CB" w:rsidP="00F46547">
            <w:pPr>
              <w:jc w:val="both"/>
              <w:rPr>
                <w:rFonts w:ascii="Times New Roman" w:hAnsi="Times New Roman" w:cs="Times New Roman"/>
                <w:b/>
                <w:bCs/>
                <w:sz w:val="24"/>
                <w:szCs w:val="24"/>
              </w:rPr>
            </w:pPr>
            <w:r w:rsidRPr="00FC69CB">
              <w:rPr>
                <w:rFonts w:ascii="Times New Roman" w:hAnsi="Times New Roman" w:cs="Times New Roman"/>
                <w:b/>
                <w:bCs/>
                <w:sz w:val="24"/>
                <w:szCs w:val="24"/>
              </w:rPr>
              <w:t>Tarea de regla de negocio:</w:t>
            </w:r>
            <w:r w:rsidR="00D9232B">
              <w:rPr>
                <w:rFonts w:ascii="Times New Roman" w:hAnsi="Times New Roman" w:cs="Times New Roman"/>
                <w:b/>
                <w:bCs/>
                <w:sz w:val="24"/>
                <w:szCs w:val="24"/>
              </w:rPr>
              <w:t xml:space="preserve"> </w:t>
            </w:r>
            <w:r w:rsidR="00D9232B" w:rsidRPr="00B6362A">
              <w:rPr>
                <w:rFonts w:ascii="Times New Roman" w:hAnsi="Times New Roman" w:cs="Times New Roman"/>
                <w:sz w:val="24"/>
                <w:szCs w:val="24"/>
              </w:rPr>
              <w:t>Son definidas por tareas</w:t>
            </w:r>
            <w:r w:rsidR="00B6362A">
              <w:rPr>
                <w:rFonts w:ascii="Times New Roman" w:hAnsi="Times New Roman" w:cs="Times New Roman"/>
                <w:b/>
                <w:bCs/>
                <w:sz w:val="24"/>
                <w:szCs w:val="24"/>
              </w:rPr>
              <w:t xml:space="preserve"> </w:t>
            </w:r>
            <w:r w:rsidR="00B6362A" w:rsidRPr="00FE5D4B">
              <w:rPr>
                <w:rFonts w:ascii="Times New Roman" w:hAnsi="Times New Roman" w:cs="Times New Roman"/>
                <w:sz w:val="24"/>
                <w:szCs w:val="24"/>
              </w:rPr>
              <w:t>asociadas directamente a la organización. Por ejemplo</w:t>
            </w:r>
            <w:r w:rsidR="00FE5D4B" w:rsidRPr="00FE5D4B">
              <w:rPr>
                <w:rFonts w:ascii="Times New Roman" w:hAnsi="Times New Roman" w:cs="Times New Roman"/>
                <w:sz w:val="24"/>
                <w:szCs w:val="24"/>
              </w:rPr>
              <w:t>, analizar los resultados de las encuestas.</w:t>
            </w:r>
            <w:r w:rsidR="00FE5D4B">
              <w:rPr>
                <w:rFonts w:ascii="Times New Roman" w:hAnsi="Times New Roman" w:cs="Times New Roman"/>
                <w:b/>
                <w:bCs/>
                <w:sz w:val="24"/>
                <w:szCs w:val="24"/>
              </w:rPr>
              <w:t xml:space="preserve"> </w:t>
            </w:r>
            <w:r w:rsidRPr="00FC69CB">
              <w:rPr>
                <w:rFonts w:ascii="Times New Roman" w:hAnsi="Times New Roman" w:cs="Times New Roman"/>
                <w:b/>
                <w:bCs/>
                <w:sz w:val="24"/>
                <w:szCs w:val="24"/>
              </w:rPr>
              <w:t xml:space="preserve"> </w:t>
            </w:r>
          </w:p>
        </w:tc>
        <w:tc>
          <w:tcPr>
            <w:tcW w:w="3040" w:type="dxa"/>
          </w:tcPr>
          <w:p w14:paraId="29D16490" w14:textId="0E72CE48" w:rsidR="007F5C82" w:rsidRDefault="00FC69CB" w:rsidP="00721942">
            <w:pPr>
              <w:jc w:val="center"/>
              <w:rPr>
                <w:noProof/>
              </w:rPr>
            </w:pPr>
            <w:r>
              <w:rPr>
                <w:noProof/>
              </w:rPr>
              <w:drawing>
                <wp:inline distT="0" distB="0" distL="0" distR="0" wp14:anchorId="656057E7" wp14:editId="3C191827">
                  <wp:extent cx="1504950" cy="5191125"/>
                  <wp:effectExtent l="0" t="0" r="0" b="9525"/>
                  <wp:docPr id="304760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60414" name=""/>
                          <pic:cNvPicPr/>
                        </pic:nvPicPr>
                        <pic:blipFill>
                          <a:blip r:embed="rId55"/>
                          <a:stretch>
                            <a:fillRect/>
                          </a:stretch>
                        </pic:blipFill>
                        <pic:spPr>
                          <a:xfrm>
                            <a:off x="0" y="0"/>
                            <a:ext cx="1504950" cy="5191125"/>
                          </a:xfrm>
                          <a:prstGeom prst="rect">
                            <a:avLst/>
                          </a:prstGeom>
                        </pic:spPr>
                      </pic:pic>
                    </a:graphicData>
                  </a:graphic>
                </wp:inline>
              </w:drawing>
            </w:r>
          </w:p>
        </w:tc>
      </w:tr>
      <w:tr w:rsidR="00692CD4" w14:paraId="49EDC6A5" w14:textId="77777777" w:rsidTr="006F3FE2">
        <w:tc>
          <w:tcPr>
            <w:tcW w:w="2986" w:type="dxa"/>
            <w:vMerge w:val="restart"/>
            <w:vAlign w:val="center"/>
          </w:tcPr>
          <w:p w14:paraId="41364AA1" w14:textId="361DCA81" w:rsidR="00510314" w:rsidRPr="00020B42" w:rsidRDefault="00510314" w:rsidP="00C14601">
            <w:pPr>
              <w:jc w:val="center"/>
              <w:rPr>
                <w:rFonts w:ascii="Times New Roman" w:hAnsi="Times New Roman" w:cs="Times New Roman"/>
                <w:b/>
                <w:bCs/>
                <w:sz w:val="24"/>
                <w:szCs w:val="24"/>
              </w:rPr>
            </w:pPr>
            <w:r w:rsidRPr="00020B42">
              <w:rPr>
                <w:rFonts w:ascii="Times New Roman" w:hAnsi="Times New Roman" w:cs="Times New Roman"/>
                <w:b/>
                <w:bCs/>
                <w:sz w:val="24"/>
                <w:szCs w:val="24"/>
              </w:rPr>
              <w:t>Puertas de enlace</w:t>
            </w:r>
          </w:p>
        </w:tc>
        <w:tc>
          <w:tcPr>
            <w:tcW w:w="2990" w:type="dxa"/>
          </w:tcPr>
          <w:p w14:paraId="70116C0F" w14:textId="77777777" w:rsidR="00354CD5" w:rsidRDefault="00510314" w:rsidP="00F46547">
            <w:pPr>
              <w:jc w:val="both"/>
              <w:rPr>
                <w:rFonts w:ascii="Times New Roman" w:hAnsi="Times New Roman" w:cs="Times New Roman"/>
                <w:sz w:val="24"/>
                <w:szCs w:val="24"/>
              </w:rPr>
            </w:pPr>
            <w:r>
              <w:rPr>
                <w:rFonts w:ascii="Times New Roman" w:hAnsi="Times New Roman" w:cs="Times New Roman"/>
                <w:b/>
                <w:bCs/>
                <w:sz w:val="24"/>
                <w:szCs w:val="24"/>
              </w:rPr>
              <w:t xml:space="preserve">Símbolo exclusivo: </w:t>
            </w:r>
            <w:r w:rsidR="00354CD5" w:rsidRPr="00354CD5">
              <w:rPr>
                <w:rFonts w:ascii="Times New Roman" w:hAnsi="Times New Roman" w:cs="Times New Roman"/>
                <w:sz w:val="24"/>
                <w:szCs w:val="24"/>
              </w:rPr>
              <w:t>Evalúa según el estado del proceso y con ello toma una decisión.</w:t>
            </w:r>
            <w:r w:rsidR="00354CD5">
              <w:rPr>
                <w:rFonts w:ascii="Times New Roman" w:hAnsi="Times New Roman" w:cs="Times New Roman"/>
                <w:sz w:val="24"/>
                <w:szCs w:val="24"/>
              </w:rPr>
              <w:t xml:space="preserve"> Dentro de lo que son compuerta exclusiva existen dos tipos las divergentes y convergentes.</w:t>
            </w:r>
          </w:p>
          <w:p w14:paraId="01ECA8AE" w14:textId="57C283A6" w:rsidR="00BD1A8B" w:rsidRPr="00BD1A8B" w:rsidRDefault="00363D01" w:rsidP="00F46547">
            <w:pPr>
              <w:jc w:val="both"/>
              <w:rPr>
                <w:rFonts w:ascii="Times New Roman" w:hAnsi="Times New Roman" w:cs="Times New Roman"/>
                <w:sz w:val="24"/>
                <w:szCs w:val="24"/>
              </w:rPr>
            </w:pPr>
            <w:r w:rsidRPr="00363D01">
              <w:rPr>
                <w:rFonts w:ascii="Times New Roman" w:hAnsi="Times New Roman" w:cs="Times New Roman"/>
                <w:b/>
                <w:bCs/>
                <w:sz w:val="24"/>
                <w:szCs w:val="24"/>
              </w:rPr>
              <w:t>Divergente:</w:t>
            </w:r>
            <w:r w:rsidR="00BD1A8B">
              <w:rPr>
                <w:rFonts w:ascii="Times New Roman" w:hAnsi="Times New Roman" w:cs="Times New Roman"/>
                <w:b/>
                <w:bCs/>
                <w:sz w:val="24"/>
                <w:szCs w:val="24"/>
              </w:rPr>
              <w:t xml:space="preserve"> </w:t>
            </w:r>
            <w:r w:rsidR="00BD1A8B" w:rsidRPr="00BD1A8B">
              <w:rPr>
                <w:rFonts w:ascii="Times New Roman" w:hAnsi="Times New Roman" w:cs="Times New Roman"/>
                <w:sz w:val="24"/>
                <w:szCs w:val="24"/>
              </w:rPr>
              <w:t>Es utilizada para crear caminos alternativos.</w:t>
            </w:r>
          </w:p>
          <w:p w14:paraId="1328245A" w14:textId="31F73AFB" w:rsidR="00354CD5" w:rsidRDefault="00363D01" w:rsidP="00F46547">
            <w:pPr>
              <w:jc w:val="both"/>
              <w:rPr>
                <w:rFonts w:ascii="Times New Roman" w:hAnsi="Times New Roman" w:cs="Times New Roman"/>
                <w:sz w:val="24"/>
                <w:szCs w:val="24"/>
              </w:rPr>
            </w:pPr>
            <w:r w:rsidRPr="00363D01">
              <w:rPr>
                <w:rFonts w:ascii="Times New Roman" w:hAnsi="Times New Roman" w:cs="Times New Roman"/>
                <w:b/>
                <w:bCs/>
                <w:sz w:val="24"/>
                <w:szCs w:val="24"/>
              </w:rPr>
              <w:t>Convergente:</w:t>
            </w:r>
            <w:r w:rsidR="00BD1A8B">
              <w:rPr>
                <w:rFonts w:ascii="Times New Roman" w:hAnsi="Times New Roman" w:cs="Times New Roman"/>
                <w:b/>
                <w:bCs/>
                <w:sz w:val="24"/>
                <w:szCs w:val="24"/>
              </w:rPr>
              <w:t xml:space="preserve"> </w:t>
            </w:r>
            <w:r w:rsidR="00BD1A8B" w:rsidRPr="00BD1A8B">
              <w:rPr>
                <w:rFonts w:ascii="Times New Roman" w:hAnsi="Times New Roman" w:cs="Times New Roman"/>
                <w:sz w:val="24"/>
                <w:szCs w:val="24"/>
              </w:rPr>
              <w:t>Se utiliza para unir caminos alternativos.</w:t>
            </w:r>
          </w:p>
          <w:p w14:paraId="5AD9E76A" w14:textId="5C8FC1D5" w:rsidR="00354CD5" w:rsidRPr="00EE205D" w:rsidRDefault="00354CD5" w:rsidP="00F46547">
            <w:pPr>
              <w:jc w:val="both"/>
              <w:rPr>
                <w:rFonts w:ascii="Times New Roman" w:hAnsi="Times New Roman" w:cs="Times New Roman"/>
                <w:sz w:val="24"/>
                <w:szCs w:val="24"/>
              </w:rPr>
            </w:pPr>
          </w:p>
        </w:tc>
        <w:tc>
          <w:tcPr>
            <w:tcW w:w="3040" w:type="dxa"/>
            <w:vAlign w:val="center"/>
          </w:tcPr>
          <w:p w14:paraId="4CED6E40" w14:textId="77777777" w:rsidR="00510314" w:rsidRDefault="00510314" w:rsidP="0056703C">
            <w:pPr>
              <w:jc w:val="center"/>
              <w:rPr>
                <w:noProof/>
              </w:rPr>
            </w:pPr>
            <w:r>
              <w:rPr>
                <w:noProof/>
              </w:rPr>
              <w:drawing>
                <wp:inline distT="0" distB="0" distL="0" distR="0" wp14:anchorId="2169903F" wp14:editId="59256D15">
                  <wp:extent cx="1276342" cy="1257300"/>
                  <wp:effectExtent l="0" t="0" r="635" b="0"/>
                  <wp:docPr id="12571613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61354" name=""/>
                          <pic:cNvPicPr/>
                        </pic:nvPicPr>
                        <pic:blipFill rotWithShape="1">
                          <a:blip r:embed="rId56"/>
                          <a:srcRect b="65214"/>
                          <a:stretch/>
                        </pic:blipFill>
                        <pic:spPr bwMode="auto">
                          <a:xfrm>
                            <a:off x="0" y="0"/>
                            <a:ext cx="1277953" cy="1258887"/>
                          </a:xfrm>
                          <a:prstGeom prst="rect">
                            <a:avLst/>
                          </a:prstGeom>
                          <a:ln>
                            <a:noFill/>
                          </a:ln>
                          <a:extLst>
                            <a:ext uri="{53640926-AAD7-44D8-BBD7-CCE9431645EC}">
                              <a14:shadowObscured xmlns:a14="http://schemas.microsoft.com/office/drawing/2010/main"/>
                            </a:ext>
                          </a:extLst>
                        </pic:spPr>
                      </pic:pic>
                    </a:graphicData>
                  </a:graphic>
                </wp:inline>
              </w:drawing>
            </w:r>
          </w:p>
          <w:p w14:paraId="748FC10B" w14:textId="3EC1871F" w:rsidR="00510314" w:rsidRDefault="00510314" w:rsidP="0056703C">
            <w:pPr>
              <w:jc w:val="center"/>
              <w:rPr>
                <w:noProof/>
              </w:rPr>
            </w:pPr>
          </w:p>
        </w:tc>
      </w:tr>
      <w:tr w:rsidR="00692CD4" w14:paraId="6D864D77" w14:textId="77777777" w:rsidTr="006F3FE2">
        <w:tc>
          <w:tcPr>
            <w:tcW w:w="2986" w:type="dxa"/>
            <w:vMerge/>
            <w:vAlign w:val="center"/>
          </w:tcPr>
          <w:p w14:paraId="26E22CF7" w14:textId="77777777" w:rsidR="00510314" w:rsidRPr="00020B42" w:rsidRDefault="00510314" w:rsidP="00C14601">
            <w:pPr>
              <w:jc w:val="center"/>
              <w:rPr>
                <w:rFonts w:ascii="Times New Roman" w:hAnsi="Times New Roman" w:cs="Times New Roman"/>
                <w:b/>
                <w:bCs/>
                <w:sz w:val="24"/>
                <w:szCs w:val="24"/>
              </w:rPr>
            </w:pPr>
          </w:p>
        </w:tc>
        <w:tc>
          <w:tcPr>
            <w:tcW w:w="2990" w:type="dxa"/>
          </w:tcPr>
          <w:p w14:paraId="4DE3C9D6" w14:textId="0625730D" w:rsidR="00510314" w:rsidRDefault="00510314" w:rsidP="00F46547">
            <w:pPr>
              <w:jc w:val="both"/>
              <w:rPr>
                <w:rFonts w:ascii="Times New Roman" w:hAnsi="Times New Roman" w:cs="Times New Roman"/>
                <w:b/>
                <w:bCs/>
                <w:sz w:val="24"/>
                <w:szCs w:val="24"/>
              </w:rPr>
            </w:pPr>
            <w:r>
              <w:rPr>
                <w:rFonts w:ascii="Times New Roman" w:hAnsi="Times New Roman" w:cs="Times New Roman"/>
                <w:b/>
                <w:bCs/>
                <w:sz w:val="24"/>
                <w:szCs w:val="24"/>
              </w:rPr>
              <w:t>Símbolo paralelo:</w:t>
            </w:r>
            <w:r w:rsidR="00524D8F">
              <w:rPr>
                <w:rFonts w:ascii="Times New Roman" w:hAnsi="Times New Roman" w:cs="Times New Roman"/>
                <w:b/>
                <w:bCs/>
                <w:sz w:val="24"/>
                <w:szCs w:val="24"/>
              </w:rPr>
              <w:t xml:space="preserve"> </w:t>
            </w:r>
            <w:r w:rsidR="00524D8F" w:rsidRPr="009A7A28">
              <w:rPr>
                <w:rFonts w:ascii="Times New Roman" w:hAnsi="Times New Roman" w:cs="Times New Roman"/>
                <w:sz w:val="24"/>
                <w:szCs w:val="24"/>
              </w:rPr>
              <w:t xml:space="preserve">Es diferente porque a diferencia de </w:t>
            </w:r>
            <w:r w:rsidR="009A7A28" w:rsidRPr="009A7A28">
              <w:rPr>
                <w:rFonts w:ascii="Times New Roman" w:hAnsi="Times New Roman" w:cs="Times New Roman"/>
                <w:sz w:val="24"/>
                <w:szCs w:val="24"/>
              </w:rPr>
              <w:t>otras compuertas</w:t>
            </w:r>
            <w:r w:rsidR="00524D8F" w:rsidRPr="009A7A28">
              <w:rPr>
                <w:rFonts w:ascii="Times New Roman" w:hAnsi="Times New Roman" w:cs="Times New Roman"/>
                <w:sz w:val="24"/>
                <w:szCs w:val="24"/>
              </w:rPr>
              <w:t xml:space="preserve"> esta </w:t>
            </w:r>
            <w:r w:rsidR="009A7A28" w:rsidRPr="009A7A28">
              <w:rPr>
                <w:rFonts w:ascii="Times New Roman" w:hAnsi="Times New Roman" w:cs="Times New Roman"/>
                <w:sz w:val="24"/>
                <w:szCs w:val="24"/>
              </w:rPr>
              <w:t xml:space="preserve">no tiene dependencia de condiciones o eventos. En esta las tareas se activan </w:t>
            </w:r>
            <w:r w:rsidR="00326370" w:rsidRPr="009A7A28">
              <w:rPr>
                <w:rFonts w:ascii="Times New Roman" w:hAnsi="Times New Roman" w:cs="Times New Roman"/>
                <w:sz w:val="24"/>
                <w:szCs w:val="24"/>
              </w:rPr>
              <w:t>u</w:t>
            </w:r>
            <w:r w:rsidR="009A7A28" w:rsidRPr="009A7A28">
              <w:rPr>
                <w:rFonts w:ascii="Times New Roman" w:hAnsi="Times New Roman" w:cs="Times New Roman"/>
                <w:sz w:val="24"/>
                <w:szCs w:val="24"/>
              </w:rPr>
              <w:t xml:space="preserve"> ocurren en el mismo instante, </w:t>
            </w:r>
            <w:r w:rsidR="009A7A28" w:rsidRPr="009A7A28">
              <w:rPr>
                <w:rFonts w:ascii="Times New Roman" w:hAnsi="Times New Roman" w:cs="Times New Roman"/>
                <w:sz w:val="24"/>
                <w:szCs w:val="24"/>
              </w:rPr>
              <w:lastRenderedPageBreak/>
              <w:t xml:space="preserve">pero </w:t>
            </w:r>
            <w:r w:rsidR="00E4681F">
              <w:rPr>
                <w:rFonts w:ascii="Times New Roman" w:hAnsi="Times New Roman" w:cs="Times New Roman"/>
                <w:sz w:val="24"/>
                <w:szCs w:val="24"/>
              </w:rPr>
              <w:t xml:space="preserve">tienen diferente orden de finalización ocasionando que la tarea final se ejecute cada vez que una tarea paralela termina. para ello se debe aplicar también los conceptos de </w:t>
            </w:r>
            <w:r w:rsidR="00CF5046">
              <w:rPr>
                <w:rFonts w:ascii="Times New Roman" w:hAnsi="Times New Roman" w:cs="Times New Roman"/>
                <w:sz w:val="24"/>
                <w:szCs w:val="24"/>
              </w:rPr>
              <w:t>divergencia y convergencia.</w:t>
            </w:r>
          </w:p>
        </w:tc>
        <w:tc>
          <w:tcPr>
            <w:tcW w:w="3040" w:type="dxa"/>
            <w:vAlign w:val="center"/>
          </w:tcPr>
          <w:p w14:paraId="36C2E2DF" w14:textId="3B56593A" w:rsidR="00510314" w:rsidRDefault="00510314" w:rsidP="00721B02">
            <w:pPr>
              <w:jc w:val="center"/>
              <w:rPr>
                <w:noProof/>
              </w:rPr>
            </w:pPr>
            <w:r>
              <w:rPr>
                <w:noProof/>
              </w:rPr>
              <w:lastRenderedPageBreak/>
              <w:drawing>
                <wp:inline distT="0" distB="0" distL="0" distR="0" wp14:anchorId="7AA9D558" wp14:editId="46F3AF9F">
                  <wp:extent cx="981075" cy="949427"/>
                  <wp:effectExtent l="0" t="0" r="0" b="3175"/>
                  <wp:docPr id="4544656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65681" name=""/>
                          <pic:cNvPicPr/>
                        </pic:nvPicPr>
                        <pic:blipFill>
                          <a:blip r:embed="rId57"/>
                          <a:stretch>
                            <a:fillRect/>
                          </a:stretch>
                        </pic:blipFill>
                        <pic:spPr>
                          <a:xfrm>
                            <a:off x="0" y="0"/>
                            <a:ext cx="981784" cy="950113"/>
                          </a:xfrm>
                          <a:prstGeom prst="rect">
                            <a:avLst/>
                          </a:prstGeom>
                        </pic:spPr>
                      </pic:pic>
                    </a:graphicData>
                  </a:graphic>
                </wp:inline>
              </w:drawing>
            </w:r>
          </w:p>
        </w:tc>
      </w:tr>
      <w:tr w:rsidR="00692CD4" w14:paraId="2ED30AF1" w14:textId="77777777" w:rsidTr="006F3FE2">
        <w:tc>
          <w:tcPr>
            <w:tcW w:w="2986" w:type="dxa"/>
            <w:vMerge/>
            <w:vAlign w:val="center"/>
          </w:tcPr>
          <w:p w14:paraId="2E3B1ADA" w14:textId="77777777" w:rsidR="00510314" w:rsidRPr="00020B42" w:rsidRDefault="00510314" w:rsidP="00C14601">
            <w:pPr>
              <w:jc w:val="center"/>
              <w:rPr>
                <w:rFonts w:ascii="Times New Roman" w:hAnsi="Times New Roman" w:cs="Times New Roman"/>
                <w:b/>
                <w:bCs/>
                <w:sz w:val="24"/>
                <w:szCs w:val="24"/>
              </w:rPr>
            </w:pPr>
          </w:p>
        </w:tc>
        <w:tc>
          <w:tcPr>
            <w:tcW w:w="2990" w:type="dxa"/>
          </w:tcPr>
          <w:p w14:paraId="2C81DAF0" w14:textId="4617D9DD" w:rsidR="00510314" w:rsidRPr="00601FB2" w:rsidRDefault="00510314" w:rsidP="00F46547">
            <w:pPr>
              <w:jc w:val="both"/>
              <w:rPr>
                <w:rFonts w:ascii="Times New Roman" w:hAnsi="Times New Roman" w:cs="Times New Roman"/>
                <w:sz w:val="24"/>
                <w:szCs w:val="24"/>
              </w:rPr>
            </w:pPr>
            <w:r>
              <w:rPr>
                <w:rFonts w:ascii="Times New Roman" w:hAnsi="Times New Roman" w:cs="Times New Roman"/>
                <w:b/>
                <w:bCs/>
                <w:sz w:val="24"/>
                <w:szCs w:val="24"/>
              </w:rPr>
              <w:t>Símbolo basado en eventos:</w:t>
            </w:r>
            <w:r w:rsidR="00601FB2">
              <w:rPr>
                <w:rFonts w:ascii="Times New Roman" w:hAnsi="Times New Roman" w:cs="Times New Roman"/>
                <w:b/>
                <w:bCs/>
                <w:sz w:val="24"/>
                <w:szCs w:val="24"/>
              </w:rPr>
              <w:t xml:space="preserve"> </w:t>
            </w:r>
            <w:r w:rsidR="001444D5" w:rsidRPr="001444D5">
              <w:rPr>
                <w:rFonts w:ascii="Times New Roman" w:hAnsi="Times New Roman" w:cs="Times New Roman"/>
                <w:sz w:val="24"/>
                <w:szCs w:val="24"/>
              </w:rPr>
              <w:t>Representa una acción o suceso del sistema en cualquier momento.</w:t>
            </w:r>
            <w:r w:rsidR="009A3E2D">
              <w:rPr>
                <w:rFonts w:ascii="Times New Roman" w:hAnsi="Times New Roman" w:cs="Times New Roman"/>
                <w:sz w:val="24"/>
                <w:szCs w:val="24"/>
              </w:rPr>
              <w:t xml:space="preserve"> </w:t>
            </w:r>
            <w:r w:rsidR="0056703C">
              <w:rPr>
                <w:rFonts w:ascii="Times New Roman" w:hAnsi="Times New Roman" w:cs="Times New Roman"/>
                <w:sz w:val="24"/>
                <w:szCs w:val="24"/>
              </w:rPr>
              <w:t xml:space="preserve">Es similar a la compuerta exclusiva ya que ambas representan caminos o rutas. Pero esta pueda tener </w:t>
            </w:r>
            <w:r w:rsidR="00E24995">
              <w:rPr>
                <w:rFonts w:ascii="Times New Roman" w:hAnsi="Times New Roman" w:cs="Times New Roman"/>
                <w:sz w:val="24"/>
                <w:szCs w:val="24"/>
              </w:rPr>
              <w:t>más</w:t>
            </w:r>
            <w:r w:rsidR="0056703C">
              <w:rPr>
                <w:rFonts w:ascii="Times New Roman" w:hAnsi="Times New Roman" w:cs="Times New Roman"/>
                <w:sz w:val="24"/>
                <w:szCs w:val="24"/>
              </w:rPr>
              <w:t xml:space="preserve"> de dos caminos, además si uno de los caminos o eventos es activado los demás de desactivaran.</w:t>
            </w:r>
          </w:p>
        </w:tc>
        <w:tc>
          <w:tcPr>
            <w:tcW w:w="3040" w:type="dxa"/>
            <w:vAlign w:val="center"/>
          </w:tcPr>
          <w:p w14:paraId="0CB8F671" w14:textId="21AAE089" w:rsidR="00510314" w:rsidRDefault="00510314" w:rsidP="0056703C">
            <w:pPr>
              <w:jc w:val="center"/>
              <w:rPr>
                <w:noProof/>
              </w:rPr>
            </w:pPr>
            <w:r>
              <w:rPr>
                <w:noProof/>
              </w:rPr>
              <w:drawing>
                <wp:inline distT="0" distB="0" distL="0" distR="0" wp14:anchorId="33749FBE" wp14:editId="74C23D3B">
                  <wp:extent cx="973902" cy="962025"/>
                  <wp:effectExtent l="0" t="0" r="0" b="0"/>
                  <wp:docPr id="15984551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55142" name=""/>
                          <pic:cNvPicPr/>
                        </pic:nvPicPr>
                        <pic:blipFill rotWithShape="1">
                          <a:blip r:embed="rId58"/>
                          <a:srcRect l="8248" t="11000" r="7216" b="8000"/>
                          <a:stretch/>
                        </pic:blipFill>
                        <pic:spPr bwMode="auto">
                          <a:xfrm>
                            <a:off x="0" y="0"/>
                            <a:ext cx="978313" cy="966382"/>
                          </a:xfrm>
                          <a:prstGeom prst="rect">
                            <a:avLst/>
                          </a:prstGeom>
                          <a:ln>
                            <a:noFill/>
                          </a:ln>
                          <a:extLst>
                            <a:ext uri="{53640926-AAD7-44D8-BBD7-CCE9431645EC}">
                              <a14:shadowObscured xmlns:a14="http://schemas.microsoft.com/office/drawing/2010/main"/>
                            </a:ext>
                          </a:extLst>
                        </pic:spPr>
                      </pic:pic>
                    </a:graphicData>
                  </a:graphic>
                </wp:inline>
              </w:drawing>
            </w:r>
          </w:p>
        </w:tc>
      </w:tr>
      <w:tr w:rsidR="00692CD4" w14:paraId="06469327" w14:textId="77777777" w:rsidTr="006F3FE2">
        <w:tc>
          <w:tcPr>
            <w:tcW w:w="2986" w:type="dxa"/>
            <w:vAlign w:val="center"/>
          </w:tcPr>
          <w:p w14:paraId="75A9CA13" w14:textId="2A2AE3B6" w:rsidR="003E23C3" w:rsidRPr="00020B42" w:rsidRDefault="003E23C3" w:rsidP="00C14601">
            <w:pPr>
              <w:jc w:val="center"/>
              <w:rPr>
                <w:rFonts w:ascii="Times New Roman" w:hAnsi="Times New Roman" w:cs="Times New Roman"/>
                <w:b/>
                <w:bCs/>
                <w:sz w:val="24"/>
                <w:szCs w:val="24"/>
              </w:rPr>
            </w:pPr>
            <w:r>
              <w:rPr>
                <w:rFonts w:ascii="Times New Roman" w:hAnsi="Times New Roman" w:cs="Times New Roman"/>
                <w:b/>
                <w:bCs/>
                <w:sz w:val="24"/>
                <w:szCs w:val="24"/>
              </w:rPr>
              <w:t>Conexión</w:t>
            </w:r>
          </w:p>
        </w:tc>
        <w:tc>
          <w:tcPr>
            <w:tcW w:w="2990" w:type="dxa"/>
          </w:tcPr>
          <w:p w14:paraId="71CFE425" w14:textId="462944D1" w:rsidR="003E5590" w:rsidRDefault="003E5590" w:rsidP="00F46547">
            <w:pPr>
              <w:jc w:val="both"/>
              <w:rPr>
                <w:rFonts w:ascii="Times New Roman" w:hAnsi="Times New Roman" w:cs="Times New Roman"/>
                <w:b/>
                <w:bCs/>
                <w:sz w:val="24"/>
                <w:szCs w:val="24"/>
              </w:rPr>
            </w:pPr>
            <w:r>
              <w:rPr>
                <w:rFonts w:ascii="Times New Roman" w:hAnsi="Times New Roman" w:cs="Times New Roman"/>
                <w:b/>
                <w:bCs/>
                <w:sz w:val="24"/>
                <w:szCs w:val="24"/>
              </w:rPr>
              <w:t>Flujo de secuencia:</w:t>
            </w:r>
            <w:r w:rsidR="0031666D">
              <w:rPr>
                <w:rFonts w:ascii="Times New Roman" w:hAnsi="Times New Roman" w:cs="Times New Roman"/>
                <w:b/>
                <w:bCs/>
                <w:sz w:val="24"/>
                <w:szCs w:val="24"/>
              </w:rPr>
              <w:t xml:space="preserve"> </w:t>
            </w:r>
            <w:r w:rsidR="0031666D" w:rsidRPr="0031666D">
              <w:rPr>
                <w:rFonts w:ascii="Times New Roman" w:hAnsi="Times New Roman" w:cs="Times New Roman"/>
                <w:sz w:val="24"/>
                <w:szCs w:val="24"/>
              </w:rPr>
              <w:t>Muestra el flujo normal de los procesos o actividades.</w:t>
            </w:r>
          </w:p>
          <w:p w14:paraId="232684BB" w14:textId="77777777" w:rsidR="003E5590" w:rsidRDefault="003E5590" w:rsidP="00F46547">
            <w:pPr>
              <w:jc w:val="both"/>
              <w:rPr>
                <w:rFonts w:ascii="Times New Roman" w:hAnsi="Times New Roman" w:cs="Times New Roman"/>
                <w:b/>
                <w:bCs/>
                <w:sz w:val="24"/>
                <w:szCs w:val="24"/>
              </w:rPr>
            </w:pPr>
          </w:p>
          <w:p w14:paraId="758F6AD7" w14:textId="42D9ADBB" w:rsidR="003E5590" w:rsidRPr="00106F6C" w:rsidRDefault="003E5590" w:rsidP="00F46547">
            <w:pPr>
              <w:jc w:val="both"/>
              <w:rPr>
                <w:rFonts w:ascii="Times New Roman" w:hAnsi="Times New Roman" w:cs="Times New Roman"/>
                <w:sz w:val="24"/>
                <w:szCs w:val="24"/>
              </w:rPr>
            </w:pPr>
            <w:r>
              <w:rPr>
                <w:rFonts w:ascii="Times New Roman" w:hAnsi="Times New Roman" w:cs="Times New Roman"/>
                <w:b/>
                <w:bCs/>
                <w:sz w:val="24"/>
                <w:szCs w:val="24"/>
              </w:rPr>
              <w:t>Flujo de mensaje:</w:t>
            </w:r>
            <w:r w:rsidR="0031666D">
              <w:rPr>
                <w:rFonts w:ascii="Times New Roman" w:hAnsi="Times New Roman" w:cs="Times New Roman"/>
                <w:b/>
                <w:bCs/>
                <w:sz w:val="24"/>
                <w:szCs w:val="24"/>
              </w:rPr>
              <w:t xml:space="preserve"> </w:t>
            </w:r>
            <w:r w:rsidR="00106F6C" w:rsidRPr="00106F6C">
              <w:rPr>
                <w:rFonts w:ascii="Times New Roman" w:hAnsi="Times New Roman" w:cs="Times New Roman"/>
                <w:sz w:val="24"/>
                <w:szCs w:val="24"/>
              </w:rPr>
              <w:t>Se utiliza para enviar mensajes o información entre entidades</w:t>
            </w:r>
            <w:r w:rsidR="00537552">
              <w:rPr>
                <w:rFonts w:ascii="Times New Roman" w:hAnsi="Times New Roman" w:cs="Times New Roman"/>
                <w:sz w:val="24"/>
                <w:szCs w:val="24"/>
              </w:rPr>
              <w:t xml:space="preserve"> o </w:t>
            </w:r>
            <w:r w:rsidR="00BF04F7">
              <w:rPr>
                <w:rFonts w:ascii="Times New Roman" w:hAnsi="Times New Roman" w:cs="Times New Roman"/>
                <w:sz w:val="24"/>
                <w:szCs w:val="24"/>
              </w:rPr>
              <w:t>pool</w:t>
            </w:r>
            <w:r w:rsidR="00106F6C" w:rsidRPr="00106F6C">
              <w:rPr>
                <w:rFonts w:ascii="Times New Roman" w:hAnsi="Times New Roman" w:cs="Times New Roman"/>
                <w:sz w:val="24"/>
                <w:szCs w:val="24"/>
              </w:rPr>
              <w:t>.</w:t>
            </w:r>
          </w:p>
          <w:p w14:paraId="47EC32F7" w14:textId="77777777" w:rsidR="00A855F5" w:rsidRDefault="00A855F5" w:rsidP="00F46547">
            <w:pPr>
              <w:jc w:val="both"/>
              <w:rPr>
                <w:rFonts w:ascii="Times New Roman" w:hAnsi="Times New Roman" w:cs="Times New Roman"/>
                <w:b/>
                <w:bCs/>
                <w:sz w:val="24"/>
                <w:szCs w:val="24"/>
              </w:rPr>
            </w:pPr>
          </w:p>
          <w:p w14:paraId="09F56304" w14:textId="4461D1AC" w:rsidR="00A855F5" w:rsidRPr="00106F6C" w:rsidRDefault="00A855F5" w:rsidP="00F46547">
            <w:pPr>
              <w:jc w:val="both"/>
              <w:rPr>
                <w:rFonts w:ascii="Times New Roman" w:hAnsi="Times New Roman" w:cs="Times New Roman"/>
                <w:sz w:val="24"/>
                <w:szCs w:val="24"/>
              </w:rPr>
            </w:pPr>
            <w:r>
              <w:rPr>
                <w:rFonts w:ascii="Times New Roman" w:hAnsi="Times New Roman" w:cs="Times New Roman"/>
                <w:b/>
                <w:bCs/>
                <w:sz w:val="24"/>
                <w:szCs w:val="24"/>
              </w:rPr>
              <w:t>Símbolo de asociación:</w:t>
            </w:r>
            <w:r w:rsidR="00106F6C">
              <w:rPr>
                <w:rFonts w:ascii="Times New Roman" w:hAnsi="Times New Roman" w:cs="Times New Roman"/>
                <w:b/>
                <w:bCs/>
                <w:sz w:val="24"/>
                <w:szCs w:val="24"/>
              </w:rPr>
              <w:t xml:space="preserve"> </w:t>
            </w:r>
            <w:r w:rsidR="00106F6C" w:rsidRPr="00106F6C">
              <w:rPr>
                <w:rFonts w:ascii="Times New Roman" w:hAnsi="Times New Roman" w:cs="Times New Roman"/>
                <w:sz w:val="24"/>
                <w:szCs w:val="24"/>
              </w:rPr>
              <w:t>Se utiliza para asociar artefactos a una tarea</w:t>
            </w:r>
            <w:r w:rsidR="00D36910">
              <w:rPr>
                <w:rFonts w:ascii="Times New Roman" w:hAnsi="Times New Roman" w:cs="Times New Roman"/>
                <w:sz w:val="24"/>
                <w:szCs w:val="24"/>
              </w:rPr>
              <w:t xml:space="preserve"> o proceso</w:t>
            </w:r>
            <w:r w:rsidR="00106F6C" w:rsidRPr="00106F6C">
              <w:rPr>
                <w:rFonts w:ascii="Times New Roman" w:hAnsi="Times New Roman" w:cs="Times New Roman"/>
                <w:sz w:val="24"/>
                <w:szCs w:val="24"/>
              </w:rPr>
              <w:t>.</w:t>
            </w:r>
          </w:p>
          <w:p w14:paraId="735C6C45" w14:textId="77777777" w:rsidR="003E5590" w:rsidRDefault="003E5590" w:rsidP="00F46547">
            <w:pPr>
              <w:jc w:val="both"/>
              <w:rPr>
                <w:rFonts w:ascii="Times New Roman" w:hAnsi="Times New Roman" w:cs="Times New Roman"/>
                <w:b/>
                <w:bCs/>
                <w:sz w:val="24"/>
                <w:szCs w:val="24"/>
              </w:rPr>
            </w:pPr>
          </w:p>
          <w:p w14:paraId="5C8529E6" w14:textId="77777777" w:rsidR="005A494A" w:rsidRDefault="005A494A" w:rsidP="00F46547">
            <w:pPr>
              <w:jc w:val="both"/>
              <w:rPr>
                <w:rFonts w:ascii="Times New Roman" w:hAnsi="Times New Roman" w:cs="Times New Roman"/>
                <w:b/>
                <w:bCs/>
                <w:sz w:val="24"/>
                <w:szCs w:val="24"/>
              </w:rPr>
            </w:pPr>
          </w:p>
          <w:p w14:paraId="4D556967" w14:textId="77777777" w:rsidR="003E5590" w:rsidRDefault="003E5590" w:rsidP="00F46547">
            <w:pPr>
              <w:jc w:val="both"/>
              <w:rPr>
                <w:rFonts w:ascii="Times New Roman" w:hAnsi="Times New Roman" w:cs="Times New Roman"/>
                <w:b/>
                <w:bCs/>
                <w:sz w:val="24"/>
                <w:szCs w:val="24"/>
              </w:rPr>
            </w:pPr>
          </w:p>
          <w:p w14:paraId="0DBA22FB" w14:textId="0A8740BE" w:rsidR="003E5590" w:rsidRDefault="003E5590" w:rsidP="00F46547">
            <w:pPr>
              <w:jc w:val="both"/>
              <w:rPr>
                <w:rFonts w:ascii="Times New Roman" w:hAnsi="Times New Roman" w:cs="Times New Roman"/>
                <w:b/>
                <w:bCs/>
                <w:sz w:val="24"/>
                <w:szCs w:val="24"/>
              </w:rPr>
            </w:pPr>
          </w:p>
        </w:tc>
        <w:tc>
          <w:tcPr>
            <w:tcW w:w="3040" w:type="dxa"/>
            <w:vAlign w:val="center"/>
          </w:tcPr>
          <w:p w14:paraId="58FF6D26" w14:textId="77777777" w:rsidR="003E23C3" w:rsidRDefault="003E5590" w:rsidP="0056703C">
            <w:pPr>
              <w:jc w:val="center"/>
              <w:rPr>
                <w:noProof/>
              </w:rPr>
            </w:pPr>
            <w:r>
              <w:rPr>
                <w:noProof/>
              </w:rPr>
              <w:drawing>
                <wp:inline distT="0" distB="0" distL="0" distR="0" wp14:anchorId="4D544895" wp14:editId="35715D29">
                  <wp:extent cx="1524000" cy="2438400"/>
                  <wp:effectExtent l="0" t="0" r="0" b="0"/>
                  <wp:docPr id="2042491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91757" name=""/>
                          <pic:cNvPicPr/>
                        </pic:nvPicPr>
                        <pic:blipFill>
                          <a:blip r:embed="rId59"/>
                          <a:stretch>
                            <a:fillRect/>
                          </a:stretch>
                        </pic:blipFill>
                        <pic:spPr>
                          <a:xfrm>
                            <a:off x="0" y="0"/>
                            <a:ext cx="1524000" cy="2438400"/>
                          </a:xfrm>
                          <a:prstGeom prst="rect">
                            <a:avLst/>
                          </a:prstGeom>
                        </pic:spPr>
                      </pic:pic>
                    </a:graphicData>
                  </a:graphic>
                </wp:inline>
              </w:drawing>
            </w:r>
          </w:p>
          <w:p w14:paraId="38DCB633" w14:textId="608AF134" w:rsidR="003E5590" w:rsidRDefault="003E5590" w:rsidP="0056703C">
            <w:pPr>
              <w:jc w:val="center"/>
              <w:rPr>
                <w:noProof/>
              </w:rPr>
            </w:pPr>
          </w:p>
        </w:tc>
      </w:tr>
      <w:tr w:rsidR="00692CD4" w14:paraId="367507E7" w14:textId="77777777" w:rsidTr="006F3FE2">
        <w:tc>
          <w:tcPr>
            <w:tcW w:w="2986" w:type="dxa"/>
            <w:vAlign w:val="center"/>
          </w:tcPr>
          <w:p w14:paraId="670308F8" w14:textId="225F72DA" w:rsidR="005A494A" w:rsidRDefault="005A494A" w:rsidP="00C14601">
            <w:pPr>
              <w:jc w:val="center"/>
              <w:rPr>
                <w:rFonts w:ascii="Times New Roman" w:hAnsi="Times New Roman" w:cs="Times New Roman"/>
                <w:b/>
                <w:bCs/>
                <w:sz w:val="24"/>
                <w:szCs w:val="24"/>
              </w:rPr>
            </w:pPr>
            <w:r>
              <w:rPr>
                <w:rFonts w:ascii="Times New Roman" w:hAnsi="Times New Roman" w:cs="Times New Roman"/>
                <w:b/>
                <w:bCs/>
                <w:sz w:val="24"/>
                <w:szCs w:val="24"/>
              </w:rPr>
              <w:t>Carriles</w:t>
            </w:r>
          </w:p>
        </w:tc>
        <w:tc>
          <w:tcPr>
            <w:tcW w:w="2990" w:type="dxa"/>
          </w:tcPr>
          <w:p w14:paraId="7A7BEF27" w14:textId="0B88AA8F" w:rsidR="005A494A" w:rsidRPr="0086290C" w:rsidRDefault="005144FF" w:rsidP="00F46547">
            <w:pPr>
              <w:jc w:val="both"/>
              <w:rPr>
                <w:rFonts w:ascii="Times New Roman" w:hAnsi="Times New Roman" w:cs="Times New Roman"/>
                <w:sz w:val="24"/>
                <w:szCs w:val="24"/>
              </w:rPr>
            </w:pPr>
            <w:r w:rsidRPr="0086290C">
              <w:rPr>
                <w:rFonts w:ascii="Times New Roman" w:hAnsi="Times New Roman" w:cs="Times New Roman"/>
                <w:sz w:val="24"/>
                <w:szCs w:val="24"/>
              </w:rPr>
              <w:t xml:space="preserve">Se utilizan para la </w:t>
            </w:r>
            <w:r w:rsidR="0086290C" w:rsidRPr="0086290C">
              <w:rPr>
                <w:rFonts w:ascii="Times New Roman" w:hAnsi="Times New Roman" w:cs="Times New Roman"/>
                <w:sz w:val="24"/>
                <w:szCs w:val="24"/>
              </w:rPr>
              <w:t>organización</w:t>
            </w:r>
            <w:r w:rsidRPr="0086290C">
              <w:rPr>
                <w:rFonts w:ascii="Times New Roman" w:hAnsi="Times New Roman" w:cs="Times New Roman"/>
                <w:sz w:val="24"/>
                <w:szCs w:val="24"/>
              </w:rPr>
              <w:t xml:space="preserve"> de los procesos. Por ejemplo, dividir procesos de compras y ventas.</w:t>
            </w:r>
          </w:p>
        </w:tc>
        <w:tc>
          <w:tcPr>
            <w:tcW w:w="3040" w:type="dxa"/>
            <w:vAlign w:val="bottom"/>
          </w:tcPr>
          <w:p w14:paraId="4A67E7DC" w14:textId="77777777" w:rsidR="005A494A" w:rsidRDefault="00692CD4" w:rsidP="00692CD4">
            <w:pPr>
              <w:jc w:val="center"/>
              <w:rPr>
                <w:noProof/>
              </w:rPr>
            </w:pPr>
            <w:r>
              <w:rPr>
                <w:noProof/>
              </w:rPr>
              <w:drawing>
                <wp:inline distT="0" distB="0" distL="0" distR="0" wp14:anchorId="2F9DC0F7" wp14:editId="13AEE7EF">
                  <wp:extent cx="1793446" cy="742950"/>
                  <wp:effectExtent l="0" t="0" r="0" b="0"/>
                  <wp:docPr id="10427958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95810" name=""/>
                          <pic:cNvPicPr/>
                        </pic:nvPicPr>
                        <pic:blipFill>
                          <a:blip r:embed="rId60"/>
                          <a:stretch>
                            <a:fillRect/>
                          </a:stretch>
                        </pic:blipFill>
                        <pic:spPr>
                          <a:xfrm>
                            <a:off x="0" y="0"/>
                            <a:ext cx="1821788" cy="754691"/>
                          </a:xfrm>
                          <a:prstGeom prst="rect">
                            <a:avLst/>
                          </a:prstGeom>
                        </pic:spPr>
                      </pic:pic>
                    </a:graphicData>
                  </a:graphic>
                </wp:inline>
              </w:drawing>
            </w:r>
          </w:p>
          <w:p w14:paraId="7F929BEE" w14:textId="5316E00A" w:rsidR="00692CD4" w:rsidRDefault="00692CD4" w:rsidP="00692CD4">
            <w:pPr>
              <w:jc w:val="center"/>
              <w:rPr>
                <w:noProof/>
              </w:rPr>
            </w:pPr>
          </w:p>
        </w:tc>
      </w:tr>
      <w:tr w:rsidR="006F3FE2" w14:paraId="525EDE92" w14:textId="77777777" w:rsidTr="006F3FE2">
        <w:tc>
          <w:tcPr>
            <w:tcW w:w="2986" w:type="dxa"/>
            <w:vMerge w:val="restart"/>
            <w:vAlign w:val="center"/>
          </w:tcPr>
          <w:p w14:paraId="3BF6AAA1" w14:textId="0DE80768" w:rsidR="006F3FE2" w:rsidRDefault="006F3FE2" w:rsidP="00C14601">
            <w:pPr>
              <w:jc w:val="center"/>
              <w:rPr>
                <w:rFonts w:ascii="Times New Roman" w:hAnsi="Times New Roman" w:cs="Times New Roman"/>
                <w:b/>
                <w:bCs/>
                <w:sz w:val="24"/>
                <w:szCs w:val="24"/>
              </w:rPr>
            </w:pPr>
            <w:r>
              <w:rPr>
                <w:rFonts w:ascii="Times New Roman" w:hAnsi="Times New Roman" w:cs="Times New Roman"/>
                <w:b/>
                <w:bCs/>
                <w:sz w:val="24"/>
                <w:szCs w:val="24"/>
              </w:rPr>
              <w:t>Artefactos</w:t>
            </w:r>
          </w:p>
        </w:tc>
        <w:tc>
          <w:tcPr>
            <w:tcW w:w="2990" w:type="dxa"/>
          </w:tcPr>
          <w:p w14:paraId="487EE687" w14:textId="2F42D870" w:rsidR="006F3FE2" w:rsidRDefault="006F3FE2" w:rsidP="00F8411A">
            <w:pPr>
              <w:jc w:val="both"/>
              <w:rPr>
                <w:rFonts w:ascii="Times New Roman" w:hAnsi="Times New Roman" w:cs="Times New Roman"/>
                <w:sz w:val="24"/>
                <w:szCs w:val="24"/>
              </w:rPr>
            </w:pPr>
            <w:r w:rsidRPr="006F3FE2">
              <w:rPr>
                <w:rFonts w:ascii="Times New Roman" w:hAnsi="Times New Roman" w:cs="Times New Roman"/>
                <w:b/>
                <w:bCs/>
                <w:sz w:val="24"/>
                <w:szCs w:val="24"/>
              </w:rPr>
              <w:t xml:space="preserve">Data store:  </w:t>
            </w:r>
            <w:r w:rsidRPr="006F3FE2">
              <w:rPr>
                <w:rFonts w:ascii="Times New Roman" w:hAnsi="Times New Roman" w:cs="Times New Roman"/>
                <w:sz w:val="24"/>
                <w:szCs w:val="24"/>
              </w:rPr>
              <w:t>Representa guardado de datos de un proceso o extracción de información.</w:t>
            </w:r>
          </w:p>
          <w:p w14:paraId="770448CD" w14:textId="77777777" w:rsidR="006F3FE2" w:rsidRPr="006F3FE2" w:rsidRDefault="006F3FE2" w:rsidP="00F8411A">
            <w:pPr>
              <w:jc w:val="both"/>
              <w:rPr>
                <w:rFonts w:ascii="Times New Roman" w:hAnsi="Times New Roman" w:cs="Times New Roman"/>
                <w:b/>
                <w:bCs/>
                <w:sz w:val="24"/>
                <w:szCs w:val="24"/>
              </w:rPr>
            </w:pPr>
          </w:p>
          <w:p w14:paraId="00FCB18B" w14:textId="28429923" w:rsidR="006F3FE2" w:rsidRPr="006F3FE2" w:rsidRDefault="006F3FE2" w:rsidP="006F3FE2">
            <w:pPr>
              <w:tabs>
                <w:tab w:val="left" w:pos="1830"/>
              </w:tabs>
              <w:jc w:val="both"/>
              <w:rPr>
                <w:rFonts w:ascii="Times New Roman" w:hAnsi="Times New Roman" w:cs="Times New Roman"/>
                <w:sz w:val="24"/>
                <w:szCs w:val="24"/>
              </w:rPr>
            </w:pPr>
          </w:p>
        </w:tc>
        <w:tc>
          <w:tcPr>
            <w:tcW w:w="3040" w:type="dxa"/>
            <w:vAlign w:val="center"/>
          </w:tcPr>
          <w:p w14:paraId="4DF7EC19" w14:textId="77777777" w:rsidR="006F3FE2" w:rsidRDefault="006F3FE2" w:rsidP="006F3FE2">
            <w:pPr>
              <w:jc w:val="center"/>
              <w:rPr>
                <w:noProof/>
              </w:rPr>
            </w:pPr>
            <w:r>
              <w:rPr>
                <w:noProof/>
              </w:rPr>
              <w:drawing>
                <wp:inline distT="0" distB="0" distL="0" distR="0" wp14:anchorId="328BD8C6" wp14:editId="36C75F48">
                  <wp:extent cx="1000092" cy="1123950"/>
                  <wp:effectExtent l="0" t="0" r="0" b="0"/>
                  <wp:docPr id="1027110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10785" name=""/>
                          <pic:cNvPicPr/>
                        </pic:nvPicPr>
                        <pic:blipFill rotWithShape="1">
                          <a:blip r:embed="rId61"/>
                          <a:srcRect b="53075"/>
                          <a:stretch/>
                        </pic:blipFill>
                        <pic:spPr bwMode="auto">
                          <a:xfrm>
                            <a:off x="0" y="0"/>
                            <a:ext cx="1005417" cy="1129934"/>
                          </a:xfrm>
                          <a:prstGeom prst="rect">
                            <a:avLst/>
                          </a:prstGeom>
                          <a:ln>
                            <a:noFill/>
                          </a:ln>
                          <a:extLst>
                            <a:ext uri="{53640926-AAD7-44D8-BBD7-CCE9431645EC}">
                              <a14:shadowObscured xmlns:a14="http://schemas.microsoft.com/office/drawing/2010/main"/>
                            </a:ext>
                          </a:extLst>
                        </pic:spPr>
                      </pic:pic>
                    </a:graphicData>
                  </a:graphic>
                </wp:inline>
              </w:drawing>
            </w:r>
          </w:p>
          <w:p w14:paraId="7933C6CF" w14:textId="7BACE2F5" w:rsidR="006F3D78" w:rsidRDefault="006F3D78" w:rsidP="006F3FE2">
            <w:pPr>
              <w:jc w:val="center"/>
              <w:rPr>
                <w:noProof/>
              </w:rPr>
            </w:pPr>
          </w:p>
        </w:tc>
      </w:tr>
      <w:tr w:rsidR="006F3FE2" w14:paraId="455E513E" w14:textId="77777777" w:rsidTr="006F3FE2">
        <w:tc>
          <w:tcPr>
            <w:tcW w:w="2986" w:type="dxa"/>
            <w:vMerge/>
            <w:vAlign w:val="center"/>
          </w:tcPr>
          <w:p w14:paraId="7E108F0A" w14:textId="77777777" w:rsidR="006F3FE2" w:rsidRDefault="006F3FE2" w:rsidP="00C14601">
            <w:pPr>
              <w:jc w:val="center"/>
              <w:rPr>
                <w:rFonts w:ascii="Times New Roman" w:hAnsi="Times New Roman" w:cs="Times New Roman"/>
                <w:b/>
                <w:bCs/>
                <w:sz w:val="24"/>
                <w:szCs w:val="24"/>
              </w:rPr>
            </w:pPr>
          </w:p>
        </w:tc>
        <w:tc>
          <w:tcPr>
            <w:tcW w:w="2990" w:type="dxa"/>
          </w:tcPr>
          <w:p w14:paraId="5C4C7D79" w14:textId="2D05B9B5" w:rsidR="006F3FE2" w:rsidRPr="006F3FE2" w:rsidRDefault="006F3FE2" w:rsidP="00F8411A">
            <w:pPr>
              <w:jc w:val="both"/>
              <w:rPr>
                <w:rFonts w:ascii="Times New Roman" w:hAnsi="Times New Roman" w:cs="Times New Roman"/>
                <w:b/>
                <w:bCs/>
                <w:sz w:val="24"/>
                <w:szCs w:val="24"/>
              </w:rPr>
            </w:pPr>
            <w:r w:rsidRPr="006F3FE2">
              <w:rPr>
                <w:rFonts w:ascii="Times New Roman" w:hAnsi="Times New Roman" w:cs="Times New Roman"/>
                <w:b/>
                <w:bCs/>
                <w:sz w:val="24"/>
                <w:szCs w:val="24"/>
              </w:rPr>
              <w:t xml:space="preserve">Data object: </w:t>
            </w:r>
            <w:r w:rsidRPr="006F3FE2">
              <w:rPr>
                <w:rFonts w:ascii="Times New Roman" w:hAnsi="Times New Roman" w:cs="Times New Roman"/>
                <w:sz w:val="24"/>
                <w:szCs w:val="24"/>
              </w:rPr>
              <w:t>Permite</w:t>
            </w:r>
            <w:r w:rsidRPr="006F3FE2">
              <w:rPr>
                <w:rFonts w:ascii="Times New Roman" w:hAnsi="Times New Roman" w:cs="Times New Roman"/>
                <w:b/>
                <w:bCs/>
                <w:sz w:val="24"/>
                <w:szCs w:val="24"/>
              </w:rPr>
              <w:t xml:space="preserve"> </w:t>
            </w:r>
            <w:r w:rsidRPr="006F3FE2">
              <w:rPr>
                <w:rFonts w:ascii="Times New Roman" w:hAnsi="Times New Roman" w:cs="Times New Roman"/>
                <w:sz w:val="24"/>
                <w:szCs w:val="24"/>
              </w:rPr>
              <w:t>mostrar el flujo de información que está ocurriendo durante los procesos.</w:t>
            </w:r>
            <w:r w:rsidR="00F16A66">
              <w:rPr>
                <w:rFonts w:ascii="Times New Roman" w:hAnsi="Times New Roman" w:cs="Times New Roman"/>
                <w:sz w:val="24"/>
                <w:szCs w:val="24"/>
              </w:rPr>
              <w:t xml:space="preserve"> Representa </w:t>
            </w:r>
            <w:r w:rsidR="00F46DB6">
              <w:rPr>
                <w:rFonts w:ascii="Times New Roman" w:hAnsi="Times New Roman" w:cs="Times New Roman"/>
                <w:sz w:val="24"/>
                <w:szCs w:val="24"/>
              </w:rPr>
              <w:t>información</w:t>
            </w:r>
            <w:r w:rsidR="00F16A66">
              <w:rPr>
                <w:rFonts w:ascii="Times New Roman" w:hAnsi="Times New Roman" w:cs="Times New Roman"/>
                <w:sz w:val="24"/>
                <w:szCs w:val="24"/>
              </w:rPr>
              <w:t xml:space="preserve"> como: correos, documentos</w:t>
            </w:r>
            <w:r w:rsidR="00F46DB6">
              <w:rPr>
                <w:rFonts w:ascii="Times New Roman" w:hAnsi="Times New Roman" w:cs="Times New Roman"/>
                <w:sz w:val="24"/>
                <w:szCs w:val="24"/>
              </w:rPr>
              <w:t xml:space="preserve"> o cartas.</w:t>
            </w:r>
            <w:r>
              <w:rPr>
                <w:rFonts w:ascii="Times New Roman" w:hAnsi="Times New Roman" w:cs="Times New Roman"/>
                <w:sz w:val="24"/>
                <w:szCs w:val="24"/>
              </w:rPr>
              <w:t xml:space="preserve"> </w:t>
            </w:r>
          </w:p>
        </w:tc>
        <w:tc>
          <w:tcPr>
            <w:tcW w:w="3040" w:type="dxa"/>
            <w:vAlign w:val="bottom"/>
          </w:tcPr>
          <w:p w14:paraId="7D767B1F" w14:textId="0A2B96AE" w:rsidR="006F3FE2" w:rsidRDefault="006F3FE2" w:rsidP="00692CD4">
            <w:pPr>
              <w:jc w:val="center"/>
              <w:rPr>
                <w:noProof/>
              </w:rPr>
            </w:pPr>
            <w:r>
              <w:rPr>
                <w:noProof/>
              </w:rPr>
              <w:drawing>
                <wp:inline distT="0" distB="0" distL="0" distR="0" wp14:anchorId="4540419D" wp14:editId="38EB687A">
                  <wp:extent cx="1000092" cy="1204595"/>
                  <wp:effectExtent l="0" t="0" r="0" b="0"/>
                  <wp:docPr id="11801144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10785" name=""/>
                          <pic:cNvPicPr/>
                        </pic:nvPicPr>
                        <pic:blipFill rotWithShape="1">
                          <a:blip r:embed="rId61"/>
                          <a:srcRect t="49708"/>
                          <a:stretch/>
                        </pic:blipFill>
                        <pic:spPr bwMode="auto">
                          <a:xfrm>
                            <a:off x="0" y="0"/>
                            <a:ext cx="1005417" cy="1211009"/>
                          </a:xfrm>
                          <a:prstGeom prst="rect">
                            <a:avLst/>
                          </a:prstGeom>
                          <a:ln>
                            <a:noFill/>
                          </a:ln>
                          <a:extLst>
                            <a:ext uri="{53640926-AAD7-44D8-BBD7-CCE9431645EC}">
                              <a14:shadowObscured xmlns:a14="http://schemas.microsoft.com/office/drawing/2010/main"/>
                            </a:ext>
                          </a:extLst>
                        </pic:spPr>
                      </pic:pic>
                    </a:graphicData>
                  </a:graphic>
                </wp:inline>
              </w:drawing>
            </w:r>
          </w:p>
        </w:tc>
      </w:tr>
      <w:tr w:rsidR="005844C4" w14:paraId="7BC84584" w14:textId="77777777" w:rsidTr="006F3FE2">
        <w:tc>
          <w:tcPr>
            <w:tcW w:w="2986" w:type="dxa"/>
            <w:vAlign w:val="center"/>
          </w:tcPr>
          <w:p w14:paraId="72DB0B8F" w14:textId="7E79D6EA" w:rsidR="005844C4" w:rsidRDefault="005844C4" w:rsidP="00C14601">
            <w:pPr>
              <w:jc w:val="center"/>
              <w:rPr>
                <w:rFonts w:ascii="Times New Roman" w:hAnsi="Times New Roman" w:cs="Times New Roman"/>
                <w:b/>
                <w:bCs/>
                <w:sz w:val="24"/>
                <w:szCs w:val="24"/>
              </w:rPr>
            </w:pPr>
            <w:r>
              <w:rPr>
                <w:rFonts w:ascii="Times New Roman" w:hAnsi="Times New Roman" w:cs="Times New Roman"/>
                <w:b/>
                <w:bCs/>
                <w:sz w:val="24"/>
                <w:szCs w:val="24"/>
              </w:rPr>
              <w:t>Grupos</w:t>
            </w:r>
          </w:p>
        </w:tc>
        <w:tc>
          <w:tcPr>
            <w:tcW w:w="2990" w:type="dxa"/>
          </w:tcPr>
          <w:p w14:paraId="58574ECE" w14:textId="1B8BBD18" w:rsidR="005844C4" w:rsidRPr="0086290C" w:rsidRDefault="005844C4" w:rsidP="006F1122">
            <w:pPr>
              <w:jc w:val="both"/>
              <w:rPr>
                <w:rFonts w:ascii="Times New Roman" w:hAnsi="Times New Roman" w:cs="Times New Roman"/>
                <w:sz w:val="24"/>
                <w:szCs w:val="24"/>
              </w:rPr>
            </w:pPr>
            <w:r>
              <w:rPr>
                <w:rFonts w:ascii="Times New Roman" w:hAnsi="Times New Roman" w:cs="Times New Roman"/>
                <w:sz w:val="24"/>
                <w:szCs w:val="24"/>
              </w:rPr>
              <w:t xml:space="preserve">Es utilizado para la </w:t>
            </w:r>
            <w:r w:rsidR="006F1122">
              <w:rPr>
                <w:rFonts w:ascii="Times New Roman" w:hAnsi="Times New Roman" w:cs="Times New Roman"/>
                <w:sz w:val="24"/>
                <w:szCs w:val="24"/>
              </w:rPr>
              <w:t>agrupación</w:t>
            </w:r>
            <w:r>
              <w:rPr>
                <w:rFonts w:ascii="Times New Roman" w:hAnsi="Times New Roman" w:cs="Times New Roman"/>
                <w:sz w:val="24"/>
                <w:szCs w:val="24"/>
              </w:rPr>
              <w:t xml:space="preserve"> de tareas o procesos que </w:t>
            </w:r>
            <w:r w:rsidR="006F1122">
              <w:rPr>
                <w:rFonts w:ascii="Times New Roman" w:hAnsi="Times New Roman" w:cs="Times New Roman"/>
                <w:sz w:val="24"/>
                <w:szCs w:val="24"/>
              </w:rPr>
              <w:t>están</w:t>
            </w:r>
            <w:r>
              <w:rPr>
                <w:rFonts w:ascii="Times New Roman" w:hAnsi="Times New Roman" w:cs="Times New Roman"/>
                <w:sz w:val="24"/>
                <w:szCs w:val="24"/>
              </w:rPr>
              <w:t xml:space="preserve"> </w:t>
            </w:r>
            <w:r w:rsidR="006F1122">
              <w:rPr>
                <w:rFonts w:ascii="Times New Roman" w:hAnsi="Times New Roman" w:cs="Times New Roman"/>
                <w:sz w:val="24"/>
                <w:szCs w:val="24"/>
              </w:rPr>
              <w:t>desarrollándose</w:t>
            </w:r>
            <w:r>
              <w:rPr>
                <w:rFonts w:ascii="Times New Roman" w:hAnsi="Times New Roman" w:cs="Times New Roman"/>
                <w:sz w:val="24"/>
                <w:szCs w:val="24"/>
              </w:rPr>
              <w:t xml:space="preserve"> sobre la misma categoría. Este grupo no afecta</w:t>
            </w:r>
            <w:r w:rsidR="006F1122">
              <w:rPr>
                <w:rFonts w:ascii="Times New Roman" w:hAnsi="Times New Roman" w:cs="Times New Roman"/>
                <w:sz w:val="24"/>
                <w:szCs w:val="24"/>
              </w:rPr>
              <w:t xml:space="preserve"> a los flujos de secuencias de los procesos.</w:t>
            </w:r>
          </w:p>
        </w:tc>
        <w:tc>
          <w:tcPr>
            <w:tcW w:w="3040" w:type="dxa"/>
            <w:vAlign w:val="bottom"/>
          </w:tcPr>
          <w:p w14:paraId="2877175E" w14:textId="21293572" w:rsidR="005844C4" w:rsidRDefault="005844C4" w:rsidP="00692CD4">
            <w:pPr>
              <w:jc w:val="center"/>
              <w:rPr>
                <w:noProof/>
              </w:rPr>
            </w:pPr>
            <w:r>
              <w:rPr>
                <w:noProof/>
              </w:rPr>
              <w:drawing>
                <wp:inline distT="0" distB="0" distL="0" distR="0" wp14:anchorId="44F40C4A" wp14:editId="34C5184A">
                  <wp:extent cx="1202034" cy="1257300"/>
                  <wp:effectExtent l="0" t="0" r="0" b="0"/>
                  <wp:docPr id="5135270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27025" name=""/>
                          <pic:cNvPicPr/>
                        </pic:nvPicPr>
                        <pic:blipFill>
                          <a:blip r:embed="rId62"/>
                          <a:stretch>
                            <a:fillRect/>
                          </a:stretch>
                        </pic:blipFill>
                        <pic:spPr>
                          <a:xfrm>
                            <a:off x="0" y="0"/>
                            <a:ext cx="1204811" cy="1260205"/>
                          </a:xfrm>
                          <a:prstGeom prst="rect">
                            <a:avLst/>
                          </a:prstGeom>
                        </pic:spPr>
                      </pic:pic>
                    </a:graphicData>
                  </a:graphic>
                </wp:inline>
              </w:drawing>
            </w:r>
          </w:p>
        </w:tc>
      </w:tr>
    </w:tbl>
    <w:p w14:paraId="28E8126A" w14:textId="77777777" w:rsidR="003C06C4" w:rsidRDefault="003C06C4" w:rsidP="006F3D78">
      <w:pPr>
        <w:spacing w:line="360" w:lineRule="auto"/>
        <w:jc w:val="both"/>
        <w:rPr>
          <w:rFonts w:ascii="Times New Roman" w:hAnsi="Times New Roman" w:cs="Times New Roman"/>
          <w:sz w:val="24"/>
          <w:szCs w:val="24"/>
        </w:rPr>
      </w:pPr>
    </w:p>
    <w:p w14:paraId="1EE61E7C" w14:textId="08E53A1C" w:rsidR="0093025A" w:rsidRDefault="00326370" w:rsidP="006F3D78">
      <w:pPr>
        <w:pStyle w:val="Ttulo2"/>
        <w:spacing w:line="360" w:lineRule="auto"/>
      </w:pPr>
      <w:bookmarkStart w:id="110" w:name="_Toc159327555"/>
      <w:bookmarkStart w:id="111" w:name="_Toc159708282"/>
      <w:r w:rsidRPr="00326370">
        <w:t>Ejemplos de notaciones</w:t>
      </w:r>
      <w:bookmarkEnd w:id="110"/>
      <w:bookmarkEnd w:id="111"/>
    </w:p>
    <w:p w14:paraId="413C55D6" w14:textId="77777777" w:rsidR="00586ABA" w:rsidRDefault="00A45F5D" w:rsidP="00586ABA">
      <w:pPr>
        <w:pStyle w:val="Ttulo3"/>
        <w:spacing w:line="360" w:lineRule="auto"/>
      </w:pPr>
      <w:bookmarkStart w:id="112" w:name="_Toc159327556"/>
      <w:bookmarkStart w:id="113" w:name="_Toc159708283"/>
      <w:r>
        <w:t>Eventos</w:t>
      </w:r>
      <w:bookmarkStart w:id="114" w:name="_Toc159327557"/>
      <w:bookmarkEnd w:id="112"/>
      <w:bookmarkEnd w:id="113"/>
    </w:p>
    <w:p w14:paraId="5A6A1CB0" w14:textId="3707CC7B" w:rsidR="00F90FF7" w:rsidRPr="005F2D8D" w:rsidRDefault="00F90FF7" w:rsidP="00586ABA">
      <w:pPr>
        <w:pStyle w:val="Ttulo3"/>
        <w:numPr>
          <w:ilvl w:val="0"/>
          <w:numId w:val="0"/>
        </w:numPr>
        <w:spacing w:line="360" w:lineRule="auto"/>
      </w:pPr>
      <w:bookmarkStart w:id="115" w:name="_Toc159708284"/>
      <w:r w:rsidRPr="005F2D8D">
        <w:t>Evento de inicio de mensaje</w:t>
      </w:r>
      <w:bookmarkEnd w:id="114"/>
      <w:bookmarkEnd w:id="115"/>
    </w:p>
    <w:p w14:paraId="16ECBC18" w14:textId="763E98D6" w:rsidR="001E32F5" w:rsidRPr="00C36FC4" w:rsidRDefault="00C36FC4" w:rsidP="006F3D78">
      <w:pPr>
        <w:spacing w:line="360" w:lineRule="auto"/>
        <w:jc w:val="both"/>
        <w:rPr>
          <w:rFonts w:ascii="Times New Roman" w:hAnsi="Times New Roman" w:cs="Times New Roman"/>
          <w:sz w:val="24"/>
          <w:szCs w:val="24"/>
        </w:rPr>
      </w:pPr>
      <w:r w:rsidRPr="00C36FC4">
        <w:rPr>
          <w:rFonts w:ascii="Times New Roman" w:hAnsi="Times New Roman" w:cs="Times New Roman"/>
          <w:sz w:val="24"/>
          <w:szCs w:val="24"/>
        </w:rPr>
        <w:t>En este ejemplo</w:t>
      </w:r>
      <w:r w:rsidR="00295B07">
        <w:rPr>
          <w:rFonts w:ascii="Times New Roman" w:hAnsi="Times New Roman" w:cs="Times New Roman"/>
          <w:sz w:val="24"/>
          <w:szCs w:val="24"/>
        </w:rPr>
        <w:t xml:space="preserve"> para que se inicie la actividad o proceso “A” primero tiene que haber llegado el documento.</w:t>
      </w:r>
    </w:p>
    <w:p w14:paraId="2F24DAA0" w14:textId="4B6810EE" w:rsidR="00F90FF7" w:rsidRDefault="00A81437" w:rsidP="00295B07">
      <w:pPr>
        <w:tabs>
          <w:tab w:val="left" w:pos="1740"/>
        </w:tabs>
        <w:jc w:val="both"/>
        <w:rPr>
          <w:rFonts w:ascii="Times New Roman" w:hAnsi="Times New Roman" w:cs="Times New Roman"/>
          <w:b/>
          <w:bCs/>
          <w:sz w:val="24"/>
          <w:szCs w:val="24"/>
        </w:rPr>
      </w:pPr>
      <w:r>
        <w:rPr>
          <w:noProof/>
        </w:rPr>
        <mc:AlternateContent>
          <mc:Choice Requires="wps">
            <w:drawing>
              <wp:anchor distT="0" distB="0" distL="114300" distR="114300" simplePos="0" relativeHeight="251614720" behindDoc="0" locked="0" layoutInCell="1" allowOverlap="1" wp14:anchorId="725E61C9" wp14:editId="61065EC3">
                <wp:simplePos x="0" y="0"/>
                <wp:positionH relativeFrom="column">
                  <wp:posOffset>389255</wp:posOffset>
                </wp:positionH>
                <wp:positionV relativeFrom="paragraph">
                  <wp:posOffset>2016760</wp:posOffset>
                </wp:positionV>
                <wp:extent cx="5086350" cy="635"/>
                <wp:effectExtent l="0" t="0" r="0" b="0"/>
                <wp:wrapNone/>
                <wp:docPr id="694466676" name="Cuadro de texto 1"/>
                <wp:cNvGraphicFramePr/>
                <a:graphic xmlns:a="http://schemas.openxmlformats.org/drawingml/2006/main">
                  <a:graphicData uri="http://schemas.microsoft.com/office/word/2010/wordprocessingShape">
                    <wps:wsp>
                      <wps:cNvSpPr txBox="1"/>
                      <wps:spPr>
                        <a:xfrm>
                          <a:off x="0" y="0"/>
                          <a:ext cx="5086350" cy="635"/>
                        </a:xfrm>
                        <a:prstGeom prst="rect">
                          <a:avLst/>
                        </a:prstGeom>
                        <a:solidFill>
                          <a:prstClr val="white"/>
                        </a:solidFill>
                        <a:ln>
                          <a:noFill/>
                        </a:ln>
                      </wps:spPr>
                      <wps:txbx>
                        <w:txbxContent>
                          <w:p w14:paraId="40EFBEAD" w14:textId="08174902" w:rsidR="008D3C0B" w:rsidRDefault="00A81437" w:rsidP="006F3D78">
                            <w:pPr>
                              <w:pStyle w:val="Descripcin"/>
                              <w:spacing w:after="0"/>
                              <w:jc w:val="center"/>
                            </w:pPr>
                            <w:bookmarkStart w:id="116" w:name="_Toc159327455"/>
                            <w:bookmarkStart w:id="117" w:name="_Toc159628304"/>
                            <w:bookmarkStart w:id="118" w:name="_Toc159628388"/>
                            <w:bookmarkStart w:id="119" w:name="_Toc159708693"/>
                            <w:r>
                              <w:t xml:space="preserve">Ilustración </w:t>
                            </w:r>
                            <w:r>
                              <w:fldChar w:fldCharType="begin"/>
                            </w:r>
                            <w:r>
                              <w:instrText xml:space="preserve"> SEQ Ilustración \* ARABIC </w:instrText>
                            </w:r>
                            <w:r>
                              <w:fldChar w:fldCharType="separate"/>
                            </w:r>
                            <w:r w:rsidR="00231346">
                              <w:rPr>
                                <w:noProof/>
                              </w:rPr>
                              <w:t>21</w:t>
                            </w:r>
                            <w:r>
                              <w:fldChar w:fldCharType="end"/>
                            </w:r>
                            <w:r>
                              <w:t xml:space="preserve"> Evento de inicio de mensaje</w:t>
                            </w:r>
                            <w:bookmarkEnd w:id="119"/>
                            <w:r>
                              <w:t xml:space="preserve"> </w:t>
                            </w:r>
                          </w:p>
                          <w:p w14:paraId="2DC4E2E1" w14:textId="643ADAFB" w:rsidR="00A81437" w:rsidRPr="00053232" w:rsidRDefault="00A81437" w:rsidP="006F3D78">
                            <w:pPr>
                              <w:pStyle w:val="Descripcin"/>
                              <w:spacing w:after="0"/>
                              <w:jc w:val="center"/>
                              <w:rPr>
                                <w:noProof/>
                              </w:rPr>
                            </w:pPr>
                            <w:r w:rsidRPr="002B6560">
                              <w:t>Realizado por LETURNE PLUAS JHON BYRON &amp; CHICA VALFRE VALESKA SOFIA</w:t>
                            </w:r>
                            <w:bookmarkEnd w:id="116"/>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5E61C9" id="_x0000_t202" coordsize="21600,21600" o:spt="202" path="m,l,21600r21600,l21600,xe">
                <v:stroke joinstyle="miter"/>
                <v:path gradientshapeok="t" o:connecttype="rect"/>
              </v:shapetype>
              <v:shape id="Cuadro de texto 1" o:spid="_x0000_s1026" type="#_x0000_t202" style="position:absolute;left:0;text-align:left;margin-left:30.65pt;margin-top:158.8pt;width:400.5pt;height:.05pt;z-index:25161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" stroked="f">
                <v:textbox style="mso-fit-shape-to-text:t" inset="0,0,0,0">
                  <w:txbxContent>
                    <w:p w14:paraId="40EFBEAD" w14:textId="08174902" w:rsidR="008D3C0B" w:rsidRDefault="00A81437" w:rsidP="006F3D78">
                      <w:pPr>
                        <w:pStyle w:val="Descripcin"/>
                        <w:spacing w:after="0"/>
                        <w:jc w:val="center"/>
                      </w:pPr>
                      <w:bookmarkStart w:id="120" w:name="_Toc159327455"/>
                      <w:bookmarkStart w:id="121" w:name="_Toc159628304"/>
                      <w:bookmarkStart w:id="122" w:name="_Toc159628388"/>
                      <w:bookmarkStart w:id="123" w:name="_Toc159708693"/>
                      <w:r>
                        <w:t xml:space="preserve">Ilustración </w:t>
                      </w:r>
                      <w:r>
                        <w:fldChar w:fldCharType="begin"/>
                      </w:r>
                      <w:r>
                        <w:instrText xml:space="preserve"> SEQ Ilustración \* ARABIC </w:instrText>
                      </w:r>
                      <w:r>
                        <w:fldChar w:fldCharType="separate"/>
                      </w:r>
                      <w:r w:rsidR="00231346">
                        <w:rPr>
                          <w:noProof/>
                        </w:rPr>
                        <w:t>21</w:t>
                      </w:r>
                      <w:r>
                        <w:fldChar w:fldCharType="end"/>
                      </w:r>
                      <w:r>
                        <w:t xml:space="preserve"> Evento de inicio de mensaje</w:t>
                      </w:r>
                      <w:bookmarkEnd w:id="123"/>
                      <w:r>
                        <w:t xml:space="preserve"> </w:t>
                      </w:r>
                    </w:p>
                    <w:p w14:paraId="2DC4E2E1" w14:textId="643ADAFB" w:rsidR="00A81437" w:rsidRPr="00053232" w:rsidRDefault="00A81437" w:rsidP="006F3D78">
                      <w:pPr>
                        <w:pStyle w:val="Descripcin"/>
                        <w:spacing w:after="0"/>
                        <w:jc w:val="center"/>
                        <w:rPr>
                          <w:noProof/>
                        </w:rPr>
                      </w:pPr>
                      <w:r w:rsidRPr="002B6560">
                        <w:t>Realizado por LETURNE PLUAS JHON BYRON &amp; CHICA VALFRE VALESKA SOFIA</w:t>
                      </w:r>
                      <w:bookmarkEnd w:id="120"/>
                      <w:bookmarkEnd w:id="121"/>
                      <w:bookmarkEnd w:id="122"/>
                    </w:p>
                  </w:txbxContent>
                </v:textbox>
              </v:shape>
            </w:pict>
          </mc:Fallback>
        </mc:AlternateContent>
      </w:r>
      <w:r w:rsidR="00295B07">
        <w:rPr>
          <w:noProof/>
        </w:rPr>
        <w:drawing>
          <wp:anchor distT="0" distB="0" distL="114300" distR="114300" simplePos="0" relativeHeight="251547136" behindDoc="0" locked="0" layoutInCell="1" allowOverlap="1" wp14:anchorId="366C3896" wp14:editId="65E31C1E">
            <wp:simplePos x="0" y="0"/>
            <wp:positionH relativeFrom="margin">
              <wp:posOffset>389255</wp:posOffset>
            </wp:positionH>
            <wp:positionV relativeFrom="paragraph">
              <wp:posOffset>60960</wp:posOffset>
            </wp:positionV>
            <wp:extent cx="5086350" cy="1898650"/>
            <wp:effectExtent l="0" t="0" r="0" b="6350"/>
            <wp:wrapNone/>
            <wp:docPr id="1077161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61880" name=""/>
                    <pic:cNvPicPr/>
                  </pic:nvPicPr>
                  <pic:blipFill>
                    <a:blip r:embed="rId63">
                      <a:extLst>
                        <a:ext uri="{28A0092B-C50C-407E-A947-70E740481C1C}">
                          <a14:useLocalDpi xmlns:a14="http://schemas.microsoft.com/office/drawing/2010/main" val="0"/>
                        </a:ext>
                      </a:extLst>
                    </a:blip>
                    <a:stretch>
                      <a:fillRect/>
                    </a:stretch>
                  </pic:blipFill>
                  <pic:spPr>
                    <a:xfrm>
                      <a:off x="0" y="0"/>
                      <a:ext cx="5086350" cy="1898650"/>
                    </a:xfrm>
                    <a:prstGeom prst="rect">
                      <a:avLst/>
                    </a:prstGeom>
                  </pic:spPr>
                </pic:pic>
              </a:graphicData>
            </a:graphic>
            <wp14:sizeRelH relativeFrom="page">
              <wp14:pctWidth>0</wp14:pctWidth>
            </wp14:sizeRelH>
            <wp14:sizeRelV relativeFrom="page">
              <wp14:pctHeight>0</wp14:pctHeight>
            </wp14:sizeRelV>
          </wp:anchor>
        </w:drawing>
      </w:r>
    </w:p>
    <w:p w14:paraId="4AE8A761" w14:textId="333027C3" w:rsidR="00F90FF7" w:rsidRDefault="00F90FF7" w:rsidP="00F46547">
      <w:pPr>
        <w:jc w:val="both"/>
        <w:rPr>
          <w:rFonts w:ascii="Times New Roman" w:hAnsi="Times New Roman" w:cs="Times New Roman"/>
          <w:b/>
          <w:bCs/>
          <w:sz w:val="24"/>
          <w:szCs w:val="24"/>
        </w:rPr>
      </w:pPr>
    </w:p>
    <w:p w14:paraId="67B935D2" w14:textId="77777777" w:rsidR="00663993" w:rsidRDefault="00663993" w:rsidP="00F46547">
      <w:pPr>
        <w:jc w:val="both"/>
        <w:rPr>
          <w:rFonts w:ascii="Times New Roman" w:hAnsi="Times New Roman" w:cs="Times New Roman"/>
          <w:b/>
          <w:bCs/>
          <w:sz w:val="24"/>
          <w:szCs w:val="24"/>
        </w:rPr>
      </w:pPr>
    </w:p>
    <w:p w14:paraId="41D70C2A" w14:textId="77777777" w:rsidR="00663993" w:rsidRDefault="00663993" w:rsidP="00F46547">
      <w:pPr>
        <w:jc w:val="both"/>
        <w:rPr>
          <w:rFonts w:ascii="Times New Roman" w:hAnsi="Times New Roman" w:cs="Times New Roman"/>
          <w:b/>
          <w:bCs/>
          <w:sz w:val="24"/>
          <w:szCs w:val="24"/>
        </w:rPr>
      </w:pPr>
    </w:p>
    <w:p w14:paraId="3273CB0A" w14:textId="77777777" w:rsidR="00663993" w:rsidRDefault="00663993" w:rsidP="00F46547">
      <w:pPr>
        <w:jc w:val="both"/>
        <w:rPr>
          <w:rFonts w:ascii="Times New Roman" w:hAnsi="Times New Roman" w:cs="Times New Roman"/>
          <w:b/>
          <w:bCs/>
          <w:sz w:val="24"/>
          <w:szCs w:val="24"/>
        </w:rPr>
      </w:pPr>
    </w:p>
    <w:p w14:paraId="1DCDBD38" w14:textId="77777777" w:rsidR="00663993" w:rsidRDefault="00663993" w:rsidP="00F46547">
      <w:pPr>
        <w:jc w:val="both"/>
        <w:rPr>
          <w:rFonts w:ascii="Times New Roman" w:hAnsi="Times New Roman" w:cs="Times New Roman"/>
          <w:b/>
          <w:bCs/>
          <w:sz w:val="24"/>
          <w:szCs w:val="24"/>
        </w:rPr>
      </w:pPr>
    </w:p>
    <w:p w14:paraId="3E06689B" w14:textId="77777777" w:rsidR="00663993" w:rsidRDefault="00663993" w:rsidP="00F46547">
      <w:pPr>
        <w:jc w:val="both"/>
        <w:rPr>
          <w:rFonts w:ascii="Times New Roman" w:hAnsi="Times New Roman" w:cs="Times New Roman"/>
          <w:b/>
          <w:bCs/>
          <w:sz w:val="24"/>
          <w:szCs w:val="24"/>
        </w:rPr>
      </w:pPr>
    </w:p>
    <w:p w14:paraId="31D5B677" w14:textId="77777777" w:rsidR="0079250E" w:rsidRDefault="0079250E" w:rsidP="00F46547">
      <w:pPr>
        <w:jc w:val="both"/>
        <w:rPr>
          <w:rFonts w:ascii="Times New Roman" w:hAnsi="Times New Roman" w:cs="Times New Roman"/>
          <w:b/>
          <w:bCs/>
          <w:sz w:val="24"/>
          <w:szCs w:val="24"/>
        </w:rPr>
      </w:pPr>
    </w:p>
    <w:p w14:paraId="04544F6C" w14:textId="77777777" w:rsidR="006F3D78" w:rsidRPr="00326370" w:rsidRDefault="006F3D78" w:rsidP="00F46547">
      <w:pPr>
        <w:jc w:val="both"/>
        <w:rPr>
          <w:rFonts w:ascii="Times New Roman" w:hAnsi="Times New Roman" w:cs="Times New Roman"/>
          <w:b/>
          <w:bCs/>
          <w:sz w:val="24"/>
          <w:szCs w:val="24"/>
        </w:rPr>
      </w:pPr>
    </w:p>
    <w:p w14:paraId="70A23941" w14:textId="171B39E4" w:rsidR="00F90FF7" w:rsidRDefault="009A289E" w:rsidP="00586ABA">
      <w:pPr>
        <w:pStyle w:val="Ttulo3"/>
        <w:numPr>
          <w:ilvl w:val="0"/>
          <w:numId w:val="0"/>
        </w:numPr>
        <w:spacing w:line="360" w:lineRule="auto"/>
        <w:jc w:val="both"/>
      </w:pPr>
      <w:bookmarkStart w:id="124" w:name="_Toc159327558"/>
      <w:bookmarkStart w:id="125" w:name="_Toc159708285"/>
      <w:r>
        <w:t xml:space="preserve">Evento de </w:t>
      </w:r>
      <w:r w:rsidR="006A4D7E">
        <w:t>envío</w:t>
      </w:r>
      <w:r>
        <w:t xml:space="preserve"> </w:t>
      </w:r>
      <w:r w:rsidR="006A4D7E">
        <w:t>y recepción de mensaje</w:t>
      </w:r>
      <w:bookmarkEnd w:id="124"/>
      <w:bookmarkEnd w:id="125"/>
    </w:p>
    <w:p w14:paraId="2B07D279" w14:textId="2440CEEF" w:rsidR="00FC4BCE" w:rsidRDefault="00FC4BCE" w:rsidP="00BE1D1A">
      <w:pPr>
        <w:spacing w:line="360" w:lineRule="auto"/>
        <w:jc w:val="both"/>
        <w:rPr>
          <w:rFonts w:ascii="Times New Roman" w:hAnsi="Times New Roman" w:cs="Times New Roman"/>
          <w:sz w:val="24"/>
          <w:szCs w:val="24"/>
        </w:rPr>
      </w:pPr>
      <w:r w:rsidRPr="00FC4BCE">
        <w:rPr>
          <w:rFonts w:ascii="Times New Roman" w:hAnsi="Times New Roman" w:cs="Times New Roman"/>
          <w:sz w:val="24"/>
          <w:szCs w:val="24"/>
        </w:rPr>
        <w:t>En este caso</w:t>
      </w:r>
      <w:r>
        <w:rPr>
          <w:rFonts w:ascii="Times New Roman" w:hAnsi="Times New Roman" w:cs="Times New Roman"/>
          <w:sz w:val="24"/>
          <w:szCs w:val="24"/>
        </w:rPr>
        <w:t xml:space="preserve"> se </w:t>
      </w:r>
      <w:r w:rsidR="006F3D78">
        <w:rPr>
          <w:rFonts w:ascii="Times New Roman" w:hAnsi="Times New Roman" w:cs="Times New Roman"/>
          <w:sz w:val="24"/>
          <w:szCs w:val="24"/>
        </w:rPr>
        <w:t>utilizó</w:t>
      </w:r>
      <w:r>
        <w:rPr>
          <w:rFonts w:ascii="Times New Roman" w:hAnsi="Times New Roman" w:cs="Times New Roman"/>
          <w:sz w:val="24"/>
          <w:szCs w:val="24"/>
        </w:rPr>
        <w:t xml:space="preserve"> </w:t>
      </w:r>
      <w:r w:rsidR="00A042A7">
        <w:rPr>
          <w:rFonts w:ascii="Times New Roman" w:hAnsi="Times New Roman" w:cs="Times New Roman"/>
          <w:sz w:val="24"/>
          <w:szCs w:val="24"/>
        </w:rPr>
        <w:t xml:space="preserve">actividades en paralelo </w:t>
      </w:r>
      <w:r w:rsidR="00AE1AC9">
        <w:rPr>
          <w:rFonts w:ascii="Times New Roman" w:hAnsi="Times New Roman" w:cs="Times New Roman"/>
          <w:sz w:val="24"/>
          <w:szCs w:val="24"/>
        </w:rPr>
        <w:t xml:space="preserve">con esto cuando el flujo </w:t>
      </w:r>
      <w:r w:rsidR="00BE1D1A">
        <w:rPr>
          <w:rFonts w:ascii="Times New Roman" w:hAnsi="Times New Roman" w:cs="Times New Roman"/>
          <w:sz w:val="24"/>
          <w:szCs w:val="24"/>
        </w:rPr>
        <w:t>llegué</w:t>
      </w:r>
      <w:r w:rsidR="00AE1AC9">
        <w:rPr>
          <w:rFonts w:ascii="Times New Roman" w:hAnsi="Times New Roman" w:cs="Times New Roman"/>
          <w:sz w:val="24"/>
          <w:szCs w:val="24"/>
        </w:rPr>
        <w:t xml:space="preserve"> al </w:t>
      </w:r>
      <w:r w:rsidR="00BE1D1A">
        <w:rPr>
          <w:rFonts w:ascii="Times New Roman" w:hAnsi="Times New Roman" w:cs="Times New Roman"/>
          <w:sz w:val="24"/>
          <w:szCs w:val="24"/>
        </w:rPr>
        <w:t>evento “D” se quedará esperando a que el evento “C” envié la información que D necesita para avanzar.</w:t>
      </w:r>
      <w:r w:rsidR="003F1FF7">
        <w:rPr>
          <w:rFonts w:ascii="Times New Roman" w:hAnsi="Times New Roman" w:cs="Times New Roman"/>
          <w:sz w:val="24"/>
          <w:szCs w:val="24"/>
        </w:rPr>
        <w:t xml:space="preserve">  </w:t>
      </w:r>
    </w:p>
    <w:p w14:paraId="346CBDED" w14:textId="77777777" w:rsidR="006F3D78" w:rsidRDefault="006F3D78" w:rsidP="00BE1D1A">
      <w:pPr>
        <w:spacing w:line="360" w:lineRule="auto"/>
        <w:jc w:val="both"/>
        <w:rPr>
          <w:rFonts w:ascii="Times New Roman" w:hAnsi="Times New Roman" w:cs="Times New Roman"/>
          <w:sz w:val="24"/>
          <w:szCs w:val="24"/>
        </w:rPr>
      </w:pPr>
    </w:p>
    <w:p w14:paraId="19BCC1ED" w14:textId="77777777" w:rsidR="006F3D78" w:rsidRDefault="006F3D78" w:rsidP="00BE1D1A">
      <w:pPr>
        <w:spacing w:line="360" w:lineRule="auto"/>
        <w:jc w:val="both"/>
        <w:rPr>
          <w:rFonts w:ascii="Times New Roman" w:hAnsi="Times New Roman" w:cs="Times New Roman"/>
          <w:sz w:val="24"/>
          <w:szCs w:val="24"/>
        </w:rPr>
      </w:pPr>
    </w:p>
    <w:p w14:paraId="36DF8AC4" w14:textId="77777777" w:rsidR="006F3D78" w:rsidRDefault="006F3D78" w:rsidP="00BE1D1A">
      <w:pPr>
        <w:spacing w:line="360" w:lineRule="auto"/>
        <w:jc w:val="both"/>
        <w:rPr>
          <w:rFonts w:ascii="Times New Roman" w:hAnsi="Times New Roman" w:cs="Times New Roman"/>
          <w:sz w:val="24"/>
          <w:szCs w:val="24"/>
        </w:rPr>
      </w:pPr>
    </w:p>
    <w:p w14:paraId="536B7938" w14:textId="77777777" w:rsidR="006F3D78" w:rsidRPr="00FC4BCE" w:rsidRDefault="006F3D78" w:rsidP="00BE1D1A">
      <w:pPr>
        <w:spacing w:line="360" w:lineRule="auto"/>
        <w:jc w:val="both"/>
        <w:rPr>
          <w:rFonts w:ascii="Times New Roman" w:hAnsi="Times New Roman" w:cs="Times New Roman"/>
          <w:sz w:val="24"/>
          <w:szCs w:val="24"/>
        </w:rPr>
      </w:pPr>
    </w:p>
    <w:p w14:paraId="3AE0A6F0" w14:textId="0343C975" w:rsidR="00FC4BCE" w:rsidRDefault="00736CEA" w:rsidP="00F46547">
      <w:pPr>
        <w:jc w:val="both"/>
        <w:rPr>
          <w:rFonts w:ascii="Times New Roman" w:hAnsi="Times New Roman" w:cs="Times New Roman"/>
          <w:b/>
          <w:bCs/>
          <w:sz w:val="24"/>
          <w:szCs w:val="24"/>
        </w:rPr>
      </w:pPr>
      <w:r>
        <w:rPr>
          <w:noProof/>
        </w:rPr>
        <w:drawing>
          <wp:anchor distT="0" distB="0" distL="114300" distR="114300" simplePos="0" relativeHeight="251618816" behindDoc="0" locked="0" layoutInCell="1" allowOverlap="1" wp14:anchorId="59C83508" wp14:editId="15823950">
            <wp:simplePos x="0" y="0"/>
            <wp:positionH relativeFrom="margin">
              <wp:posOffset>102235</wp:posOffset>
            </wp:positionH>
            <wp:positionV relativeFrom="paragraph">
              <wp:posOffset>130175</wp:posOffset>
            </wp:positionV>
            <wp:extent cx="5705475" cy="2247900"/>
            <wp:effectExtent l="0" t="0" r="9525" b="0"/>
            <wp:wrapNone/>
            <wp:docPr id="1948810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10778" name=""/>
                    <pic:cNvPicPr/>
                  </pic:nvPicPr>
                  <pic:blipFill>
                    <a:blip r:embed="rId64">
                      <a:extLst>
                        <a:ext uri="{28A0092B-C50C-407E-A947-70E740481C1C}">
                          <a14:useLocalDpi xmlns:a14="http://schemas.microsoft.com/office/drawing/2010/main" val="0"/>
                        </a:ext>
                      </a:extLst>
                    </a:blip>
                    <a:stretch>
                      <a:fillRect/>
                    </a:stretch>
                  </pic:blipFill>
                  <pic:spPr>
                    <a:xfrm>
                      <a:off x="0" y="0"/>
                      <a:ext cx="5705475" cy="2247900"/>
                    </a:xfrm>
                    <a:prstGeom prst="rect">
                      <a:avLst/>
                    </a:prstGeom>
                  </pic:spPr>
                </pic:pic>
              </a:graphicData>
            </a:graphic>
            <wp14:sizeRelH relativeFrom="page">
              <wp14:pctWidth>0</wp14:pctWidth>
            </wp14:sizeRelH>
            <wp14:sizeRelV relativeFrom="page">
              <wp14:pctHeight>0</wp14:pctHeight>
            </wp14:sizeRelV>
          </wp:anchor>
        </w:drawing>
      </w:r>
    </w:p>
    <w:p w14:paraId="02CCA885" w14:textId="3BC4AD94" w:rsidR="006A4D7E" w:rsidRPr="009A289E" w:rsidRDefault="004852A1" w:rsidP="00F46547">
      <w:pPr>
        <w:jc w:val="both"/>
        <w:rPr>
          <w:rFonts w:ascii="Times New Roman" w:hAnsi="Times New Roman" w:cs="Times New Roman"/>
          <w:b/>
          <w:bCs/>
          <w:sz w:val="24"/>
          <w:szCs w:val="24"/>
        </w:rPr>
      </w:pPr>
      <w:r>
        <w:rPr>
          <w:noProof/>
        </w:rPr>
        <mc:AlternateContent>
          <mc:Choice Requires="wps">
            <w:drawing>
              <wp:anchor distT="0" distB="0" distL="114300" distR="114300" simplePos="0" relativeHeight="251622912" behindDoc="0" locked="0" layoutInCell="1" allowOverlap="1" wp14:anchorId="1121CA89" wp14:editId="0EE6A246">
                <wp:simplePos x="0" y="0"/>
                <wp:positionH relativeFrom="column">
                  <wp:posOffset>152400</wp:posOffset>
                </wp:positionH>
                <wp:positionV relativeFrom="paragraph">
                  <wp:posOffset>2315845</wp:posOffset>
                </wp:positionV>
                <wp:extent cx="5705475" cy="635"/>
                <wp:effectExtent l="0" t="0" r="0" b="0"/>
                <wp:wrapNone/>
                <wp:docPr id="1092919990" name="Cuadro de texto 1"/>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10F285B4" w14:textId="2429FB10" w:rsidR="004852A1" w:rsidRDefault="004852A1" w:rsidP="004852A1">
                            <w:pPr>
                              <w:pStyle w:val="Descripcin"/>
                              <w:spacing w:after="0"/>
                              <w:jc w:val="center"/>
                            </w:pPr>
                            <w:bookmarkStart w:id="126" w:name="_Toc159327456"/>
                            <w:bookmarkStart w:id="127" w:name="_Toc159628305"/>
                            <w:bookmarkStart w:id="128" w:name="_Toc159628389"/>
                            <w:bookmarkStart w:id="129" w:name="_Toc159708694"/>
                            <w:r>
                              <w:t xml:space="preserve">Ilustración </w:t>
                            </w:r>
                            <w:r>
                              <w:fldChar w:fldCharType="begin"/>
                            </w:r>
                            <w:r>
                              <w:instrText xml:space="preserve"> SEQ Ilustración \* ARABIC </w:instrText>
                            </w:r>
                            <w:r>
                              <w:fldChar w:fldCharType="separate"/>
                            </w:r>
                            <w:r w:rsidR="00231346">
                              <w:rPr>
                                <w:noProof/>
                              </w:rPr>
                              <w:t>22</w:t>
                            </w:r>
                            <w:r>
                              <w:fldChar w:fldCharType="end"/>
                            </w:r>
                            <w:r>
                              <w:t xml:space="preserve"> Evento de envío y recepción de mensaje</w:t>
                            </w:r>
                            <w:bookmarkEnd w:id="126"/>
                            <w:bookmarkEnd w:id="127"/>
                            <w:bookmarkEnd w:id="128"/>
                            <w:bookmarkEnd w:id="129"/>
                          </w:p>
                          <w:p w14:paraId="1F20D7D5" w14:textId="57166376" w:rsidR="004852A1" w:rsidRPr="00256815" w:rsidRDefault="004852A1" w:rsidP="004852A1">
                            <w:pPr>
                              <w:pStyle w:val="Descripcin"/>
                              <w:spacing w:after="0"/>
                              <w:jc w:val="center"/>
                              <w:rPr>
                                <w:noProof/>
                              </w:rPr>
                            </w:pPr>
                            <w:r w:rsidRPr="00B41E31">
                              <w:t>Realizado por LETURNE PLUAS JHON BYRON &amp; CHICA VALFRE VALESKA SOFIA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21CA89" id="_x0000_s1027" type="#_x0000_t202" style="position:absolute;left:0;text-align:left;margin-left:12pt;margin-top:182.35pt;width:449.25pt;height:.05pt;z-index:25162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" stroked="f">
                <v:textbox style="mso-fit-shape-to-text:t" inset="0,0,0,0">
                  <w:txbxContent>
                    <w:p w14:paraId="10F285B4" w14:textId="2429FB10" w:rsidR="004852A1" w:rsidRDefault="004852A1" w:rsidP="004852A1">
                      <w:pPr>
                        <w:pStyle w:val="Descripcin"/>
                        <w:spacing w:after="0"/>
                        <w:jc w:val="center"/>
                      </w:pPr>
                      <w:bookmarkStart w:id="130" w:name="_Toc159327456"/>
                      <w:bookmarkStart w:id="131" w:name="_Toc159628305"/>
                      <w:bookmarkStart w:id="132" w:name="_Toc159628389"/>
                      <w:bookmarkStart w:id="133" w:name="_Toc159708694"/>
                      <w:r>
                        <w:t xml:space="preserve">Ilustración </w:t>
                      </w:r>
                      <w:r>
                        <w:fldChar w:fldCharType="begin"/>
                      </w:r>
                      <w:r>
                        <w:instrText xml:space="preserve"> SEQ Ilustración \* ARABIC </w:instrText>
                      </w:r>
                      <w:r>
                        <w:fldChar w:fldCharType="separate"/>
                      </w:r>
                      <w:r w:rsidR="00231346">
                        <w:rPr>
                          <w:noProof/>
                        </w:rPr>
                        <w:t>22</w:t>
                      </w:r>
                      <w:r>
                        <w:fldChar w:fldCharType="end"/>
                      </w:r>
                      <w:r>
                        <w:t xml:space="preserve"> Evento de envío y recepción de mensaje</w:t>
                      </w:r>
                      <w:bookmarkEnd w:id="130"/>
                      <w:bookmarkEnd w:id="131"/>
                      <w:bookmarkEnd w:id="132"/>
                      <w:bookmarkEnd w:id="133"/>
                    </w:p>
                    <w:p w14:paraId="1F20D7D5" w14:textId="57166376" w:rsidR="004852A1" w:rsidRPr="00256815" w:rsidRDefault="004852A1" w:rsidP="004852A1">
                      <w:pPr>
                        <w:pStyle w:val="Descripcin"/>
                        <w:spacing w:after="0"/>
                        <w:jc w:val="center"/>
                        <w:rPr>
                          <w:noProof/>
                        </w:rPr>
                      </w:pPr>
                      <w:r w:rsidRPr="00B41E31">
                        <w:t>Realizado por LETURNE PLUAS JHON BYRON &amp; CHICA VALFRE VALESKA SOFIA</w:t>
                      </w:r>
                    </w:p>
                  </w:txbxContent>
                </v:textbox>
              </v:shape>
            </w:pict>
          </mc:Fallback>
        </mc:AlternateContent>
      </w:r>
    </w:p>
    <w:p w14:paraId="2FF9AE1E" w14:textId="3FFC1190" w:rsidR="6A19C509" w:rsidRDefault="6A19C509" w:rsidP="6A19C509"/>
    <w:p w14:paraId="0B001EBC" w14:textId="1A9F4F29" w:rsidR="6A19C509" w:rsidRDefault="6A19C509" w:rsidP="6A19C509"/>
    <w:p w14:paraId="38863BD5" w14:textId="7238871C" w:rsidR="6A19C509" w:rsidRDefault="6A19C509" w:rsidP="6A19C509"/>
    <w:p w14:paraId="1876557E" w14:textId="68DC14D9" w:rsidR="6A19C509" w:rsidRDefault="6A19C509" w:rsidP="6A19C509"/>
    <w:p w14:paraId="61E6B091" w14:textId="33B25AEE" w:rsidR="6A19C509" w:rsidRDefault="6A19C509" w:rsidP="6A19C509"/>
    <w:p w14:paraId="626B7EE6" w14:textId="6B47F1F7" w:rsidR="6A19C509" w:rsidRDefault="6A19C509" w:rsidP="6A19C509"/>
    <w:p w14:paraId="4CC2C75D" w14:textId="27DD7157" w:rsidR="6A19C509" w:rsidRDefault="6A19C509" w:rsidP="6A19C509">
      <w:pPr>
        <w:rPr>
          <w:rFonts w:ascii="Times New Roman" w:hAnsi="Times New Roman" w:cs="Times New Roman"/>
          <w:sz w:val="24"/>
          <w:szCs w:val="24"/>
        </w:rPr>
      </w:pPr>
    </w:p>
    <w:p w14:paraId="12D8F3E0" w14:textId="77777777" w:rsidR="003F1FF7" w:rsidRDefault="003F1FF7" w:rsidP="6A19C509">
      <w:pPr>
        <w:rPr>
          <w:rFonts w:ascii="Times New Roman" w:hAnsi="Times New Roman" w:cs="Times New Roman"/>
          <w:sz w:val="24"/>
          <w:szCs w:val="24"/>
        </w:rPr>
      </w:pPr>
    </w:p>
    <w:p w14:paraId="193EF40A" w14:textId="5E7E0A63" w:rsidR="6A19C509" w:rsidRPr="00557BD0" w:rsidRDefault="6A19C509" w:rsidP="6A19C509">
      <w:pPr>
        <w:rPr>
          <w:rFonts w:ascii="Times New Roman" w:hAnsi="Times New Roman" w:cs="Times New Roman"/>
          <w:b/>
          <w:bCs/>
          <w:sz w:val="24"/>
          <w:szCs w:val="24"/>
        </w:rPr>
      </w:pPr>
    </w:p>
    <w:p w14:paraId="35C0B312" w14:textId="53C9F314" w:rsidR="6A19C509" w:rsidRPr="00586ABA" w:rsidRDefault="00557BD0" w:rsidP="00586ABA">
      <w:pPr>
        <w:pStyle w:val="Ttulo3"/>
        <w:numPr>
          <w:ilvl w:val="0"/>
          <w:numId w:val="0"/>
        </w:numPr>
        <w:spacing w:line="360" w:lineRule="auto"/>
        <w:rPr>
          <w:lang w:val="es-ES"/>
        </w:rPr>
      </w:pPr>
      <w:bookmarkStart w:id="134" w:name="_Toc159327559"/>
      <w:bookmarkStart w:id="135" w:name="_Toc159708286"/>
      <w:r w:rsidRPr="00586ABA">
        <w:rPr>
          <w:lang w:val="es-ES"/>
        </w:rPr>
        <w:t>Evento de inicio de temporizador</w:t>
      </w:r>
      <w:bookmarkEnd w:id="134"/>
      <w:bookmarkEnd w:id="135"/>
    </w:p>
    <w:p w14:paraId="19363342" w14:textId="1558CAC9" w:rsidR="00736CEA" w:rsidRPr="00441FF8" w:rsidRDefault="00736CEA" w:rsidP="00441FF8">
      <w:pPr>
        <w:spacing w:line="360" w:lineRule="auto"/>
        <w:jc w:val="both"/>
        <w:rPr>
          <w:rFonts w:ascii="Times New Roman" w:hAnsi="Times New Roman" w:cs="Times New Roman"/>
          <w:sz w:val="24"/>
          <w:szCs w:val="24"/>
          <w:lang w:val="es-ES"/>
        </w:rPr>
      </w:pPr>
      <w:r w:rsidRPr="00441FF8">
        <w:rPr>
          <w:rFonts w:ascii="Times New Roman" w:hAnsi="Times New Roman" w:cs="Times New Roman"/>
          <w:sz w:val="24"/>
          <w:szCs w:val="24"/>
          <w:lang w:val="es-ES"/>
        </w:rPr>
        <w:t xml:space="preserve">En este caso para que inicie la actividad o el proceso </w:t>
      </w:r>
      <w:r w:rsidR="00441FF8" w:rsidRPr="00441FF8">
        <w:rPr>
          <w:rFonts w:ascii="Times New Roman" w:hAnsi="Times New Roman" w:cs="Times New Roman"/>
          <w:sz w:val="24"/>
          <w:szCs w:val="24"/>
          <w:lang w:val="es-ES"/>
        </w:rPr>
        <w:t>debe haber pasado el ciclo de tiempo que se especifica en el temporizador.</w:t>
      </w:r>
    </w:p>
    <w:p w14:paraId="33B15F93" w14:textId="13B3577C" w:rsidR="00736CEA" w:rsidRPr="00736CEA" w:rsidRDefault="00441FF8" w:rsidP="00736CEA">
      <w:pPr>
        <w:rPr>
          <w:lang w:val="es-ES"/>
        </w:rPr>
      </w:pPr>
      <w:r>
        <w:rPr>
          <w:noProof/>
        </w:rPr>
        <mc:AlternateContent>
          <mc:Choice Requires="wps">
            <w:drawing>
              <wp:anchor distT="0" distB="0" distL="114300" distR="114300" simplePos="0" relativeHeight="251627008" behindDoc="0" locked="0" layoutInCell="1" allowOverlap="1" wp14:anchorId="622FEFF5" wp14:editId="1E03A05A">
                <wp:simplePos x="0" y="0"/>
                <wp:positionH relativeFrom="column">
                  <wp:posOffset>979805</wp:posOffset>
                </wp:positionH>
                <wp:positionV relativeFrom="paragraph">
                  <wp:posOffset>1165860</wp:posOffset>
                </wp:positionV>
                <wp:extent cx="3762375" cy="635"/>
                <wp:effectExtent l="0" t="0" r="0" b="0"/>
                <wp:wrapNone/>
                <wp:docPr id="807338132" name="Cuadro de texto 1"/>
                <wp:cNvGraphicFramePr/>
                <a:graphic xmlns:a="http://schemas.openxmlformats.org/drawingml/2006/main">
                  <a:graphicData uri="http://schemas.microsoft.com/office/word/2010/wordprocessingShape">
                    <wps:wsp>
                      <wps:cNvSpPr txBox="1"/>
                      <wps:spPr>
                        <a:xfrm>
                          <a:off x="0" y="0"/>
                          <a:ext cx="3762375" cy="635"/>
                        </a:xfrm>
                        <a:prstGeom prst="rect">
                          <a:avLst/>
                        </a:prstGeom>
                        <a:solidFill>
                          <a:prstClr val="white"/>
                        </a:solidFill>
                        <a:ln>
                          <a:noFill/>
                        </a:ln>
                      </wps:spPr>
                      <wps:txbx>
                        <w:txbxContent>
                          <w:p w14:paraId="5556CF8E" w14:textId="086A77DA" w:rsidR="00441FF8" w:rsidRDefault="00441FF8" w:rsidP="00441FF8">
                            <w:pPr>
                              <w:pStyle w:val="Descripcin"/>
                              <w:spacing w:after="0"/>
                              <w:jc w:val="center"/>
                            </w:pPr>
                            <w:bookmarkStart w:id="136" w:name="_Toc159327457"/>
                            <w:bookmarkStart w:id="137" w:name="_Toc159628306"/>
                            <w:bookmarkStart w:id="138" w:name="_Toc159628390"/>
                            <w:bookmarkStart w:id="139" w:name="_Toc159708695"/>
                            <w:r>
                              <w:t xml:space="preserve">Ilustración </w:t>
                            </w:r>
                            <w:r>
                              <w:fldChar w:fldCharType="begin"/>
                            </w:r>
                            <w:r>
                              <w:instrText xml:space="preserve"> SEQ Ilustración \* ARABIC </w:instrText>
                            </w:r>
                            <w:r>
                              <w:fldChar w:fldCharType="separate"/>
                            </w:r>
                            <w:r w:rsidR="00231346">
                              <w:rPr>
                                <w:noProof/>
                              </w:rPr>
                              <w:t>23</w:t>
                            </w:r>
                            <w:r>
                              <w:fldChar w:fldCharType="end"/>
                            </w:r>
                            <w:r>
                              <w:t xml:space="preserve"> Evento de inicio de temporizador</w:t>
                            </w:r>
                            <w:bookmarkEnd w:id="136"/>
                            <w:bookmarkEnd w:id="137"/>
                            <w:bookmarkEnd w:id="138"/>
                            <w:bookmarkEnd w:id="139"/>
                          </w:p>
                          <w:p w14:paraId="2E437B0F" w14:textId="4525C72C" w:rsidR="00441FF8" w:rsidRPr="00C0150A" w:rsidRDefault="00441FF8" w:rsidP="00441FF8">
                            <w:pPr>
                              <w:pStyle w:val="Descripcin"/>
                              <w:spacing w:after="0"/>
                              <w:jc w:val="center"/>
                              <w:rPr>
                                <w:noProof/>
                              </w:rPr>
                            </w:pPr>
                            <w:r w:rsidRPr="00FF1A6B">
                              <w:t>Realizado por LETURNE PLUAS JHON BYRON &amp; CHICA VALFRE VALESKA SOFIA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FEFF5" id="_x0000_s1028" type="#_x0000_t202" style="position:absolute;margin-left:77.15pt;margin-top:91.8pt;width:296.25pt;height:.05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" stroked="f">
                <v:textbox style="mso-fit-shape-to-text:t" inset="0,0,0,0">
                  <w:txbxContent>
                    <w:p w14:paraId="5556CF8E" w14:textId="086A77DA" w:rsidR="00441FF8" w:rsidRDefault="00441FF8" w:rsidP="00441FF8">
                      <w:pPr>
                        <w:pStyle w:val="Descripcin"/>
                        <w:spacing w:after="0"/>
                        <w:jc w:val="center"/>
                      </w:pPr>
                      <w:bookmarkStart w:id="140" w:name="_Toc159327457"/>
                      <w:bookmarkStart w:id="141" w:name="_Toc159628306"/>
                      <w:bookmarkStart w:id="142" w:name="_Toc159628390"/>
                      <w:bookmarkStart w:id="143" w:name="_Toc159708695"/>
                      <w:r>
                        <w:t xml:space="preserve">Ilustración </w:t>
                      </w:r>
                      <w:r>
                        <w:fldChar w:fldCharType="begin"/>
                      </w:r>
                      <w:r>
                        <w:instrText xml:space="preserve"> SEQ Ilustración \* ARABIC </w:instrText>
                      </w:r>
                      <w:r>
                        <w:fldChar w:fldCharType="separate"/>
                      </w:r>
                      <w:r w:rsidR="00231346">
                        <w:rPr>
                          <w:noProof/>
                        </w:rPr>
                        <w:t>23</w:t>
                      </w:r>
                      <w:r>
                        <w:fldChar w:fldCharType="end"/>
                      </w:r>
                      <w:r>
                        <w:t xml:space="preserve"> Evento de inicio de temporizador</w:t>
                      </w:r>
                      <w:bookmarkEnd w:id="140"/>
                      <w:bookmarkEnd w:id="141"/>
                      <w:bookmarkEnd w:id="142"/>
                      <w:bookmarkEnd w:id="143"/>
                    </w:p>
                    <w:p w14:paraId="2E437B0F" w14:textId="4525C72C" w:rsidR="00441FF8" w:rsidRPr="00C0150A" w:rsidRDefault="00441FF8" w:rsidP="00441FF8">
                      <w:pPr>
                        <w:pStyle w:val="Descripcin"/>
                        <w:spacing w:after="0"/>
                        <w:jc w:val="center"/>
                        <w:rPr>
                          <w:noProof/>
                        </w:rPr>
                      </w:pPr>
                      <w:r w:rsidRPr="00FF1A6B">
                        <w:t>Realizado por LETURNE PLUAS JHON BYRON &amp; CHICA VALFRE VALESKA SOFIA</w:t>
                      </w:r>
                    </w:p>
                  </w:txbxContent>
                </v:textbox>
              </v:shape>
            </w:pict>
          </mc:Fallback>
        </mc:AlternateContent>
      </w:r>
      <w:r>
        <w:rPr>
          <w:noProof/>
        </w:rPr>
        <w:drawing>
          <wp:anchor distT="0" distB="0" distL="114300" distR="114300" simplePos="0" relativeHeight="251551232" behindDoc="0" locked="0" layoutInCell="1" allowOverlap="1" wp14:anchorId="1A7B1234" wp14:editId="098D3D65">
            <wp:simplePos x="0" y="0"/>
            <wp:positionH relativeFrom="margin">
              <wp:align>center</wp:align>
            </wp:positionH>
            <wp:positionV relativeFrom="paragraph">
              <wp:posOffset>74295</wp:posOffset>
            </wp:positionV>
            <wp:extent cx="3762375" cy="1034415"/>
            <wp:effectExtent l="0" t="0" r="9525" b="0"/>
            <wp:wrapNone/>
            <wp:docPr id="9781856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85699" name=""/>
                    <pic:cNvPicPr/>
                  </pic:nvPicPr>
                  <pic:blipFill>
                    <a:blip r:embed="rId65">
                      <a:extLst>
                        <a:ext uri="{28A0092B-C50C-407E-A947-70E740481C1C}">
                          <a14:useLocalDpi xmlns:a14="http://schemas.microsoft.com/office/drawing/2010/main" val="0"/>
                        </a:ext>
                      </a:extLst>
                    </a:blip>
                    <a:stretch>
                      <a:fillRect/>
                    </a:stretch>
                  </pic:blipFill>
                  <pic:spPr>
                    <a:xfrm>
                      <a:off x="0" y="0"/>
                      <a:ext cx="3762375" cy="1034415"/>
                    </a:xfrm>
                    <a:prstGeom prst="rect">
                      <a:avLst/>
                    </a:prstGeom>
                  </pic:spPr>
                </pic:pic>
              </a:graphicData>
            </a:graphic>
            <wp14:sizeRelH relativeFrom="page">
              <wp14:pctWidth>0</wp14:pctWidth>
            </wp14:sizeRelH>
            <wp14:sizeRelV relativeFrom="page">
              <wp14:pctHeight>0</wp14:pctHeight>
            </wp14:sizeRelV>
          </wp:anchor>
        </w:drawing>
      </w:r>
    </w:p>
    <w:p w14:paraId="7CFBEF91" w14:textId="22FA34D3" w:rsidR="00557BD0" w:rsidRPr="00736CEA" w:rsidRDefault="00557BD0" w:rsidP="6A19C509">
      <w:pPr>
        <w:rPr>
          <w:lang w:val="es-ES"/>
        </w:rPr>
      </w:pPr>
    </w:p>
    <w:p w14:paraId="62B38374" w14:textId="4118DB8F" w:rsidR="6A19C509" w:rsidRPr="00736CEA" w:rsidRDefault="6A19C509" w:rsidP="6A19C509">
      <w:pPr>
        <w:rPr>
          <w:lang w:val="es-ES"/>
        </w:rPr>
      </w:pPr>
    </w:p>
    <w:p w14:paraId="15125DC8" w14:textId="58742F61" w:rsidR="6A19C509" w:rsidRPr="00736CEA" w:rsidRDefault="6A19C509" w:rsidP="6A19C509">
      <w:pPr>
        <w:rPr>
          <w:lang w:val="es-ES"/>
        </w:rPr>
      </w:pPr>
    </w:p>
    <w:p w14:paraId="49994194" w14:textId="593D8D4D" w:rsidR="6A19C509" w:rsidRPr="00736CEA" w:rsidRDefault="6A19C509" w:rsidP="6A19C509">
      <w:pPr>
        <w:rPr>
          <w:lang w:val="es-ES"/>
        </w:rPr>
      </w:pPr>
    </w:p>
    <w:p w14:paraId="1662FDA5" w14:textId="3A2870A1" w:rsidR="6A19C509" w:rsidRPr="00736CEA" w:rsidRDefault="6A19C509" w:rsidP="00AC5D2F">
      <w:pPr>
        <w:spacing w:line="360" w:lineRule="auto"/>
        <w:jc w:val="both"/>
        <w:rPr>
          <w:b/>
          <w:bCs/>
          <w:lang w:val="es-ES"/>
        </w:rPr>
      </w:pPr>
    </w:p>
    <w:p w14:paraId="014E656D" w14:textId="2BE94B57" w:rsidR="6A19C509" w:rsidRPr="00586ABA" w:rsidRDefault="004F0448" w:rsidP="00586ABA">
      <w:pPr>
        <w:pStyle w:val="Ttulo3"/>
        <w:numPr>
          <w:ilvl w:val="0"/>
          <w:numId w:val="0"/>
        </w:numPr>
        <w:spacing w:line="360" w:lineRule="auto"/>
        <w:jc w:val="both"/>
        <w:rPr>
          <w:lang w:val="es-ES"/>
        </w:rPr>
      </w:pPr>
      <w:bookmarkStart w:id="144" w:name="_Toc159327560"/>
      <w:bookmarkStart w:id="145" w:name="_Toc159708287"/>
      <w:r w:rsidRPr="00586ABA">
        <w:rPr>
          <w:lang w:val="es-ES"/>
        </w:rPr>
        <w:t>Evento intermedio de temporizador</w:t>
      </w:r>
      <w:bookmarkEnd w:id="144"/>
      <w:bookmarkEnd w:id="145"/>
    </w:p>
    <w:p w14:paraId="5C3396EA" w14:textId="3005FA89" w:rsidR="00441FF8" w:rsidRPr="00AC5D2F" w:rsidRDefault="00441FF8" w:rsidP="00AC5D2F">
      <w:pPr>
        <w:spacing w:line="360" w:lineRule="auto"/>
        <w:jc w:val="both"/>
        <w:rPr>
          <w:lang w:val="es-ES"/>
        </w:rPr>
      </w:pPr>
      <w:r w:rsidRPr="00AC5D2F">
        <w:rPr>
          <w:lang w:val="es-ES"/>
        </w:rPr>
        <w:t xml:space="preserve">Una vez el </w:t>
      </w:r>
      <w:r w:rsidR="00AC5D2F">
        <w:rPr>
          <w:lang w:val="es-ES"/>
        </w:rPr>
        <w:t>flujo llego al temporizador debe pasar el tiempo especificado para que pasa a la actividad o proceso siguiente “B”.</w:t>
      </w:r>
    </w:p>
    <w:p w14:paraId="7F6D1D86" w14:textId="7F95C363" w:rsidR="00441FF8" w:rsidRPr="00AC5D2F" w:rsidRDefault="00AC5D2F" w:rsidP="00441FF8">
      <w:pPr>
        <w:rPr>
          <w:lang w:val="es-ES"/>
        </w:rPr>
      </w:pPr>
      <w:r>
        <w:rPr>
          <w:noProof/>
        </w:rPr>
        <mc:AlternateContent>
          <mc:Choice Requires="wps">
            <w:drawing>
              <wp:anchor distT="0" distB="0" distL="114300" distR="114300" simplePos="0" relativeHeight="251631104" behindDoc="0" locked="0" layoutInCell="1" allowOverlap="1" wp14:anchorId="2F759DBC" wp14:editId="28D1FDFF">
                <wp:simplePos x="0" y="0"/>
                <wp:positionH relativeFrom="column">
                  <wp:posOffset>65405</wp:posOffset>
                </wp:positionH>
                <wp:positionV relativeFrom="paragraph">
                  <wp:posOffset>1148080</wp:posOffset>
                </wp:positionV>
                <wp:extent cx="5591175" cy="635"/>
                <wp:effectExtent l="0" t="0" r="0" b="0"/>
                <wp:wrapNone/>
                <wp:docPr id="1752962621" name="Cuadro de texto 1"/>
                <wp:cNvGraphicFramePr/>
                <a:graphic xmlns:a="http://schemas.openxmlformats.org/drawingml/2006/main">
                  <a:graphicData uri="http://schemas.microsoft.com/office/word/2010/wordprocessingShape">
                    <wps:wsp>
                      <wps:cNvSpPr txBox="1"/>
                      <wps:spPr>
                        <a:xfrm>
                          <a:off x="0" y="0"/>
                          <a:ext cx="5591175" cy="635"/>
                        </a:xfrm>
                        <a:prstGeom prst="rect">
                          <a:avLst/>
                        </a:prstGeom>
                        <a:solidFill>
                          <a:prstClr val="white"/>
                        </a:solidFill>
                        <a:ln>
                          <a:noFill/>
                        </a:ln>
                      </wps:spPr>
                      <wps:txbx>
                        <w:txbxContent>
                          <w:p w14:paraId="509BBC31" w14:textId="5B9B79EE" w:rsidR="00AC5D2F" w:rsidRDefault="00AC5D2F" w:rsidP="00AC5D2F">
                            <w:pPr>
                              <w:pStyle w:val="Descripcin"/>
                              <w:spacing w:after="0"/>
                              <w:jc w:val="center"/>
                            </w:pPr>
                            <w:bookmarkStart w:id="146" w:name="_Toc159327458"/>
                            <w:bookmarkStart w:id="147" w:name="_Toc159628307"/>
                            <w:bookmarkStart w:id="148" w:name="_Toc159628391"/>
                            <w:bookmarkStart w:id="149" w:name="_Toc159708696"/>
                            <w:r>
                              <w:t xml:space="preserve">Ilustración </w:t>
                            </w:r>
                            <w:r>
                              <w:fldChar w:fldCharType="begin"/>
                            </w:r>
                            <w:r>
                              <w:instrText xml:space="preserve"> SEQ Ilustración \* ARABIC </w:instrText>
                            </w:r>
                            <w:r>
                              <w:fldChar w:fldCharType="separate"/>
                            </w:r>
                            <w:r w:rsidR="00231346">
                              <w:rPr>
                                <w:noProof/>
                              </w:rPr>
                              <w:t>24</w:t>
                            </w:r>
                            <w:r>
                              <w:fldChar w:fldCharType="end"/>
                            </w:r>
                            <w:r>
                              <w:t xml:space="preserve"> Evento intermedio de temporizador</w:t>
                            </w:r>
                            <w:bookmarkEnd w:id="146"/>
                            <w:bookmarkEnd w:id="147"/>
                            <w:bookmarkEnd w:id="148"/>
                            <w:bookmarkEnd w:id="149"/>
                          </w:p>
                          <w:p w14:paraId="242745D6" w14:textId="5D3B8CF7" w:rsidR="00AC5D2F" w:rsidRPr="00FE76C1" w:rsidRDefault="00AC5D2F" w:rsidP="00AC5D2F">
                            <w:pPr>
                              <w:pStyle w:val="Descripcin"/>
                              <w:spacing w:after="0"/>
                              <w:jc w:val="center"/>
                              <w:rPr>
                                <w:noProof/>
                              </w:rPr>
                            </w:pPr>
                            <w:r w:rsidRPr="008A7264">
                              <w:t>Realizado por LETURNE PLUAS JHON BYRON &amp; CHICA VALFRE VALESKA SOFIA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59DBC" id="_x0000_s1029" type="#_x0000_t202" style="position:absolute;margin-left:5.15pt;margin-top:90.4pt;width:440.25pt;height:.0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tSCGw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" stroked="f">
                <v:textbox style="mso-fit-shape-to-text:t" inset="0,0,0,0">
                  <w:txbxContent>
                    <w:p w14:paraId="509BBC31" w14:textId="5B9B79EE" w:rsidR="00AC5D2F" w:rsidRDefault="00AC5D2F" w:rsidP="00AC5D2F">
                      <w:pPr>
                        <w:pStyle w:val="Descripcin"/>
                        <w:spacing w:after="0"/>
                        <w:jc w:val="center"/>
                      </w:pPr>
                      <w:bookmarkStart w:id="150" w:name="_Toc159327458"/>
                      <w:bookmarkStart w:id="151" w:name="_Toc159628307"/>
                      <w:bookmarkStart w:id="152" w:name="_Toc159628391"/>
                      <w:bookmarkStart w:id="153" w:name="_Toc159708696"/>
                      <w:r>
                        <w:t xml:space="preserve">Ilustración </w:t>
                      </w:r>
                      <w:r>
                        <w:fldChar w:fldCharType="begin"/>
                      </w:r>
                      <w:r>
                        <w:instrText xml:space="preserve"> SEQ Ilustración \* ARABIC </w:instrText>
                      </w:r>
                      <w:r>
                        <w:fldChar w:fldCharType="separate"/>
                      </w:r>
                      <w:r w:rsidR="00231346">
                        <w:rPr>
                          <w:noProof/>
                        </w:rPr>
                        <w:t>24</w:t>
                      </w:r>
                      <w:r>
                        <w:fldChar w:fldCharType="end"/>
                      </w:r>
                      <w:r>
                        <w:t xml:space="preserve"> Evento intermedio de temporizador</w:t>
                      </w:r>
                      <w:bookmarkEnd w:id="150"/>
                      <w:bookmarkEnd w:id="151"/>
                      <w:bookmarkEnd w:id="152"/>
                      <w:bookmarkEnd w:id="153"/>
                    </w:p>
                    <w:p w14:paraId="242745D6" w14:textId="5D3B8CF7" w:rsidR="00AC5D2F" w:rsidRPr="00FE76C1" w:rsidRDefault="00AC5D2F" w:rsidP="00AC5D2F">
                      <w:pPr>
                        <w:pStyle w:val="Descripcin"/>
                        <w:spacing w:after="0"/>
                        <w:jc w:val="center"/>
                        <w:rPr>
                          <w:noProof/>
                        </w:rPr>
                      </w:pPr>
                      <w:r w:rsidRPr="008A7264">
                        <w:t>Realizado por LETURNE PLUAS JHON BYRON &amp; CHICA VALFRE VALESKA SOFIA</w:t>
                      </w:r>
                    </w:p>
                  </w:txbxContent>
                </v:textbox>
              </v:shape>
            </w:pict>
          </mc:Fallback>
        </mc:AlternateContent>
      </w:r>
      <w:r>
        <w:rPr>
          <w:noProof/>
        </w:rPr>
        <w:drawing>
          <wp:anchor distT="0" distB="0" distL="114300" distR="114300" simplePos="0" relativeHeight="251555328" behindDoc="0" locked="0" layoutInCell="1" allowOverlap="1" wp14:anchorId="7F9803DF" wp14:editId="1CDFBCA0">
            <wp:simplePos x="0" y="0"/>
            <wp:positionH relativeFrom="margin">
              <wp:align>center</wp:align>
            </wp:positionH>
            <wp:positionV relativeFrom="paragraph">
              <wp:posOffset>33655</wp:posOffset>
            </wp:positionV>
            <wp:extent cx="5591175" cy="1057275"/>
            <wp:effectExtent l="0" t="0" r="9525" b="9525"/>
            <wp:wrapNone/>
            <wp:docPr id="21189593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59399" name=""/>
                    <pic:cNvPicPr/>
                  </pic:nvPicPr>
                  <pic:blipFill>
                    <a:blip r:embed="rId66">
                      <a:extLst>
                        <a:ext uri="{28A0092B-C50C-407E-A947-70E740481C1C}">
                          <a14:useLocalDpi xmlns:a14="http://schemas.microsoft.com/office/drawing/2010/main" val="0"/>
                        </a:ext>
                      </a:extLst>
                    </a:blip>
                    <a:stretch>
                      <a:fillRect/>
                    </a:stretch>
                  </pic:blipFill>
                  <pic:spPr>
                    <a:xfrm>
                      <a:off x="0" y="0"/>
                      <a:ext cx="5591175" cy="1057275"/>
                    </a:xfrm>
                    <a:prstGeom prst="rect">
                      <a:avLst/>
                    </a:prstGeom>
                  </pic:spPr>
                </pic:pic>
              </a:graphicData>
            </a:graphic>
            <wp14:sizeRelH relativeFrom="page">
              <wp14:pctWidth>0</wp14:pctWidth>
            </wp14:sizeRelH>
            <wp14:sizeRelV relativeFrom="page">
              <wp14:pctHeight>0</wp14:pctHeight>
            </wp14:sizeRelV>
          </wp:anchor>
        </w:drawing>
      </w:r>
    </w:p>
    <w:p w14:paraId="4B3831C3" w14:textId="549093E2" w:rsidR="00FF76C3" w:rsidRPr="00AC5D2F" w:rsidRDefault="00FF76C3" w:rsidP="6A19C509">
      <w:pPr>
        <w:rPr>
          <w:lang w:val="es-ES"/>
        </w:rPr>
      </w:pPr>
    </w:p>
    <w:p w14:paraId="398FEA96" w14:textId="4B0FB302" w:rsidR="6A19C509" w:rsidRPr="00AC5D2F" w:rsidRDefault="6A19C509" w:rsidP="6A19C509">
      <w:pPr>
        <w:rPr>
          <w:lang w:val="es-ES"/>
        </w:rPr>
      </w:pPr>
    </w:p>
    <w:p w14:paraId="1DC43B27" w14:textId="77777777" w:rsidR="00441FF8" w:rsidRPr="00AC5D2F" w:rsidRDefault="00441FF8" w:rsidP="00FF76C3">
      <w:pPr>
        <w:rPr>
          <w:lang w:val="es-ES"/>
        </w:rPr>
      </w:pPr>
    </w:p>
    <w:p w14:paraId="37A05552" w14:textId="50896478" w:rsidR="00FF76C3" w:rsidRPr="009F11B4" w:rsidRDefault="00FF76C3" w:rsidP="00E56A9D">
      <w:pPr>
        <w:pStyle w:val="Ttulo3"/>
        <w:rPr>
          <w:lang w:val="pt-PT"/>
        </w:rPr>
      </w:pPr>
      <w:bookmarkStart w:id="154" w:name="_Toc159327561"/>
      <w:bookmarkStart w:id="155" w:name="_Toc159708288"/>
      <w:r w:rsidRPr="009F11B4">
        <w:rPr>
          <w:lang w:val="pt-PT"/>
        </w:rPr>
        <w:lastRenderedPageBreak/>
        <w:t>Tareas</w:t>
      </w:r>
      <w:bookmarkEnd w:id="154"/>
      <w:bookmarkEnd w:id="155"/>
    </w:p>
    <w:p w14:paraId="5E53CD58" w14:textId="51E46152" w:rsidR="009F11B4" w:rsidRDefault="009F11B4" w:rsidP="00586ABA">
      <w:pPr>
        <w:pStyle w:val="Ttulo3"/>
        <w:numPr>
          <w:ilvl w:val="0"/>
          <w:numId w:val="0"/>
        </w:numPr>
        <w:spacing w:line="360" w:lineRule="auto"/>
        <w:rPr>
          <w:lang w:val="pt-PT"/>
        </w:rPr>
      </w:pPr>
      <w:bookmarkStart w:id="156" w:name="_Toc159327562"/>
      <w:bookmarkStart w:id="157" w:name="_Toc159708289"/>
      <w:r w:rsidRPr="009F11B4">
        <w:rPr>
          <w:lang w:val="pt-PT"/>
        </w:rPr>
        <w:t>Tarea generica</w:t>
      </w:r>
      <w:bookmarkEnd w:id="156"/>
      <w:bookmarkEnd w:id="157"/>
    </w:p>
    <w:p w14:paraId="3060AC0F" w14:textId="649C267D" w:rsidR="00AC5D2F" w:rsidRPr="000304DE" w:rsidRDefault="00AC5D2F" w:rsidP="00AC5D2F">
      <w:pPr>
        <w:rPr>
          <w:rFonts w:ascii="Times New Roman" w:hAnsi="Times New Roman" w:cs="Times New Roman"/>
          <w:sz w:val="24"/>
          <w:szCs w:val="24"/>
          <w:lang w:val="es-ES"/>
        </w:rPr>
      </w:pPr>
      <w:r w:rsidRPr="000304DE">
        <w:rPr>
          <w:rFonts w:ascii="Times New Roman" w:hAnsi="Times New Roman" w:cs="Times New Roman"/>
          <w:sz w:val="24"/>
          <w:szCs w:val="24"/>
          <w:lang w:val="es-ES"/>
        </w:rPr>
        <w:t>En este caso la tarea es genérica</w:t>
      </w:r>
      <w:r w:rsidR="000304DE" w:rsidRPr="000304DE">
        <w:rPr>
          <w:rFonts w:ascii="Times New Roman" w:hAnsi="Times New Roman" w:cs="Times New Roman"/>
          <w:sz w:val="24"/>
          <w:szCs w:val="24"/>
          <w:lang w:val="es-ES"/>
        </w:rPr>
        <w:t xml:space="preserve"> toma como definición según la especificación del proceso.</w:t>
      </w:r>
    </w:p>
    <w:p w14:paraId="5AAEBAC1" w14:textId="21D61DAF" w:rsidR="00AC5D2F" w:rsidRPr="00AC5D2F" w:rsidRDefault="000304DE" w:rsidP="00AC5D2F">
      <w:pPr>
        <w:rPr>
          <w:lang w:val="es-ES"/>
        </w:rPr>
      </w:pPr>
      <w:r>
        <w:rPr>
          <w:noProof/>
        </w:rPr>
        <w:drawing>
          <wp:anchor distT="0" distB="0" distL="114300" distR="114300" simplePos="0" relativeHeight="251559424" behindDoc="0" locked="0" layoutInCell="1" allowOverlap="1" wp14:anchorId="25C6F272" wp14:editId="22E4D627">
            <wp:simplePos x="0" y="0"/>
            <wp:positionH relativeFrom="margin">
              <wp:align>center</wp:align>
            </wp:positionH>
            <wp:positionV relativeFrom="paragraph">
              <wp:posOffset>5715</wp:posOffset>
            </wp:positionV>
            <wp:extent cx="2800350" cy="1014620"/>
            <wp:effectExtent l="0" t="0" r="0" b="0"/>
            <wp:wrapNone/>
            <wp:docPr id="3423095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09530" name=""/>
                    <pic:cNvPicPr/>
                  </pic:nvPicPr>
                  <pic:blipFill>
                    <a:blip r:embed="rId67">
                      <a:extLst>
                        <a:ext uri="{28A0092B-C50C-407E-A947-70E740481C1C}">
                          <a14:useLocalDpi xmlns:a14="http://schemas.microsoft.com/office/drawing/2010/main" val="0"/>
                        </a:ext>
                      </a:extLst>
                    </a:blip>
                    <a:stretch>
                      <a:fillRect/>
                    </a:stretch>
                  </pic:blipFill>
                  <pic:spPr>
                    <a:xfrm>
                      <a:off x="0" y="0"/>
                      <a:ext cx="2800350" cy="1014620"/>
                    </a:xfrm>
                    <a:prstGeom prst="rect">
                      <a:avLst/>
                    </a:prstGeom>
                  </pic:spPr>
                </pic:pic>
              </a:graphicData>
            </a:graphic>
            <wp14:sizeRelH relativeFrom="page">
              <wp14:pctWidth>0</wp14:pctWidth>
            </wp14:sizeRelH>
            <wp14:sizeRelV relativeFrom="page">
              <wp14:pctHeight>0</wp14:pctHeight>
            </wp14:sizeRelV>
          </wp:anchor>
        </w:drawing>
      </w:r>
    </w:p>
    <w:p w14:paraId="79CB51D1" w14:textId="77777777" w:rsidR="00AC5D2F" w:rsidRPr="00AC5D2F" w:rsidRDefault="00AC5D2F" w:rsidP="00AC5D2F">
      <w:pPr>
        <w:rPr>
          <w:lang w:val="es-ES"/>
        </w:rPr>
      </w:pPr>
    </w:p>
    <w:p w14:paraId="0FED105E" w14:textId="672EC0E7" w:rsidR="004B26D4" w:rsidRPr="00AC5D2F" w:rsidRDefault="004B26D4" w:rsidP="00FF76C3">
      <w:pPr>
        <w:rPr>
          <w:rFonts w:ascii="Times New Roman" w:hAnsi="Times New Roman" w:cs="Times New Roman"/>
          <w:b/>
          <w:bCs/>
          <w:sz w:val="24"/>
          <w:szCs w:val="24"/>
          <w:lang w:val="es-ES"/>
        </w:rPr>
      </w:pPr>
    </w:p>
    <w:p w14:paraId="5F3ADF2D" w14:textId="4D42A99D" w:rsidR="00A67F0F" w:rsidRDefault="001176DE" w:rsidP="00A67F0F">
      <w:pPr>
        <w:rPr>
          <w:rFonts w:ascii="Times New Roman" w:hAnsi="Times New Roman" w:cs="Times New Roman"/>
          <w:sz w:val="24"/>
          <w:szCs w:val="24"/>
          <w:lang w:val="es-ES"/>
        </w:rPr>
      </w:pPr>
      <w:r>
        <w:rPr>
          <w:noProof/>
        </w:rPr>
        <mc:AlternateContent>
          <mc:Choice Requires="wps">
            <w:drawing>
              <wp:anchor distT="0" distB="0" distL="114300" distR="114300" simplePos="0" relativeHeight="251635200" behindDoc="0" locked="0" layoutInCell="1" allowOverlap="1" wp14:anchorId="29F749EF" wp14:editId="739842AE">
                <wp:simplePos x="0" y="0"/>
                <wp:positionH relativeFrom="margin">
                  <wp:align>center</wp:align>
                </wp:positionH>
                <wp:positionV relativeFrom="paragraph">
                  <wp:posOffset>10795</wp:posOffset>
                </wp:positionV>
                <wp:extent cx="3829050" cy="635"/>
                <wp:effectExtent l="0" t="0" r="0" b="6985"/>
                <wp:wrapNone/>
                <wp:docPr id="364106484" name="Cuadro de texto 1"/>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31947046" w14:textId="06A01B4A" w:rsidR="000304DE" w:rsidRDefault="000304DE" w:rsidP="000304DE">
                            <w:pPr>
                              <w:pStyle w:val="Descripcin"/>
                              <w:spacing w:after="0"/>
                              <w:jc w:val="center"/>
                            </w:pPr>
                            <w:bookmarkStart w:id="158" w:name="_Toc159327459"/>
                            <w:bookmarkStart w:id="159" w:name="_Toc159628308"/>
                            <w:bookmarkStart w:id="160" w:name="_Toc159628392"/>
                            <w:bookmarkStart w:id="161" w:name="_Toc159708697"/>
                            <w:r>
                              <w:t xml:space="preserve">Ilustración </w:t>
                            </w:r>
                            <w:r>
                              <w:fldChar w:fldCharType="begin"/>
                            </w:r>
                            <w:r>
                              <w:instrText xml:space="preserve"> SEQ Ilustración \* ARABIC </w:instrText>
                            </w:r>
                            <w:r>
                              <w:fldChar w:fldCharType="separate"/>
                            </w:r>
                            <w:r w:rsidR="00231346">
                              <w:rPr>
                                <w:noProof/>
                              </w:rPr>
                              <w:t>25</w:t>
                            </w:r>
                            <w:r>
                              <w:fldChar w:fldCharType="end"/>
                            </w:r>
                            <w:r>
                              <w:t xml:space="preserve"> Tarea genérica</w:t>
                            </w:r>
                            <w:bookmarkEnd w:id="158"/>
                            <w:bookmarkEnd w:id="159"/>
                            <w:bookmarkEnd w:id="160"/>
                            <w:bookmarkEnd w:id="161"/>
                          </w:p>
                          <w:p w14:paraId="7FF81440" w14:textId="79C5BA99" w:rsidR="000304DE" w:rsidRPr="003C2AE2" w:rsidRDefault="000304DE" w:rsidP="000304DE">
                            <w:pPr>
                              <w:pStyle w:val="Descripcin"/>
                              <w:spacing w:after="0"/>
                              <w:jc w:val="center"/>
                              <w:rPr>
                                <w:noProof/>
                              </w:rPr>
                            </w:pPr>
                            <w:r w:rsidRPr="00471FE6">
                              <w:t>Realizado por LETURNE PLUAS JHON BYRON &amp; CHICA VALFRE VALESKA SOFIA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F749EF" id="_x0000_s1030" type="#_x0000_t202" style="position:absolute;margin-left:0;margin-top:.85pt;width:301.5pt;height:.05pt;z-index:2516352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8t8GgIAAD8EAAAOAAAAZHJzL2Uyb0RvYy54bWysU8Fu2zAMvQ/YPwi6L07Ste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" stroked="f">
                <v:textbox style="mso-fit-shape-to-text:t" inset="0,0,0,0">
                  <w:txbxContent>
                    <w:p w14:paraId="31947046" w14:textId="06A01B4A" w:rsidR="000304DE" w:rsidRDefault="000304DE" w:rsidP="000304DE">
                      <w:pPr>
                        <w:pStyle w:val="Descripcin"/>
                        <w:spacing w:after="0"/>
                        <w:jc w:val="center"/>
                      </w:pPr>
                      <w:bookmarkStart w:id="162" w:name="_Toc159327459"/>
                      <w:bookmarkStart w:id="163" w:name="_Toc159628308"/>
                      <w:bookmarkStart w:id="164" w:name="_Toc159628392"/>
                      <w:bookmarkStart w:id="165" w:name="_Toc159708697"/>
                      <w:r>
                        <w:t xml:space="preserve">Ilustración </w:t>
                      </w:r>
                      <w:r>
                        <w:fldChar w:fldCharType="begin"/>
                      </w:r>
                      <w:r>
                        <w:instrText xml:space="preserve"> SEQ Ilustración \* ARABIC </w:instrText>
                      </w:r>
                      <w:r>
                        <w:fldChar w:fldCharType="separate"/>
                      </w:r>
                      <w:r w:rsidR="00231346">
                        <w:rPr>
                          <w:noProof/>
                        </w:rPr>
                        <w:t>25</w:t>
                      </w:r>
                      <w:r>
                        <w:fldChar w:fldCharType="end"/>
                      </w:r>
                      <w:r>
                        <w:t xml:space="preserve"> Tarea genérica</w:t>
                      </w:r>
                      <w:bookmarkEnd w:id="162"/>
                      <w:bookmarkEnd w:id="163"/>
                      <w:bookmarkEnd w:id="164"/>
                      <w:bookmarkEnd w:id="165"/>
                    </w:p>
                    <w:p w14:paraId="7FF81440" w14:textId="79C5BA99" w:rsidR="000304DE" w:rsidRPr="003C2AE2" w:rsidRDefault="000304DE" w:rsidP="000304DE">
                      <w:pPr>
                        <w:pStyle w:val="Descripcin"/>
                        <w:spacing w:after="0"/>
                        <w:jc w:val="center"/>
                        <w:rPr>
                          <w:noProof/>
                        </w:rPr>
                      </w:pPr>
                      <w:r w:rsidRPr="00471FE6">
                        <w:t>Realizado por LETURNE PLUAS JHON BYRON &amp; CHICA VALFRE VALESKA SOFIA</w:t>
                      </w:r>
                    </w:p>
                  </w:txbxContent>
                </v:textbox>
                <w10:wrap anchorx="margin"/>
              </v:shape>
            </w:pict>
          </mc:Fallback>
        </mc:AlternateContent>
      </w:r>
    </w:p>
    <w:p w14:paraId="564222B7" w14:textId="77777777" w:rsidR="001176DE" w:rsidRPr="001176DE" w:rsidRDefault="001176DE" w:rsidP="00A67F0F">
      <w:pPr>
        <w:rPr>
          <w:rFonts w:ascii="Times New Roman" w:hAnsi="Times New Roman" w:cs="Times New Roman"/>
          <w:sz w:val="24"/>
          <w:szCs w:val="24"/>
          <w:lang w:val="es-ES"/>
        </w:rPr>
      </w:pPr>
    </w:p>
    <w:p w14:paraId="74A3762B" w14:textId="090DA97D" w:rsidR="00A67F0F" w:rsidRDefault="00A67F0F" w:rsidP="00586ABA">
      <w:pPr>
        <w:pStyle w:val="Ttulo3"/>
        <w:numPr>
          <w:ilvl w:val="0"/>
          <w:numId w:val="0"/>
        </w:numPr>
        <w:spacing w:line="360" w:lineRule="auto"/>
      </w:pPr>
      <w:bookmarkStart w:id="166" w:name="_Toc159327563"/>
      <w:bookmarkStart w:id="167" w:name="_Toc159708290"/>
      <w:r w:rsidRPr="004F6AAA">
        <w:t>Tarea de usuario</w:t>
      </w:r>
      <w:bookmarkEnd w:id="166"/>
      <w:bookmarkEnd w:id="167"/>
    </w:p>
    <w:p w14:paraId="7F39E335" w14:textId="2E46991D" w:rsidR="00A67F0F" w:rsidRDefault="000304DE" w:rsidP="00074493">
      <w:pPr>
        <w:spacing w:line="360" w:lineRule="auto"/>
        <w:rPr>
          <w:rFonts w:ascii="Times New Roman" w:hAnsi="Times New Roman" w:cs="Times New Roman"/>
          <w:sz w:val="24"/>
          <w:szCs w:val="24"/>
        </w:rPr>
      </w:pPr>
      <w:r>
        <w:rPr>
          <w:rFonts w:ascii="Times New Roman" w:hAnsi="Times New Roman" w:cs="Times New Roman"/>
          <w:sz w:val="24"/>
          <w:szCs w:val="24"/>
        </w:rPr>
        <w:t>En este caso la tarea es realizada por un actor de</w:t>
      </w:r>
      <w:r w:rsidR="00074493">
        <w:rPr>
          <w:rFonts w:ascii="Times New Roman" w:hAnsi="Times New Roman" w:cs="Times New Roman"/>
          <w:sz w:val="24"/>
          <w:szCs w:val="24"/>
        </w:rPr>
        <w:t>l sistema que se está llevando a cabo.</w:t>
      </w:r>
    </w:p>
    <w:p w14:paraId="650B0163" w14:textId="3CEE0FEF" w:rsidR="00451FF7" w:rsidRDefault="001176DE" w:rsidP="00A67F0F">
      <w:pPr>
        <w:rPr>
          <w:rFonts w:ascii="Times New Roman" w:hAnsi="Times New Roman" w:cs="Times New Roman"/>
          <w:sz w:val="24"/>
          <w:szCs w:val="24"/>
        </w:rPr>
      </w:pPr>
      <w:r>
        <w:rPr>
          <w:noProof/>
        </w:rPr>
        <w:drawing>
          <wp:anchor distT="0" distB="0" distL="114300" distR="114300" simplePos="0" relativeHeight="251563520" behindDoc="0" locked="0" layoutInCell="1" allowOverlap="1" wp14:anchorId="2B70438C" wp14:editId="4632CD26">
            <wp:simplePos x="0" y="0"/>
            <wp:positionH relativeFrom="margin">
              <wp:posOffset>1457325</wp:posOffset>
            </wp:positionH>
            <wp:positionV relativeFrom="paragraph">
              <wp:posOffset>6350</wp:posOffset>
            </wp:positionV>
            <wp:extent cx="3094254" cy="889153"/>
            <wp:effectExtent l="0" t="0" r="0" b="6350"/>
            <wp:wrapNone/>
            <wp:docPr id="417807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07737" name=""/>
                    <pic:cNvPicPr/>
                  </pic:nvPicPr>
                  <pic:blipFill>
                    <a:blip r:embed="rId68">
                      <a:extLst>
                        <a:ext uri="{28A0092B-C50C-407E-A947-70E740481C1C}">
                          <a14:useLocalDpi xmlns:a14="http://schemas.microsoft.com/office/drawing/2010/main" val="0"/>
                        </a:ext>
                      </a:extLst>
                    </a:blip>
                    <a:stretch>
                      <a:fillRect/>
                    </a:stretch>
                  </pic:blipFill>
                  <pic:spPr>
                    <a:xfrm>
                      <a:off x="0" y="0"/>
                      <a:ext cx="3094254" cy="889153"/>
                    </a:xfrm>
                    <a:prstGeom prst="rect">
                      <a:avLst/>
                    </a:prstGeom>
                  </pic:spPr>
                </pic:pic>
              </a:graphicData>
            </a:graphic>
            <wp14:sizeRelH relativeFrom="page">
              <wp14:pctWidth>0</wp14:pctWidth>
            </wp14:sizeRelH>
            <wp14:sizeRelV relativeFrom="page">
              <wp14:pctHeight>0</wp14:pctHeight>
            </wp14:sizeRelV>
          </wp:anchor>
        </w:drawing>
      </w:r>
    </w:p>
    <w:p w14:paraId="076901AC" w14:textId="77777777" w:rsidR="00451FF7" w:rsidRDefault="00451FF7" w:rsidP="00A67F0F">
      <w:pPr>
        <w:rPr>
          <w:rFonts w:ascii="Times New Roman" w:hAnsi="Times New Roman" w:cs="Times New Roman"/>
          <w:sz w:val="24"/>
          <w:szCs w:val="24"/>
        </w:rPr>
      </w:pPr>
    </w:p>
    <w:p w14:paraId="578129D7" w14:textId="6CFF6D35" w:rsidR="000304DE" w:rsidRDefault="000304DE" w:rsidP="00A67F0F">
      <w:pPr>
        <w:rPr>
          <w:rFonts w:ascii="Times New Roman" w:hAnsi="Times New Roman" w:cs="Times New Roman"/>
          <w:sz w:val="24"/>
          <w:szCs w:val="24"/>
        </w:rPr>
      </w:pPr>
    </w:p>
    <w:p w14:paraId="10411440" w14:textId="5E316475" w:rsidR="006C18AF" w:rsidRDefault="001176DE" w:rsidP="00A67F0F">
      <w:pPr>
        <w:rPr>
          <w:rFonts w:ascii="Times New Roman" w:hAnsi="Times New Roman" w:cs="Times New Roman"/>
          <w:sz w:val="24"/>
          <w:szCs w:val="24"/>
        </w:rPr>
      </w:pPr>
      <w:r>
        <w:rPr>
          <w:noProof/>
        </w:rPr>
        <mc:AlternateContent>
          <mc:Choice Requires="wps">
            <w:drawing>
              <wp:anchor distT="0" distB="0" distL="114300" distR="114300" simplePos="0" relativeHeight="251639296" behindDoc="0" locked="0" layoutInCell="1" allowOverlap="1" wp14:anchorId="37646A00" wp14:editId="7E5D50CE">
                <wp:simplePos x="0" y="0"/>
                <wp:positionH relativeFrom="margin">
                  <wp:align>center</wp:align>
                </wp:positionH>
                <wp:positionV relativeFrom="paragraph">
                  <wp:posOffset>19050</wp:posOffset>
                </wp:positionV>
                <wp:extent cx="3609975" cy="635"/>
                <wp:effectExtent l="0" t="0" r="9525" b="6985"/>
                <wp:wrapNone/>
                <wp:docPr id="1737090671" name="Cuadro de texto 1"/>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14:paraId="029111D9" w14:textId="1462600A" w:rsidR="00074493" w:rsidRDefault="00074493" w:rsidP="00074493">
                            <w:pPr>
                              <w:pStyle w:val="Descripcin"/>
                              <w:spacing w:after="0"/>
                              <w:jc w:val="center"/>
                            </w:pPr>
                            <w:bookmarkStart w:id="168" w:name="_Toc159327460"/>
                            <w:bookmarkStart w:id="169" w:name="_Toc159628309"/>
                            <w:bookmarkStart w:id="170" w:name="_Toc159628393"/>
                            <w:bookmarkStart w:id="171" w:name="_Toc159708698"/>
                            <w:r>
                              <w:t xml:space="preserve">Ilustración </w:t>
                            </w:r>
                            <w:r>
                              <w:fldChar w:fldCharType="begin"/>
                            </w:r>
                            <w:r>
                              <w:instrText xml:space="preserve"> SEQ Ilustración \* ARABIC </w:instrText>
                            </w:r>
                            <w:r>
                              <w:fldChar w:fldCharType="separate"/>
                            </w:r>
                            <w:r w:rsidR="00231346">
                              <w:rPr>
                                <w:noProof/>
                              </w:rPr>
                              <w:t>26</w:t>
                            </w:r>
                            <w:r>
                              <w:fldChar w:fldCharType="end"/>
                            </w:r>
                            <w:r>
                              <w:t xml:space="preserve"> Tarea de usuario</w:t>
                            </w:r>
                            <w:bookmarkEnd w:id="168"/>
                            <w:bookmarkEnd w:id="169"/>
                            <w:bookmarkEnd w:id="170"/>
                            <w:bookmarkEnd w:id="171"/>
                          </w:p>
                          <w:p w14:paraId="3201ADFE" w14:textId="14790A69" w:rsidR="00074493" w:rsidRPr="00DC789A" w:rsidRDefault="00074493" w:rsidP="00074493">
                            <w:pPr>
                              <w:pStyle w:val="Descripcin"/>
                              <w:spacing w:after="0"/>
                              <w:jc w:val="center"/>
                              <w:rPr>
                                <w:noProof/>
                              </w:rPr>
                            </w:pPr>
                            <w:r w:rsidRPr="005240C4">
                              <w:t>Realizado por LETURNE PLUAS JHON BYRON &amp; CHICA VALFRE VALESKA SOFIA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46A00" id="_x0000_s1031" type="#_x0000_t202" style="position:absolute;margin-left:0;margin-top:1.5pt;width:284.25pt;height:.05pt;z-index:251639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f8NGgIAAD8EAAAOAAAAZHJzL2Uyb0RvYy54bWysU8Fu2zAMvQ/YPwi6L05aNFu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7r+fT29uMNZ5Ji8+ub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" stroked="f">
                <v:textbox style="mso-fit-shape-to-text:t" inset="0,0,0,0">
                  <w:txbxContent>
                    <w:p w14:paraId="029111D9" w14:textId="1462600A" w:rsidR="00074493" w:rsidRDefault="00074493" w:rsidP="00074493">
                      <w:pPr>
                        <w:pStyle w:val="Descripcin"/>
                        <w:spacing w:after="0"/>
                        <w:jc w:val="center"/>
                      </w:pPr>
                      <w:bookmarkStart w:id="172" w:name="_Toc159327460"/>
                      <w:bookmarkStart w:id="173" w:name="_Toc159628309"/>
                      <w:bookmarkStart w:id="174" w:name="_Toc159628393"/>
                      <w:bookmarkStart w:id="175" w:name="_Toc159708698"/>
                      <w:r>
                        <w:t xml:space="preserve">Ilustración </w:t>
                      </w:r>
                      <w:r>
                        <w:fldChar w:fldCharType="begin"/>
                      </w:r>
                      <w:r>
                        <w:instrText xml:space="preserve"> SEQ Ilustración \* ARABIC </w:instrText>
                      </w:r>
                      <w:r>
                        <w:fldChar w:fldCharType="separate"/>
                      </w:r>
                      <w:r w:rsidR="00231346">
                        <w:rPr>
                          <w:noProof/>
                        </w:rPr>
                        <w:t>26</w:t>
                      </w:r>
                      <w:r>
                        <w:fldChar w:fldCharType="end"/>
                      </w:r>
                      <w:r>
                        <w:t xml:space="preserve"> Tarea de usuario</w:t>
                      </w:r>
                      <w:bookmarkEnd w:id="172"/>
                      <w:bookmarkEnd w:id="173"/>
                      <w:bookmarkEnd w:id="174"/>
                      <w:bookmarkEnd w:id="175"/>
                    </w:p>
                    <w:p w14:paraId="3201ADFE" w14:textId="14790A69" w:rsidR="00074493" w:rsidRPr="00DC789A" w:rsidRDefault="00074493" w:rsidP="00074493">
                      <w:pPr>
                        <w:pStyle w:val="Descripcin"/>
                        <w:spacing w:after="0"/>
                        <w:jc w:val="center"/>
                        <w:rPr>
                          <w:noProof/>
                        </w:rPr>
                      </w:pPr>
                      <w:r w:rsidRPr="005240C4">
                        <w:t>Realizado por LETURNE PLUAS JHON BYRON &amp; CHICA VALFRE VALESKA SOFIA</w:t>
                      </w:r>
                    </w:p>
                  </w:txbxContent>
                </v:textbox>
                <w10:wrap anchorx="margin"/>
              </v:shape>
            </w:pict>
          </mc:Fallback>
        </mc:AlternateContent>
      </w:r>
    </w:p>
    <w:p w14:paraId="1D30C92A" w14:textId="1967E0CD" w:rsidR="00A67F0F" w:rsidRDefault="00A67F0F" w:rsidP="00586ABA">
      <w:pPr>
        <w:pStyle w:val="Ttulo3"/>
        <w:numPr>
          <w:ilvl w:val="0"/>
          <w:numId w:val="0"/>
        </w:numPr>
        <w:spacing w:line="360" w:lineRule="auto"/>
      </w:pPr>
      <w:bookmarkStart w:id="176" w:name="_Toc159327564"/>
      <w:bookmarkStart w:id="177" w:name="_Toc159708291"/>
      <w:r w:rsidRPr="000823A1">
        <w:t>Tarea de servicio</w:t>
      </w:r>
      <w:bookmarkEnd w:id="176"/>
      <w:bookmarkEnd w:id="177"/>
    </w:p>
    <w:p w14:paraId="0A36EFA7" w14:textId="4B952E8C" w:rsidR="00451FF7" w:rsidRPr="00074493" w:rsidRDefault="00074493" w:rsidP="00074493">
      <w:pPr>
        <w:spacing w:line="360" w:lineRule="auto"/>
        <w:rPr>
          <w:rFonts w:ascii="Times New Roman" w:hAnsi="Times New Roman" w:cs="Times New Roman"/>
          <w:sz w:val="24"/>
          <w:szCs w:val="24"/>
        </w:rPr>
      </w:pPr>
      <w:r w:rsidRPr="00074493">
        <w:rPr>
          <w:rFonts w:ascii="Times New Roman" w:hAnsi="Times New Roman" w:cs="Times New Roman"/>
          <w:sz w:val="24"/>
          <w:szCs w:val="24"/>
        </w:rPr>
        <w:t>En este caso la tarea se realiza de forma automática dentro del flujo del sistema.</w:t>
      </w:r>
    </w:p>
    <w:p w14:paraId="78FFB331" w14:textId="4C1BC18E" w:rsidR="00451FF7" w:rsidRDefault="00074493" w:rsidP="00A67F0F">
      <w:pPr>
        <w:rPr>
          <w:rFonts w:ascii="Times New Roman" w:hAnsi="Times New Roman" w:cs="Times New Roman"/>
          <w:b/>
          <w:bCs/>
          <w:sz w:val="24"/>
          <w:szCs w:val="24"/>
        </w:rPr>
      </w:pPr>
      <w:r>
        <w:rPr>
          <w:noProof/>
        </w:rPr>
        <w:drawing>
          <wp:anchor distT="0" distB="0" distL="114300" distR="114300" simplePos="0" relativeHeight="251567616" behindDoc="0" locked="0" layoutInCell="1" allowOverlap="1" wp14:anchorId="69F48EB4" wp14:editId="7F12D784">
            <wp:simplePos x="0" y="0"/>
            <wp:positionH relativeFrom="margin">
              <wp:align>center</wp:align>
            </wp:positionH>
            <wp:positionV relativeFrom="paragraph">
              <wp:posOffset>15875</wp:posOffset>
            </wp:positionV>
            <wp:extent cx="3009900" cy="952500"/>
            <wp:effectExtent l="0" t="0" r="0" b="0"/>
            <wp:wrapNone/>
            <wp:docPr id="1889179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7944" name=""/>
                    <pic:cNvPicPr/>
                  </pic:nvPicPr>
                  <pic:blipFill>
                    <a:blip r:embed="rId69">
                      <a:extLst>
                        <a:ext uri="{28A0092B-C50C-407E-A947-70E740481C1C}">
                          <a14:useLocalDpi xmlns:a14="http://schemas.microsoft.com/office/drawing/2010/main" val="0"/>
                        </a:ext>
                      </a:extLst>
                    </a:blip>
                    <a:stretch>
                      <a:fillRect/>
                    </a:stretch>
                  </pic:blipFill>
                  <pic:spPr>
                    <a:xfrm>
                      <a:off x="0" y="0"/>
                      <a:ext cx="3009900" cy="952500"/>
                    </a:xfrm>
                    <a:prstGeom prst="rect">
                      <a:avLst/>
                    </a:prstGeom>
                  </pic:spPr>
                </pic:pic>
              </a:graphicData>
            </a:graphic>
            <wp14:sizeRelH relativeFrom="page">
              <wp14:pctWidth>0</wp14:pctWidth>
            </wp14:sizeRelH>
            <wp14:sizeRelV relativeFrom="page">
              <wp14:pctHeight>0</wp14:pctHeight>
            </wp14:sizeRelV>
          </wp:anchor>
        </w:drawing>
      </w:r>
    </w:p>
    <w:p w14:paraId="4B547C25" w14:textId="54DD5597" w:rsidR="00451FF7" w:rsidRDefault="00451FF7" w:rsidP="00A67F0F">
      <w:pPr>
        <w:rPr>
          <w:rFonts w:ascii="Times New Roman" w:hAnsi="Times New Roman" w:cs="Times New Roman"/>
          <w:b/>
          <w:bCs/>
          <w:sz w:val="24"/>
          <w:szCs w:val="24"/>
        </w:rPr>
      </w:pPr>
    </w:p>
    <w:p w14:paraId="34D0C6E4" w14:textId="77777777" w:rsidR="00451FF7" w:rsidRDefault="00451FF7" w:rsidP="00A67F0F">
      <w:pPr>
        <w:rPr>
          <w:rFonts w:ascii="Times New Roman" w:hAnsi="Times New Roman" w:cs="Times New Roman"/>
          <w:sz w:val="24"/>
          <w:szCs w:val="24"/>
        </w:rPr>
      </w:pPr>
    </w:p>
    <w:p w14:paraId="53AC0F8B" w14:textId="5B6654A5" w:rsidR="00074493" w:rsidRDefault="00074493" w:rsidP="00A67F0F">
      <w:pPr>
        <w:rPr>
          <w:rFonts w:ascii="Times New Roman" w:hAnsi="Times New Roman" w:cs="Times New Roman"/>
          <w:b/>
          <w:bCs/>
          <w:sz w:val="24"/>
          <w:szCs w:val="24"/>
        </w:rPr>
      </w:pPr>
      <w:r>
        <w:rPr>
          <w:noProof/>
        </w:rPr>
        <mc:AlternateContent>
          <mc:Choice Requires="wps">
            <w:drawing>
              <wp:anchor distT="0" distB="0" distL="114300" distR="114300" simplePos="0" relativeHeight="251643392" behindDoc="0" locked="0" layoutInCell="1" allowOverlap="1" wp14:anchorId="6CF9D473" wp14:editId="7FCA2F3B">
                <wp:simplePos x="0" y="0"/>
                <wp:positionH relativeFrom="margin">
                  <wp:align>center</wp:align>
                </wp:positionH>
                <wp:positionV relativeFrom="paragraph">
                  <wp:posOffset>177165</wp:posOffset>
                </wp:positionV>
                <wp:extent cx="4076700" cy="635"/>
                <wp:effectExtent l="0" t="0" r="0" b="635"/>
                <wp:wrapNone/>
                <wp:docPr id="1730362799" name="Cuadro de texto 1"/>
                <wp:cNvGraphicFramePr/>
                <a:graphic xmlns:a="http://schemas.openxmlformats.org/drawingml/2006/main">
                  <a:graphicData uri="http://schemas.microsoft.com/office/word/2010/wordprocessingShape">
                    <wps:wsp>
                      <wps:cNvSpPr txBox="1"/>
                      <wps:spPr>
                        <a:xfrm>
                          <a:off x="0" y="0"/>
                          <a:ext cx="4076700" cy="635"/>
                        </a:xfrm>
                        <a:prstGeom prst="rect">
                          <a:avLst/>
                        </a:prstGeom>
                        <a:solidFill>
                          <a:prstClr val="white"/>
                        </a:solidFill>
                        <a:ln>
                          <a:noFill/>
                        </a:ln>
                      </wps:spPr>
                      <wps:txbx>
                        <w:txbxContent>
                          <w:p w14:paraId="36056223" w14:textId="5AD955F3" w:rsidR="00074493" w:rsidRDefault="00074493" w:rsidP="00074493">
                            <w:pPr>
                              <w:pStyle w:val="Descripcin"/>
                              <w:spacing w:after="0"/>
                              <w:jc w:val="center"/>
                            </w:pPr>
                            <w:bookmarkStart w:id="178" w:name="_Toc159327461"/>
                            <w:bookmarkStart w:id="179" w:name="_Toc159628310"/>
                            <w:bookmarkStart w:id="180" w:name="_Toc159628394"/>
                            <w:bookmarkStart w:id="181" w:name="_Toc159708699"/>
                            <w:r>
                              <w:t xml:space="preserve">Ilustración </w:t>
                            </w:r>
                            <w:r>
                              <w:fldChar w:fldCharType="begin"/>
                            </w:r>
                            <w:r>
                              <w:instrText xml:space="preserve"> SEQ Ilustración \* ARABIC </w:instrText>
                            </w:r>
                            <w:r>
                              <w:fldChar w:fldCharType="separate"/>
                            </w:r>
                            <w:r w:rsidR="00231346">
                              <w:rPr>
                                <w:noProof/>
                              </w:rPr>
                              <w:t>27</w:t>
                            </w:r>
                            <w:r>
                              <w:fldChar w:fldCharType="end"/>
                            </w:r>
                            <w:r>
                              <w:t xml:space="preserve"> Tarea de servicio</w:t>
                            </w:r>
                            <w:bookmarkEnd w:id="178"/>
                            <w:bookmarkEnd w:id="179"/>
                            <w:bookmarkEnd w:id="180"/>
                            <w:bookmarkEnd w:id="181"/>
                          </w:p>
                          <w:p w14:paraId="20301446" w14:textId="3B39DDF9" w:rsidR="00074493" w:rsidRPr="005952E8" w:rsidRDefault="00074493" w:rsidP="00074493">
                            <w:pPr>
                              <w:pStyle w:val="Descripcin"/>
                              <w:spacing w:after="0"/>
                              <w:jc w:val="center"/>
                              <w:rPr>
                                <w:noProof/>
                              </w:rPr>
                            </w:pPr>
                            <w:r w:rsidRPr="003148AE">
                              <w:t>Realizado por LETURNE PLUAS JHON BYRON &amp; CHICA VALFRE VALESKA SOFIA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F9D473" id="_x0000_s1032" type="#_x0000_t202" style="position:absolute;margin-left:0;margin-top:13.95pt;width:321pt;height:.05pt;z-index:2516433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" stroked="f">
                <v:textbox style="mso-fit-shape-to-text:t" inset="0,0,0,0">
                  <w:txbxContent>
                    <w:p w14:paraId="36056223" w14:textId="5AD955F3" w:rsidR="00074493" w:rsidRDefault="00074493" w:rsidP="00074493">
                      <w:pPr>
                        <w:pStyle w:val="Descripcin"/>
                        <w:spacing w:after="0"/>
                        <w:jc w:val="center"/>
                      </w:pPr>
                      <w:bookmarkStart w:id="182" w:name="_Toc159327461"/>
                      <w:bookmarkStart w:id="183" w:name="_Toc159628310"/>
                      <w:bookmarkStart w:id="184" w:name="_Toc159628394"/>
                      <w:bookmarkStart w:id="185" w:name="_Toc159708699"/>
                      <w:r>
                        <w:t xml:space="preserve">Ilustración </w:t>
                      </w:r>
                      <w:r>
                        <w:fldChar w:fldCharType="begin"/>
                      </w:r>
                      <w:r>
                        <w:instrText xml:space="preserve"> SEQ Ilustración \* ARABIC </w:instrText>
                      </w:r>
                      <w:r>
                        <w:fldChar w:fldCharType="separate"/>
                      </w:r>
                      <w:r w:rsidR="00231346">
                        <w:rPr>
                          <w:noProof/>
                        </w:rPr>
                        <w:t>27</w:t>
                      </w:r>
                      <w:r>
                        <w:fldChar w:fldCharType="end"/>
                      </w:r>
                      <w:r>
                        <w:t xml:space="preserve"> Tarea de servicio</w:t>
                      </w:r>
                      <w:bookmarkEnd w:id="182"/>
                      <w:bookmarkEnd w:id="183"/>
                      <w:bookmarkEnd w:id="184"/>
                      <w:bookmarkEnd w:id="185"/>
                    </w:p>
                    <w:p w14:paraId="20301446" w14:textId="3B39DDF9" w:rsidR="00074493" w:rsidRPr="005952E8" w:rsidRDefault="00074493" w:rsidP="00074493">
                      <w:pPr>
                        <w:pStyle w:val="Descripcin"/>
                        <w:spacing w:after="0"/>
                        <w:jc w:val="center"/>
                        <w:rPr>
                          <w:noProof/>
                        </w:rPr>
                      </w:pPr>
                      <w:r w:rsidRPr="003148AE">
                        <w:t>Realizado por LETURNE PLUAS JHON BYRON &amp; CHICA VALFRE VALESKA SOFIA</w:t>
                      </w:r>
                    </w:p>
                  </w:txbxContent>
                </v:textbox>
                <w10:wrap anchorx="margin"/>
              </v:shape>
            </w:pict>
          </mc:Fallback>
        </mc:AlternateContent>
      </w:r>
    </w:p>
    <w:p w14:paraId="11D47DF5" w14:textId="04D78718" w:rsidR="0080541D" w:rsidRDefault="0080541D" w:rsidP="00A67F0F">
      <w:pPr>
        <w:rPr>
          <w:rFonts w:ascii="Times New Roman" w:hAnsi="Times New Roman" w:cs="Times New Roman"/>
          <w:b/>
          <w:bCs/>
          <w:sz w:val="24"/>
          <w:szCs w:val="24"/>
        </w:rPr>
      </w:pPr>
    </w:p>
    <w:p w14:paraId="2C8C9168" w14:textId="4AEE2971" w:rsidR="00A67F0F" w:rsidRDefault="00A67F0F" w:rsidP="00586ABA">
      <w:pPr>
        <w:pStyle w:val="Ttulo3"/>
        <w:numPr>
          <w:ilvl w:val="0"/>
          <w:numId w:val="0"/>
        </w:numPr>
        <w:spacing w:line="360" w:lineRule="auto"/>
      </w:pPr>
      <w:bookmarkStart w:id="186" w:name="_Toc159327565"/>
      <w:bookmarkStart w:id="187" w:name="_Toc159708292"/>
      <w:r w:rsidRPr="00830DD3">
        <w:t>Tarea de script</w:t>
      </w:r>
      <w:bookmarkEnd w:id="186"/>
      <w:bookmarkEnd w:id="187"/>
    </w:p>
    <w:p w14:paraId="757DA0E3" w14:textId="7E8A0C79" w:rsidR="0080541D" w:rsidRPr="001176DE" w:rsidRDefault="00C14C29" w:rsidP="001176DE">
      <w:pPr>
        <w:spacing w:line="360" w:lineRule="auto"/>
        <w:jc w:val="both"/>
        <w:rPr>
          <w:rFonts w:ascii="Times New Roman" w:hAnsi="Times New Roman" w:cs="Times New Roman"/>
          <w:sz w:val="24"/>
          <w:szCs w:val="24"/>
        </w:rPr>
      </w:pPr>
      <w:r w:rsidRPr="001176DE">
        <w:rPr>
          <w:rFonts w:ascii="Times New Roman" w:hAnsi="Times New Roman" w:cs="Times New Roman"/>
          <w:sz w:val="24"/>
          <w:szCs w:val="24"/>
        </w:rPr>
        <w:t xml:space="preserve">La tarea esta definida </w:t>
      </w:r>
      <w:r w:rsidR="00792FF7" w:rsidRPr="001176DE">
        <w:rPr>
          <w:rFonts w:ascii="Times New Roman" w:hAnsi="Times New Roman" w:cs="Times New Roman"/>
          <w:sz w:val="24"/>
          <w:szCs w:val="24"/>
        </w:rPr>
        <w:t xml:space="preserve">como un proceso automático para el sistema. Como se puede observar la tarea ya no la tiene que realizar un usuario </w:t>
      </w:r>
      <w:r w:rsidR="001176DE" w:rsidRPr="001176DE">
        <w:rPr>
          <w:rFonts w:ascii="Times New Roman" w:hAnsi="Times New Roman" w:cs="Times New Roman"/>
          <w:sz w:val="24"/>
          <w:szCs w:val="24"/>
        </w:rPr>
        <w:t>ya se automatizo esta acción por ende el sistema con su plantilla de correo ya puede enviar los correos de forma más rápida a los usuarios.</w:t>
      </w:r>
    </w:p>
    <w:p w14:paraId="6D716938" w14:textId="0294F973" w:rsidR="0080541D" w:rsidRDefault="00074493" w:rsidP="00A67F0F">
      <w:pPr>
        <w:rPr>
          <w:rFonts w:ascii="Times New Roman" w:hAnsi="Times New Roman" w:cs="Times New Roman"/>
          <w:b/>
          <w:bCs/>
          <w:sz w:val="24"/>
          <w:szCs w:val="24"/>
        </w:rPr>
      </w:pPr>
      <w:r>
        <w:rPr>
          <w:noProof/>
        </w:rPr>
        <w:drawing>
          <wp:anchor distT="0" distB="0" distL="114300" distR="114300" simplePos="0" relativeHeight="251571712" behindDoc="0" locked="0" layoutInCell="1" allowOverlap="1" wp14:anchorId="77274F57" wp14:editId="52228F0F">
            <wp:simplePos x="0" y="0"/>
            <wp:positionH relativeFrom="margin">
              <wp:align>center</wp:align>
            </wp:positionH>
            <wp:positionV relativeFrom="paragraph">
              <wp:posOffset>14605</wp:posOffset>
            </wp:positionV>
            <wp:extent cx="2962275" cy="1104900"/>
            <wp:effectExtent l="0" t="0" r="9525" b="0"/>
            <wp:wrapNone/>
            <wp:docPr id="3665624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62418" name=""/>
                    <pic:cNvPicPr/>
                  </pic:nvPicPr>
                  <pic:blipFill>
                    <a:blip r:embed="rId70">
                      <a:extLst>
                        <a:ext uri="{28A0092B-C50C-407E-A947-70E740481C1C}">
                          <a14:useLocalDpi xmlns:a14="http://schemas.microsoft.com/office/drawing/2010/main" val="0"/>
                        </a:ext>
                      </a:extLst>
                    </a:blip>
                    <a:stretch>
                      <a:fillRect/>
                    </a:stretch>
                  </pic:blipFill>
                  <pic:spPr>
                    <a:xfrm>
                      <a:off x="0" y="0"/>
                      <a:ext cx="2962275" cy="1104900"/>
                    </a:xfrm>
                    <a:prstGeom prst="rect">
                      <a:avLst/>
                    </a:prstGeom>
                  </pic:spPr>
                </pic:pic>
              </a:graphicData>
            </a:graphic>
            <wp14:sizeRelH relativeFrom="page">
              <wp14:pctWidth>0</wp14:pctWidth>
            </wp14:sizeRelH>
            <wp14:sizeRelV relativeFrom="page">
              <wp14:pctHeight>0</wp14:pctHeight>
            </wp14:sizeRelV>
          </wp:anchor>
        </w:drawing>
      </w:r>
    </w:p>
    <w:p w14:paraId="1E3892A5" w14:textId="77777777" w:rsidR="0080541D" w:rsidRDefault="0080541D" w:rsidP="00A67F0F">
      <w:pPr>
        <w:rPr>
          <w:rFonts w:ascii="Times New Roman" w:hAnsi="Times New Roman" w:cs="Times New Roman"/>
          <w:sz w:val="24"/>
          <w:szCs w:val="24"/>
        </w:rPr>
      </w:pPr>
    </w:p>
    <w:p w14:paraId="598D94A5" w14:textId="77777777" w:rsidR="00CE2CFB" w:rsidRDefault="00CE2CFB" w:rsidP="00A67F0F">
      <w:pPr>
        <w:rPr>
          <w:rFonts w:ascii="Times New Roman" w:hAnsi="Times New Roman" w:cs="Times New Roman"/>
          <w:b/>
          <w:bCs/>
          <w:sz w:val="24"/>
          <w:szCs w:val="24"/>
        </w:rPr>
      </w:pPr>
    </w:p>
    <w:p w14:paraId="357318B6" w14:textId="28326CF2" w:rsidR="00074493" w:rsidRDefault="00074493" w:rsidP="00A67F0F">
      <w:pPr>
        <w:rPr>
          <w:rFonts w:ascii="Times New Roman" w:hAnsi="Times New Roman" w:cs="Times New Roman"/>
          <w:b/>
          <w:bCs/>
          <w:sz w:val="24"/>
          <w:szCs w:val="24"/>
        </w:rPr>
      </w:pPr>
      <w:r>
        <w:rPr>
          <w:noProof/>
        </w:rPr>
        <mc:AlternateContent>
          <mc:Choice Requires="wps">
            <w:drawing>
              <wp:anchor distT="0" distB="0" distL="114300" distR="114300" simplePos="0" relativeHeight="251647488" behindDoc="0" locked="0" layoutInCell="1" allowOverlap="1" wp14:anchorId="585CB9E0" wp14:editId="0AAC165D">
                <wp:simplePos x="0" y="0"/>
                <wp:positionH relativeFrom="margin">
                  <wp:align>center</wp:align>
                </wp:positionH>
                <wp:positionV relativeFrom="paragraph">
                  <wp:posOffset>291465</wp:posOffset>
                </wp:positionV>
                <wp:extent cx="4038600" cy="635"/>
                <wp:effectExtent l="0" t="0" r="0" b="635"/>
                <wp:wrapNone/>
                <wp:docPr id="1330061508"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3E02A418" w14:textId="3880467A" w:rsidR="00074493" w:rsidRDefault="00074493" w:rsidP="00074493">
                            <w:pPr>
                              <w:pStyle w:val="Descripcin"/>
                              <w:spacing w:after="0"/>
                              <w:jc w:val="center"/>
                            </w:pPr>
                            <w:bookmarkStart w:id="188" w:name="_Toc159327462"/>
                            <w:bookmarkStart w:id="189" w:name="_Toc159628311"/>
                            <w:bookmarkStart w:id="190" w:name="_Toc159628395"/>
                            <w:bookmarkStart w:id="191" w:name="_Toc159708700"/>
                            <w:r>
                              <w:t xml:space="preserve">Ilustración </w:t>
                            </w:r>
                            <w:r>
                              <w:fldChar w:fldCharType="begin"/>
                            </w:r>
                            <w:r>
                              <w:instrText xml:space="preserve"> SEQ Ilustración \* ARABIC </w:instrText>
                            </w:r>
                            <w:r>
                              <w:fldChar w:fldCharType="separate"/>
                            </w:r>
                            <w:r w:rsidR="00231346">
                              <w:rPr>
                                <w:noProof/>
                              </w:rPr>
                              <w:t>28</w:t>
                            </w:r>
                            <w:r>
                              <w:fldChar w:fldCharType="end"/>
                            </w:r>
                            <w:r>
                              <w:t xml:space="preserve"> Tarea de script</w:t>
                            </w:r>
                            <w:bookmarkEnd w:id="188"/>
                            <w:bookmarkEnd w:id="189"/>
                            <w:bookmarkEnd w:id="190"/>
                            <w:bookmarkEnd w:id="191"/>
                          </w:p>
                          <w:p w14:paraId="7D589A29" w14:textId="14167E94" w:rsidR="00074493" w:rsidRPr="00D765B5" w:rsidRDefault="00074493" w:rsidP="00074493">
                            <w:pPr>
                              <w:pStyle w:val="Descripcin"/>
                              <w:spacing w:after="0"/>
                              <w:jc w:val="center"/>
                              <w:rPr>
                                <w:noProof/>
                              </w:rPr>
                            </w:pPr>
                            <w:r w:rsidRPr="005C726F">
                              <w:t>Realizado por LETURNE PLUAS JHON BYRON &amp; CHICA VALFRE VALESKA SOFIA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5CB9E0" id="_x0000_s1033" type="#_x0000_t202" style="position:absolute;margin-left:0;margin-top:22.95pt;width:318pt;height:.05pt;z-index:251647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" stroked="f">
                <v:textbox style="mso-fit-shape-to-text:t" inset="0,0,0,0">
                  <w:txbxContent>
                    <w:p w14:paraId="3E02A418" w14:textId="3880467A" w:rsidR="00074493" w:rsidRDefault="00074493" w:rsidP="00074493">
                      <w:pPr>
                        <w:pStyle w:val="Descripcin"/>
                        <w:spacing w:after="0"/>
                        <w:jc w:val="center"/>
                      </w:pPr>
                      <w:bookmarkStart w:id="192" w:name="_Toc159327462"/>
                      <w:bookmarkStart w:id="193" w:name="_Toc159628311"/>
                      <w:bookmarkStart w:id="194" w:name="_Toc159628395"/>
                      <w:bookmarkStart w:id="195" w:name="_Toc159708700"/>
                      <w:r>
                        <w:t xml:space="preserve">Ilustración </w:t>
                      </w:r>
                      <w:r>
                        <w:fldChar w:fldCharType="begin"/>
                      </w:r>
                      <w:r>
                        <w:instrText xml:space="preserve"> SEQ Ilustración \* ARABIC </w:instrText>
                      </w:r>
                      <w:r>
                        <w:fldChar w:fldCharType="separate"/>
                      </w:r>
                      <w:r w:rsidR="00231346">
                        <w:rPr>
                          <w:noProof/>
                        </w:rPr>
                        <w:t>28</w:t>
                      </w:r>
                      <w:r>
                        <w:fldChar w:fldCharType="end"/>
                      </w:r>
                      <w:r>
                        <w:t xml:space="preserve"> Tarea de script</w:t>
                      </w:r>
                      <w:bookmarkEnd w:id="192"/>
                      <w:bookmarkEnd w:id="193"/>
                      <w:bookmarkEnd w:id="194"/>
                      <w:bookmarkEnd w:id="195"/>
                    </w:p>
                    <w:p w14:paraId="7D589A29" w14:textId="14167E94" w:rsidR="00074493" w:rsidRPr="00D765B5" w:rsidRDefault="00074493" w:rsidP="00074493">
                      <w:pPr>
                        <w:pStyle w:val="Descripcin"/>
                        <w:spacing w:after="0"/>
                        <w:jc w:val="center"/>
                        <w:rPr>
                          <w:noProof/>
                        </w:rPr>
                      </w:pPr>
                      <w:r w:rsidRPr="005C726F">
                        <w:t>Realizado por LETURNE PLUAS JHON BYRON &amp; CHICA VALFRE VALESKA SOFIA</w:t>
                      </w:r>
                    </w:p>
                  </w:txbxContent>
                </v:textbox>
                <w10:wrap anchorx="margin"/>
              </v:shape>
            </w:pict>
          </mc:Fallback>
        </mc:AlternateContent>
      </w:r>
    </w:p>
    <w:p w14:paraId="773F4ADD" w14:textId="46B99B74" w:rsidR="00A67F0F" w:rsidRDefault="00A67F0F" w:rsidP="00586ABA">
      <w:pPr>
        <w:pStyle w:val="Ttulo3"/>
        <w:numPr>
          <w:ilvl w:val="0"/>
          <w:numId w:val="0"/>
        </w:numPr>
        <w:spacing w:line="360" w:lineRule="auto"/>
      </w:pPr>
      <w:bookmarkStart w:id="196" w:name="_Toc159327566"/>
      <w:bookmarkStart w:id="197" w:name="_Toc159708293"/>
      <w:r w:rsidRPr="00FC69CB">
        <w:lastRenderedPageBreak/>
        <w:t>Tarea de regla de negocio</w:t>
      </w:r>
      <w:bookmarkEnd w:id="196"/>
      <w:bookmarkEnd w:id="197"/>
      <w:r w:rsidRPr="00FC69CB">
        <w:t xml:space="preserve"> </w:t>
      </w:r>
    </w:p>
    <w:p w14:paraId="1CA7BBFE" w14:textId="32929B5B" w:rsidR="00D0794C" w:rsidRPr="00503E25" w:rsidRDefault="00B562CD" w:rsidP="00503E25">
      <w:pPr>
        <w:spacing w:line="360" w:lineRule="auto"/>
        <w:rPr>
          <w:rFonts w:ascii="Times New Roman" w:hAnsi="Times New Roman" w:cs="Times New Roman"/>
          <w:sz w:val="24"/>
          <w:szCs w:val="24"/>
        </w:rPr>
      </w:pPr>
      <w:r w:rsidRPr="00503E25">
        <w:rPr>
          <w:rFonts w:ascii="Times New Roman" w:hAnsi="Times New Roman" w:cs="Times New Roman"/>
          <w:sz w:val="24"/>
          <w:szCs w:val="24"/>
        </w:rPr>
        <w:t xml:space="preserve">Tarea que </w:t>
      </w:r>
      <w:r w:rsidR="00503E25" w:rsidRPr="00503E25">
        <w:rPr>
          <w:rFonts w:ascii="Times New Roman" w:hAnsi="Times New Roman" w:cs="Times New Roman"/>
          <w:sz w:val="24"/>
          <w:szCs w:val="24"/>
        </w:rPr>
        <w:t>condiciona una acción o regla de la organización. En este caso debe cumplirse el descuento del 15% para que la tarea pueda validarse.</w:t>
      </w:r>
    </w:p>
    <w:p w14:paraId="1718862C" w14:textId="3105EA2C" w:rsidR="00B562CD" w:rsidRDefault="00503E25" w:rsidP="00A67F0F">
      <w:pPr>
        <w:rPr>
          <w:rFonts w:ascii="Times New Roman" w:hAnsi="Times New Roman" w:cs="Times New Roman"/>
          <w:b/>
          <w:bCs/>
          <w:sz w:val="24"/>
          <w:szCs w:val="24"/>
        </w:rPr>
      </w:pPr>
      <w:r>
        <w:rPr>
          <w:noProof/>
        </w:rPr>
        <w:drawing>
          <wp:anchor distT="0" distB="0" distL="114300" distR="114300" simplePos="0" relativeHeight="251575808" behindDoc="0" locked="0" layoutInCell="1" allowOverlap="1" wp14:anchorId="666031CC" wp14:editId="7C8186A4">
            <wp:simplePos x="0" y="0"/>
            <wp:positionH relativeFrom="margin">
              <wp:posOffset>1457325</wp:posOffset>
            </wp:positionH>
            <wp:positionV relativeFrom="paragraph">
              <wp:posOffset>5080</wp:posOffset>
            </wp:positionV>
            <wp:extent cx="2324100" cy="769466"/>
            <wp:effectExtent l="0" t="0" r="0" b="0"/>
            <wp:wrapNone/>
            <wp:docPr id="2019444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44788" name=""/>
                    <pic:cNvPicPr/>
                  </pic:nvPicPr>
                  <pic:blipFill>
                    <a:blip r:embed="rId71">
                      <a:extLst>
                        <a:ext uri="{28A0092B-C50C-407E-A947-70E740481C1C}">
                          <a14:useLocalDpi xmlns:a14="http://schemas.microsoft.com/office/drawing/2010/main" val="0"/>
                        </a:ext>
                      </a:extLst>
                    </a:blip>
                    <a:stretch>
                      <a:fillRect/>
                    </a:stretch>
                  </pic:blipFill>
                  <pic:spPr>
                    <a:xfrm>
                      <a:off x="0" y="0"/>
                      <a:ext cx="2333929" cy="772720"/>
                    </a:xfrm>
                    <a:prstGeom prst="rect">
                      <a:avLst/>
                    </a:prstGeom>
                  </pic:spPr>
                </pic:pic>
              </a:graphicData>
            </a:graphic>
            <wp14:sizeRelH relativeFrom="page">
              <wp14:pctWidth>0</wp14:pctWidth>
            </wp14:sizeRelH>
            <wp14:sizeRelV relativeFrom="page">
              <wp14:pctHeight>0</wp14:pctHeight>
            </wp14:sizeRelV>
          </wp:anchor>
        </w:drawing>
      </w:r>
    </w:p>
    <w:p w14:paraId="176BF7D6" w14:textId="7158E642" w:rsidR="00D0794C" w:rsidRDefault="00D0794C" w:rsidP="00A67F0F">
      <w:pPr>
        <w:rPr>
          <w:rFonts w:ascii="Times New Roman" w:hAnsi="Times New Roman" w:cs="Times New Roman"/>
          <w:sz w:val="24"/>
          <w:szCs w:val="24"/>
          <w:lang w:val="es-ES"/>
        </w:rPr>
      </w:pPr>
    </w:p>
    <w:p w14:paraId="19FA1906" w14:textId="18134941" w:rsidR="00940039" w:rsidRPr="00940039" w:rsidRDefault="00066695" w:rsidP="00940039">
      <w:pPr>
        <w:rPr>
          <w:rFonts w:ascii="Times New Roman" w:hAnsi="Times New Roman" w:cs="Times New Roman"/>
          <w:sz w:val="24"/>
          <w:szCs w:val="24"/>
          <w:lang w:val="es-ES"/>
        </w:rPr>
      </w:pPr>
      <w:r>
        <w:rPr>
          <w:noProof/>
        </w:rPr>
        <mc:AlternateContent>
          <mc:Choice Requires="wps">
            <w:drawing>
              <wp:anchor distT="0" distB="0" distL="114300" distR="114300" simplePos="0" relativeHeight="251651584" behindDoc="0" locked="0" layoutInCell="1" allowOverlap="1" wp14:anchorId="2E4072B6" wp14:editId="104A2207">
                <wp:simplePos x="0" y="0"/>
                <wp:positionH relativeFrom="margin">
                  <wp:posOffset>789305</wp:posOffset>
                </wp:positionH>
                <wp:positionV relativeFrom="paragraph">
                  <wp:posOffset>213995</wp:posOffset>
                </wp:positionV>
                <wp:extent cx="3752850" cy="635"/>
                <wp:effectExtent l="0" t="0" r="0" b="635"/>
                <wp:wrapNone/>
                <wp:docPr id="583868717" name="Cuadro de texto 1"/>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0706EB7B" w14:textId="7E655FC5" w:rsidR="00503E25" w:rsidRDefault="00503E25" w:rsidP="00503E25">
                            <w:pPr>
                              <w:pStyle w:val="Descripcin"/>
                              <w:spacing w:after="0"/>
                              <w:jc w:val="center"/>
                            </w:pPr>
                            <w:bookmarkStart w:id="198" w:name="_Toc159327463"/>
                            <w:bookmarkStart w:id="199" w:name="_Toc159628312"/>
                            <w:bookmarkStart w:id="200" w:name="_Toc159628396"/>
                            <w:bookmarkStart w:id="201" w:name="_Toc159708701"/>
                            <w:r>
                              <w:t xml:space="preserve">Ilustración </w:t>
                            </w:r>
                            <w:r>
                              <w:fldChar w:fldCharType="begin"/>
                            </w:r>
                            <w:r>
                              <w:instrText xml:space="preserve"> SEQ Ilustración \* ARABIC </w:instrText>
                            </w:r>
                            <w:r>
                              <w:fldChar w:fldCharType="separate"/>
                            </w:r>
                            <w:r w:rsidR="00231346">
                              <w:rPr>
                                <w:noProof/>
                              </w:rPr>
                              <w:t>29</w:t>
                            </w:r>
                            <w:r>
                              <w:fldChar w:fldCharType="end"/>
                            </w:r>
                            <w:r>
                              <w:t xml:space="preserve"> Tarea regla de negocio</w:t>
                            </w:r>
                            <w:bookmarkEnd w:id="198"/>
                            <w:bookmarkEnd w:id="199"/>
                            <w:bookmarkEnd w:id="200"/>
                            <w:bookmarkEnd w:id="201"/>
                          </w:p>
                          <w:p w14:paraId="7A01586F" w14:textId="1E8C4A31" w:rsidR="00503E25" w:rsidRPr="00126A2A" w:rsidRDefault="00503E25" w:rsidP="00503E25">
                            <w:pPr>
                              <w:pStyle w:val="Descripcin"/>
                              <w:spacing w:after="0"/>
                              <w:jc w:val="center"/>
                              <w:rPr>
                                <w:noProof/>
                              </w:rPr>
                            </w:pPr>
                            <w:r w:rsidRPr="00BB4BD8">
                              <w:t>Realizado por LETURNE PLUAS JHON BYRON &amp; CHICA VALFRE VALESKA SOFIA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4072B6" id="_x0000_s1034" type="#_x0000_t202" style="position:absolute;margin-left:62.15pt;margin-top:16.85pt;width:295.5pt;height:.05pt;z-index:2516515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fsaGgIAAD8EAAAOAAAAZHJzL2Uyb0RvYy54bWysU8Fu2zAMvQ/YPwi6L05SpCu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" stroked="f">
                <v:textbox style="mso-fit-shape-to-text:t" inset="0,0,0,0">
                  <w:txbxContent>
                    <w:p w14:paraId="0706EB7B" w14:textId="7E655FC5" w:rsidR="00503E25" w:rsidRDefault="00503E25" w:rsidP="00503E25">
                      <w:pPr>
                        <w:pStyle w:val="Descripcin"/>
                        <w:spacing w:after="0"/>
                        <w:jc w:val="center"/>
                      </w:pPr>
                      <w:bookmarkStart w:id="202" w:name="_Toc159327463"/>
                      <w:bookmarkStart w:id="203" w:name="_Toc159628312"/>
                      <w:bookmarkStart w:id="204" w:name="_Toc159628396"/>
                      <w:bookmarkStart w:id="205" w:name="_Toc159708701"/>
                      <w:r>
                        <w:t xml:space="preserve">Ilustración </w:t>
                      </w:r>
                      <w:r>
                        <w:fldChar w:fldCharType="begin"/>
                      </w:r>
                      <w:r>
                        <w:instrText xml:space="preserve"> SEQ Ilustración \* ARABIC </w:instrText>
                      </w:r>
                      <w:r>
                        <w:fldChar w:fldCharType="separate"/>
                      </w:r>
                      <w:r w:rsidR="00231346">
                        <w:rPr>
                          <w:noProof/>
                        </w:rPr>
                        <w:t>29</w:t>
                      </w:r>
                      <w:r>
                        <w:fldChar w:fldCharType="end"/>
                      </w:r>
                      <w:r>
                        <w:t xml:space="preserve"> Tarea regla de negocio</w:t>
                      </w:r>
                      <w:bookmarkEnd w:id="202"/>
                      <w:bookmarkEnd w:id="203"/>
                      <w:bookmarkEnd w:id="204"/>
                      <w:bookmarkEnd w:id="205"/>
                    </w:p>
                    <w:p w14:paraId="7A01586F" w14:textId="1E8C4A31" w:rsidR="00503E25" w:rsidRPr="00126A2A" w:rsidRDefault="00503E25" w:rsidP="00503E25">
                      <w:pPr>
                        <w:pStyle w:val="Descripcin"/>
                        <w:spacing w:after="0"/>
                        <w:jc w:val="center"/>
                        <w:rPr>
                          <w:noProof/>
                        </w:rPr>
                      </w:pPr>
                      <w:r w:rsidRPr="00BB4BD8">
                        <w:t>Realizado por LETURNE PLUAS JHON BYRON &amp; CHICA VALFRE VALESKA SOFIA</w:t>
                      </w:r>
                    </w:p>
                  </w:txbxContent>
                </v:textbox>
                <w10:wrap anchorx="margin"/>
              </v:shape>
            </w:pict>
          </mc:Fallback>
        </mc:AlternateContent>
      </w:r>
    </w:p>
    <w:p w14:paraId="138DF25E" w14:textId="0212BF8C" w:rsidR="00940039" w:rsidRDefault="00940039" w:rsidP="00940039">
      <w:pPr>
        <w:tabs>
          <w:tab w:val="left" w:pos="2475"/>
        </w:tabs>
        <w:rPr>
          <w:rFonts w:ascii="Times New Roman" w:hAnsi="Times New Roman" w:cs="Times New Roman"/>
          <w:sz w:val="24"/>
          <w:szCs w:val="24"/>
          <w:lang w:val="es-ES"/>
        </w:rPr>
      </w:pPr>
    </w:p>
    <w:p w14:paraId="3D1ED4D7" w14:textId="4E877C13" w:rsidR="00940039" w:rsidRDefault="00940039" w:rsidP="004D3135">
      <w:pPr>
        <w:pStyle w:val="Ttulo3"/>
        <w:rPr>
          <w:lang w:val="es-ES"/>
        </w:rPr>
      </w:pPr>
      <w:bookmarkStart w:id="206" w:name="_Toc159327567"/>
      <w:bookmarkStart w:id="207" w:name="_Toc159708294"/>
      <w:r w:rsidRPr="00940039">
        <w:rPr>
          <w:lang w:val="es-ES"/>
        </w:rPr>
        <w:t>Puertas de enlace</w:t>
      </w:r>
      <w:bookmarkEnd w:id="206"/>
      <w:bookmarkEnd w:id="207"/>
    </w:p>
    <w:p w14:paraId="339C4CC9" w14:textId="52FA6FDD" w:rsidR="007E6FFD" w:rsidRPr="007E6FFD" w:rsidRDefault="007E6FFD" w:rsidP="00586ABA">
      <w:pPr>
        <w:pStyle w:val="Ttulo3"/>
        <w:numPr>
          <w:ilvl w:val="0"/>
          <w:numId w:val="0"/>
        </w:numPr>
        <w:spacing w:line="360" w:lineRule="auto"/>
        <w:rPr>
          <w:lang w:val="es-ES"/>
        </w:rPr>
      </w:pPr>
      <w:bookmarkStart w:id="208" w:name="_Toc159327568"/>
      <w:bookmarkStart w:id="209" w:name="_Toc159708295"/>
      <w:r>
        <w:rPr>
          <w:lang w:val="es-ES"/>
        </w:rPr>
        <w:t>Exclusivo</w:t>
      </w:r>
      <w:bookmarkEnd w:id="208"/>
      <w:bookmarkEnd w:id="209"/>
    </w:p>
    <w:p w14:paraId="2132FB3F" w14:textId="72EC8D8A" w:rsidR="00940039" w:rsidRDefault="00940039" w:rsidP="00586ABA">
      <w:pPr>
        <w:pStyle w:val="Ttulo4"/>
        <w:numPr>
          <w:ilvl w:val="0"/>
          <w:numId w:val="0"/>
        </w:numPr>
        <w:spacing w:line="360" w:lineRule="auto"/>
        <w:rPr>
          <w:lang w:val="es-ES"/>
        </w:rPr>
      </w:pPr>
      <w:r w:rsidRPr="00940039">
        <w:rPr>
          <w:lang w:val="es-ES"/>
        </w:rPr>
        <w:t>Exclusivo</w:t>
      </w:r>
      <w:r w:rsidR="00717447">
        <w:rPr>
          <w:lang w:val="es-ES"/>
        </w:rPr>
        <w:t xml:space="preserve"> </w:t>
      </w:r>
      <w:r w:rsidRPr="00940039">
        <w:rPr>
          <w:lang w:val="es-ES"/>
        </w:rPr>
        <w:t>Divergente</w:t>
      </w:r>
    </w:p>
    <w:p w14:paraId="7E02C94E" w14:textId="60B7B30A" w:rsidR="00335890" w:rsidRPr="00610C5F" w:rsidRDefault="00066695" w:rsidP="00610C5F">
      <w:pPr>
        <w:spacing w:line="360" w:lineRule="auto"/>
        <w:jc w:val="both"/>
        <w:rPr>
          <w:rFonts w:ascii="Times New Roman" w:hAnsi="Times New Roman" w:cs="Times New Roman"/>
          <w:sz w:val="24"/>
          <w:szCs w:val="24"/>
          <w:lang w:val="es-ES"/>
        </w:rPr>
      </w:pPr>
      <w:r>
        <w:rPr>
          <w:noProof/>
        </w:rPr>
        <w:drawing>
          <wp:anchor distT="0" distB="0" distL="114300" distR="114300" simplePos="0" relativeHeight="251579904" behindDoc="0" locked="0" layoutInCell="1" allowOverlap="1" wp14:anchorId="278533BA" wp14:editId="025C6053">
            <wp:simplePos x="0" y="0"/>
            <wp:positionH relativeFrom="margin">
              <wp:align>center</wp:align>
            </wp:positionH>
            <wp:positionV relativeFrom="paragraph">
              <wp:posOffset>828040</wp:posOffset>
            </wp:positionV>
            <wp:extent cx="5114925" cy="1890706"/>
            <wp:effectExtent l="0" t="0" r="0" b="0"/>
            <wp:wrapNone/>
            <wp:docPr id="14700870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87018" name=""/>
                    <pic:cNvPicPr/>
                  </pic:nvPicPr>
                  <pic:blipFill>
                    <a:blip r:embed="rId72">
                      <a:extLst>
                        <a:ext uri="{28A0092B-C50C-407E-A947-70E740481C1C}">
                          <a14:useLocalDpi xmlns:a14="http://schemas.microsoft.com/office/drawing/2010/main" val="0"/>
                        </a:ext>
                      </a:extLst>
                    </a:blip>
                    <a:stretch>
                      <a:fillRect/>
                    </a:stretch>
                  </pic:blipFill>
                  <pic:spPr>
                    <a:xfrm>
                      <a:off x="0" y="0"/>
                      <a:ext cx="5114925" cy="1890706"/>
                    </a:xfrm>
                    <a:prstGeom prst="rect">
                      <a:avLst/>
                    </a:prstGeom>
                  </pic:spPr>
                </pic:pic>
              </a:graphicData>
            </a:graphic>
            <wp14:sizeRelH relativeFrom="page">
              <wp14:pctWidth>0</wp14:pctWidth>
            </wp14:sizeRelH>
            <wp14:sizeRelV relativeFrom="page">
              <wp14:pctHeight>0</wp14:pctHeight>
            </wp14:sizeRelV>
          </wp:anchor>
        </w:drawing>
      </w:r>
      <w:r w:rsidR="00335890" w:rsidRPr="00610C5F">
        <w:rPr>
          <w:rFonts w:ascii="Times New Roman" w:hAnsi="Times New Roman" w:cs="Times New Roman"/>
          <w:sz w:val="24"/>
          <w:szCs w:val="24"/>
          <w:lang w:val="es-ES"/>
        </w:rPr>
        <w:t xml:space="preserve">En este caso la </w:t>
      </w:r>
      <w:r w:rsidR="00610C5F" w:rsidRPr="00610C5F">
        <w:rPr>
          <w:rFonts w:ascii="Times New Roman" w:hAnsi="Times New Roman" w:cs="Times New Roman"/>
          <w:sz w:val="24"/>
          <w:szCs w:val="24"/>
          <w:lang w:val="es-ES"/>
        </w:rPr>
        <w:t>compuerta divergente actúa como la condicional if en lenguajes de programación con dos salidas verdadera o falsa. En este caso se cumplirá si la edad del usuario es mayor o igual a 18 años caso contrario no se cumplirá la condición.</w:t>
      </w:r>
    </w:p>
    <w:p w14:paraId="0F646833" w14:textId="4B5D98B2" w:rsidR="00335890" w:rsidRDefault="00335890" w:rsidP="00335890">
      <w:pPr>
        <w:rPr>
          <w:lang w:val="es-ES"/>
        </w:rPr>
      </w:pPr>
    </w:p>
    <w:p w14:paraId="441EC38C" w14:textId="77777777" w:rsidR="00335890" w:rsidRPr="00335890" w:rsidRDefault="00335890" w:rsidP="00335890">
      <w:pPr>
        <w:rPr>
          <w:lang w:val="es-ES"/>
        </w:rPr>
      </w:pPr>
    </w:p>
    <w:p w14:paraId="203C52E5" w14:textId="3B4594DA" w:rsidR="00717447" w:rsidRDefault="00717447" w:rsidP="00940039">
      <w:pPr>
        <w:tabs>
          <w:tab w:val="left" w:pos="2475"/>
        </w:tabs>
        <w:rPr>
          <w:rFonts w:ascii="Times New Roman" w:hAnsi="Times New Roman" w:cs="Times New Roman"/>
          <w:b/>
          <w:bCs/>
          <w:sz w:val="24"/>
          <w:szCs w:val="24"/>
          <w:lang w:val="es-ES"/>
        </w:rPr>
      </w:pPr>
    </w:p>
    <w:p w14:paraId="3F48B08A" w14:textId="77777777" w:rsidR="008B042D" w:rsidRDefault="008B042D" w:rsidP="00940039">
      <w:pPr>
        <w:tabs>
          <w:tab w:val="left" w:pos="2475"/>
        </w:tabs>
        <w:rPr>
          <w:rFonts w:ascii="Times New Roman" w:hAnsi="Times New Roman" w:cs="Times New Roman"/>
          <w:b/>
          <w:bCs/>
          <w:sz w:val="24"/>
          <w:szCs w:val="24"/>
          <w:lang w:val="es-ES"/>
        </w:rPr>
      </w:pPr>
    </w:p>
    <w:p w14:paraId="72FD1119" w14:textId="4766D005" w:rsidR="008B042D" w:rsidRDefault="008B042D" w:rsidP="00940039">
      <w:pPr>
        <w:tabs>
          <w:tab w:val="left" w:pos="2475"/>
        </w:tabs>
        <w:rPr>
          <w:rFonts w:ascii="Times New Roman" w:hAnsi="Times New Roman" w:cs="Times New Roman"/>
          <w:b/>
          <w:bCs/>
          <w:sz w:val="24"/>
          <w:szCs w:val="24"/>
          <w:lang w:val="es-ES"/>
        </w:rPr>
      </w:pPr>
    </w:p>
    <w:p w14:paraId="3A9E14A4" w14:textId="77777777" w:rsidR="008B042D" w:rsidRDefault="008B042D" w:rsidP="00940039">
      <w:pPr>
        <w:tabs>
          <w:tab w:val="left" w:pos="2475"/>
        </w:tabs>
        <w:rPr>
          <w:rFonts w:ascii="Times New Roman" w:hAnsi="Times New Roman" w:cs="Times New Roman"/>
          <w:b/>
          <w:bCs/>
          <w:sz w:val="24"/>
          <w:szCs w:val="24"/>
          <w:lang w:val="es-ES"/>
        </w:rPr>
      </w:pPr>
    </w:p>
    <w:p w14:paraId="2E7A13E3" w14:textId="2208B92A" w:rsidR="008B042D" w:rsidRDefault="00066695" w:rsidP="00940039">
      <w:pPr>
        <w:tabs>
          <w:tab w:val="left" w:pos="2475"/>
        </w:tabs>
        <w:rPr>
          <w:rFonts w:ascii="Times New Roman" w:hAnsi="Times New Roman" w:cs="Times New Roman"/>
          <w:b/>
          <w:bCs/>
          <w:sz w:val="24"/>
          <w:szCs w:val="24"/>
          <w:lang w:val="es-ES"/>
        </w:rPr>
      </w:pPr>
      <w:r>
        <w:rPr>
          <w:noProof/>
        </w:rPr>
        <mc:AlternateContent>
          <mc:Choice Requires="wps">
            <w:drawing>
              <wp:anchor distT="0" distB="0" distL="114300" distR="114300" simplePos="0" relativeHeight="251663872" behindDoc="0" locked="0" layoutInCell="1" allowOverlap="1" wp14:anchorId="75428DA2" wp14:editId="43B44E42">
                <wp:simplePos x="0" y="0"/>
                <wp:positionH relativeFrom="margin">
                  <wp:align>right</wp:align>
                </wp:positionH>
                <wp:positionV relativeFrom="paragraph">
                  <wp:posOffset>19050</wp:posOffset>
                </wp:positionV>
                <wp:extent cx="5543550" cy="635"/>
                <wp:effectExtent l="0" t="0" r="0" b="6985"/>
                <wp:wrapNone/>
                <wp:docPr id="2073052460" name="Cuadro de texto 1"/>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14:paraId="686DA02D" w14:textId="6015AC2B" w:rsidR="00066695" w:rsidRDefault="00066695" w:rsidP="00066695">
                            <w:pPr>
                              <w:pStyle w:val="Descripcin"/>
                              <w:spacing w:after="0"/>
                              <w:jc w:val="center"/>
                            </w:pPr>
                            <w:bookmarkStart w:id="210" w:name="_Toc159327464"/>
                            <w:bookmarkStart w:id="211" w:name="_Toc159628313"/>
                            <w:bookmarkStart w:id="212" w:name="_Toc159628397"/>
                            <w:bookmarkStart w:id="213" w:name="_Toc159708702"/>
                            <w:r>
                              <w:t xml:space="preserve">Ilustración </w:t>
                            </w:r>
                            <w:r>
                              <w:fldChar w:fldCharType="begin"/>
                            </w:r>
                            <w:r>
                              <w:instrText xml:space="preserve"> SEQ Ilustración \* ARABIC </w:instrText>
                            </w:r>
                            <w:r>
                              <w:fldChar w:fldCharType="separate"/>
                            </w:r>
                            <w:r w:rsidR="00231346">
                              <w:rPr>
                                <w:noProof/>
                              </w:rPr>
                              <w:t>30</w:t>
                            </w:r>
                            <w:r>
                              <w:fldChar w:fldCharType="end"/>
                            </w:r>
                            <w:r>
                              <w:t xml:space="preserve"> Exclusivo divergente</w:t>
                            </w:r>
                            <w:bookmarkEnd w:id="210"/>
                            <w:bookmarkEnd w:id="211"/>
                            <w:bookmarkEnd w:id="212"/>
                            <w:bookmarkEnd w:id="213"/>
                          </w:p>
                          <w:p w14:paraId="0EDDB844" w14:textId="2E680AA8" w:rsidR="00066695" w:rsidRPr="009C5574" w:rsidRDefault="00066695" w:rsidP="00066695">
                            <w:pPr>
                              <w:pStyle w:val="Descripcin"/>
                              <w:spacing w:after="0"/>
                              <w:jc w:val="center"/>
                              <w:rPr>
                                <w:noProof/>
                              </w:rPr>
                            </w:pPr>
                            <w:r w:rsidRPr="00794234">
                              <w:t>Realizado por LETURNE PLUAS JHON BYRON &amp; CHICA VALFRE VALESKA SOFIA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28DA2" id="_x0000_s1035" type="#_x0000_t202" style="position:absolute;margin-left:385.3pt;margin-top:1.5pt;width:436.5pt;height:.05pt;z-index:2516638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AaTGgIAAD8EAAAOAAAAZHJzL2Uyb0RvYy54bWysU8Fu2zAMvQ/YPwi6L07apVi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84/X8zmFJMVuru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" stroked="f">
                <v:textbox style="mso-fit-shape-to-text:t" inset="0,0,0,0">
                  <w:txbxContent>
                    <w:p w14:paraId="686DA02D" w14:textId="6015AC2B" w:rsidR="00066695" w:rsidRDefault="00066695" w:rsidP="00066695">
                      <w:pPr>
                        <w:pStyle w:val="Descripcin"/>
                        <w:spacing w:after="0"/>
                        <w:jc w:val="center"/>
                      </w:pPr>
                      <w:bookmarkStart w:id="214" w:name="_Toc159327464"/>
                      <w:bookmarkStart w:id="215" w:name="_Toc159628313"/>
                      <w:bookmarkStart w:id="216" w:name="_Toc159628397"/>
                      <w:bookmarkStart w:id="217" w:name="_Toc159708702"/>
                      <w:r>
                        <w:t xml:space="preserve">Ilustración </w:t>
                      </w:r>
                      <w:r>
                        <w:fldChar w:fldCharType="begin"/>
                      </w:r>
                      <w:r>
                        <w:instrText xml:space="preserve"> SEQ Ilustración \* ARABIC </w:instrText>
                      </w:r>
                      <w:r>
                        <w:fldChar w:fldCharType="separate"/>
                      </w:r>
                      <w:r w:rsidR="00231346">
                        <w:rPr>
                          <w:noProof/>
                        </w:rPr>
                        <w:t>30</w:t>
                      </w:r>
                      <w:r>
                        <w:fldChar w:fldCharType="end"/>
                      </w:r>
                      <w:r>
                        <w:t xml:space="preserve"> Exclusivo divergente</w:t>
                      </w:r>
                      <w:bookmarkEnd w:id="214"/>
                      <w:bookmarkEnd w:id="215"/>
                      <w:bookmarkEnd w:id="216"/>
                      <w:bookmarkEnd w:id="217"/>
                    </w:p>
                    <w:p w14:paraId="0EDDB844" w14:textId="2E680AA8" w:rsidR="00066695" w:rsidRPr="009C5574" w:rsidRDefault="00066695" w:rsidP="00066695">
                      <w:pPr>
                        <w:pStyle w:val="Descripcin"/>
                        <w:spacing w:after="0"/>
                        <w:jc w:val="center"/>
                        <w:rPr>
                          <w:noProof/>
                        </w:rPr>
                      </w:pPr>
                      <w:r w:rsidRPr="00794234">
                        <w:t>Realizado por LETURNE PLUAS JHON BYRON &amp; CHICA VALFRE VALESKA SOFIA</w:t>
                      </w:r>
                    </w:p>
                  </w:txbxContent>
                </v:textbox>
                <w10:wrap anchorx="margin"/>
              </v:shape>
            </w:pict>
          </mc:Fallback>
        </mc:AlternateContent>
      </w:r>
    </w:p>
    <w:p w14:paraId="508D2A53" w14:textId="77777777" w:rsidR="00066695" w:rsidRDefault="00066695" w:rsidP="00940039">
      <w:pPr>
        <w:tabs>
          <w:tab w:val="left" w:pos="2475"/>
        </w:tabs>
        <w:rPr>
          <w:rFonts w:ascii="Times New Roman" w:hAnsi="Times New Roman" w:cs="Times New Roman"/>
          <w:b/>
          <w:bCs/>
          <w:sz w:val="24"/>
          <w:szCs w:val="24"/>
          <w:lang w:val="es-ES"/>
        </w:rPr>
      </w:pPr>
    </w:p>
    <w:p w14:paraId="6D9CC046" w14:textId="0652A0CA" w:rsidR="00940039" w:rsidRDefault="00717447" w:rsidP="00586ABA">
      <w:pPr>
        <w:pStyle w:val="Ttulo4"/>
        <w:numPr>
          <w:ilvl w:val="0"/>
          <w:numId w:val="0"/>
        </w:numPr>
        <w:spacing w:line="360" w:lineRule="auto"/>
        <w:rPr>
          <w:lang w:val="es-ES"/>
        </w:rPr>
      </w:pPr>
      <w:r w:rsidRPr="00940039">
        <w:rPr>
          <w:lang w:val="es-ES"/>
        </w:rPr>
        <w:t>Exclusivo</w:t>
      </w:r>
      <w:r>
        <w:rPr>
          <w:lang w:val="es-ES"/>
        </w:rPr>
        <w:t xml:space="preserve"> </w:t>
      </w:r>
      <w:r w:rsidR="00940039" w:rsidRPr="00940039">
        <w:rPr>
          <w:lang w:val="es-ES"/>
        </w:rPr>
        <w:t>Convergente</w:t>
      </w:r>
    </w:p>
    <w:p w14:paraId="70827218" w14:textId="239402D8" w:rsidR="006C18AF" w:rsidRPr="006C18AF" w:rsidRDefault="006C18AF" w:rsidP="006C18AF">
      <w:pPr>
        <w:spacing w:line="360" w:lineRule="auto"/>
        <w:rPr>
          <w:rFonts w:ascii="Times New Roman" w:hAnsi="Times New Roman" w:cs="Times New Roman"/>
          <w:sz w:val="24"/>
          <w:szCs w:val="24"/>
          <w:lang w:val="es-ES"/>
        </w:rPr>
      </w:pPr>
      <w:r>
        <w:rPr>
          <w:noProof/>
        </w:rPr>
        <w:drawing>
          <wp:anchor distT="0" distB="0" distL="114300" distR="114300" simplePos="0" relativeHeight="251584000" behindDoc="0" locked="0" layoutInCell="1" allowOverlap="1" wp14:anchorId="5B3328B8" wp14:editId="407E334A">
            <wp:simplePos x="0" y="0"/>
            <wp:positionH relativeFrom="margin">
              <wp:posOffset>200025</wp:posOffset>
            </wp:positionH>
            <wp:positionV relativeFrom="paragraph">
              <wp:posOffset>525145</wp:posOffset>
            </wp:positionV>
            <wp:extent cx="5162550" cy="2183759"/>
            <wp:effectExtent l="0" t="0" r="0" b="7620"/>
            <wp:wrapNone/>
            <wp:docPr id="5688927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92743" name=""/>
                    <pic:cNvPicPr/>
                  </pic:nvPicPr>
                  <pic:blipFill>
                    <a:blip r:embed="rId73">
                      <a:extLst>
                        <a:ext uri="{28A0092B-C50C-407E-A947-70E740481C1C}">
                          <a14:useLocalDpi xmlns:a14="http://schemas.microsoft.com/office/drawing/2010/main" val="0"/>
                        </a:ext>
                      </a:extLst>
                    </a:blip>
                    <a:stretch>
                      <a:fillRect/>
                    </a:stretch>
                  </pic:blipFill>
                  <pic:spPr>
                    <a:xfrm>
                      <a:off x="0" y="0"/>
                      <a:ext cx="5162550" cy="2183759"/>
                    </a:xfrm>
                    <a:prstGeom prst="rect">
                      <a:avLst/>
                    </a:prstGeom>
                  </pic:spPr>
                </pic:pic>
              </a:graphicData>
            </a:graphic>
            <wp14:sizeRelH relativeFrom="page">
              <wp14:pctWidth>0</wp14:pctWidth>
            </wp14:sizeRelH>
            <wp14:sizeRelV relativeFrom="page">
              <wp14:pctHeight>0</wp14:pctHeight>
            </wp14:sizeRelV>
          </wp:anchor>
        </w:drawing>
      </w:r>
      <w:r w:rsidRPr="006C18AF">
        <w:rPr>
          <w:rFonts w:ascii="Times New Roman" w:hAnsi="Times New Roman" w:cs="Times New Roman"/>
          <w:sz w:val="24"/>
          <w:szCs w:val="24"/>
          <w:lang w:val="es-ES"/>
        </w:rPr>
        <w:t>En este caso la compuerta actúa como la unión de los caminos para la tarea “Correción” Es decir no solo se utiliza para condicionales.</w:t>
      </w:r>
    </w:p>
    <w:p w14:paraId="2125C65E" w14:textId="73CBC2D7" w:rsidR="008B042D" w:rsidRDefault="008B042D" w:rsidP="00940039">
      <w:pPr>
        <w:tabs>
          <w:tab w:val="left" w:pos="2475"/>
        </w:tabs>
        <w:rPr>
          <w:rFonts w:ascii="Times New Roman" w:hAnsi="Times New Roman" w:cs="Times New Roman"/>
          <w:b/>
          <w:bCs/>
          <w:sz w:val="24"/>
          <w:szCs w:val="24"/>
          <w:lang w:val="es-ES"/>
        </w:rPr>
      </w:pPr>
    </w:p>
    <w:p w14:paraId="167FEDC4" w14:textId="051014A0" w:rsidR="008B042D" w:rsidRDefault="008B042D" w:rsidP="00940039">
      <w:pPr>
        <w:tabs>
          <w:tab w:val="left" w:pos="2475"/>
        </w:tabs>
        <w:rPr>
          <w:rFonts w:ascii="Times New Roman" w:hAnsi="Times New Roman" w:cs="Times New Roman"/>
          <w:b/>
          <w:bCs/>
          <w:sz w:val="24"/>
          <w:szCs w:val="24"/>
          <w:lang w:val="es-ES"/>
        </w:rPr>
      </w:pPr>
    </w:p>
    <w:p w14:paraId="6D880FE3" w14:textId="77777777" w:rsidR="00A16D7F" w:rsidRPr="00A16D7F" w:rsidRDefault="00A16D7F" w:rsidP="00A16D7F">
      <w:pPr>
        <w:rPr>
          <w:rFonts w:ascii="Times New Roman" w:hAnsi="Times New Roman" w:cs="Times New Roman"/>
          <w:sz w:val="24"/>
          <w:szCs w:val="24"/>
          <w:lang w:val="es-ES"/>
        </w:rPr>
      </w:pPr>
    </w:p>
    <w:p w14:paraId="18E4F671" w14:textId="51CE5FF3" w:rsidR="00A16D7F" w:rsidRPr="00A16D7F" w:rsidRDefault="00A16D7F" w:rsidP="00A16D7F">
      <w:pPr>
        <w:rPr>
          <w:rFonts w:ascii="Times New Roman" w:hAnsi="Times New Roman" w:cs="Times New Roman"/>
          <w:sz w:val="24"/>
          <w:szCs w:val="24"/>
          <w:lang w:val="es-ES"/>
        </w:rPr>
      </w:pPr>
    </w:p>
    <w:p w14:paraId="25BA7CE9" w14:textId="77777777" w:rsidR="006C18AF" w:rsidRDefault="006C18AF" w:rsidP="00A16D7F">
      <w:pPr>
        <w:rPr>
          <w:rFonts w:ascii="Times New Roman" w:hAnsi="Times New Roman" w:cs="Times New Roman"/>
          <w:sz w:val="24"/>
          <w:szCs w:val="24"/>
          <w:lang w:val="es-ES"/>
        </w:rPr>
      </w:pPr>
    </w:p>
    <w:p w14:paraId="111AD7C7" w14:textId="16F3E590" w:rsidR="00A16D7F" w:rsidRPr="00A16D7F" w:rsidRDefault="006C18AF" w:rsidP="00A16D7F">
      <w:pPr>
        <w:rPr>
          <w:rFonts w:ascii="Times New Roman" w:hAnsi="Times New Roman" w:cs="Times New Roman"/>
          <w:sz w:val="24"/>
          <w:szCs w:val="24"/>
          <w:lang w:val="es-ES"/>
        </w:rPr>
      </w:pPr>
      <w:r>
        <w:rPr>
          <w:noProof/>
        </w:rPr>
        <mc:AlternateContent>
          <mc:Choice Requires="wps">
            <w:drawing>
              <wp:anchor distT="0" distB="0" distL="114300" distR="114300" simplePos="0" relativeHeight="251667968" behindDoc="0" locked="0" layoutInCell="1" allowOverlap="1" wp14:anchorId="451A30AD" wp14:editId="48F9DB04">
                <wp:simplePos x="0" y="0"/>
                <wp:positionH relativeFrom="column">
                  <wp:posOffset>133350</wp:posOffset>
                </wp:positionH>
                <wp:positionV relativeFrom="paragraph">
                  <wp:posOffset>646430</wp:posOffset>
                </wp:positionV>
                <wp:extent cx="5162550" cy="635"/>
                <wp:effectExtent l="0" t="0" r="0" b="0"/>
                <wp:wrapNone/>
                <wp:docPr id="2135229265" name="Cuadro de texto 1"/>
                <wp:cNvGraphicFramePr/>
                <a:graphic xmlns:a="http://schemas.openxmlformats.org/drawingml/2006/main">
                  <a:graphicData uri="http://schemas.microsoft.com/office/word/2010/wordprocessingShape">
                    <wps:wsp>
                      <wps:cNvSpPr txBox="1"/>
                      <wps:spPr>
                        <a:xfrm>
                          <a:off x="0" y="0"/>
                          <a:ext cx="5162550" cy="635"/>
                        </a:xfrm>
                        <a:prstGeom prst="rect">
                          <a:avLst/>
                        </a:prstGeom>
                        <a:solidFill>
                          <a:prstClr val="white"/>
                        </a:solidFill>
                        <a:ln>
                          <a:noFill/>
                        </a:ln>
                      </wps:spPr>
                      <wps:txbx>
                        <w:txbxContent>
                          <w:p w14:paraId="6AC22855" w14:textId="36CF466B" w:rsidR="006C18AF" w:rsidRDefault="006C18AF" w:rsidP="006C18AF">
                            <w:pPr>
                              <w:pStyle w:val="Descripcin"/>
                              <w:spacing w:after="0"/>
                              <w:jc w:val="center"/>
                            </w:pPr>
                            <w:bookmarkStart w:id="218" w:name="_Toc159327465"/>
                            <w:bookmarkStart w:id="219" w:name="_Toc159628314"/>
                            <w:bookmarkStart w:id="220" w:name="_Toc159628398"/>
                            <w:bookmarkStart w:id="221" w:name="_Toc159708703"/>
                            <w:r>
                              <w:t xml:space="preserve">Ilustración </w:t>
                            </w:r>
                            <w:r>
                              <w:fldChar w:fldCharType="begin"/>
                            </w:r>
                            <w:r>
                              <w:instrText xml:space="preserve"> SEQ Ilustración \* ARABIC </w:instrText>
                            </w:r>
                            <w:r>
                              <w:fldChar w:fldCharType="separate"/>
                            </w:r>
                            <w:r w:rsidR="00231346">
                              <w:rPr>
                                <w:noProof/>
                              </w:rPr>
                              <w:t>31</w:t>
                            </w:r>
                            <w:r>
                              <w:fldChar w:fldCharType="end"/>
                            </w:r>
                            <w:r>
                              <w:t xml:space="preserve"> Exclusivo convergente</w:t>
                            </w:r>
                            <w:bookmarkEnd w:id="218"/>
                            <w:bookmarkEnd w:id="219"/>
                            <w:bookmarkEnd w:id="220"/>
                            <w:bookmarkEnd w:id="221"/>
                          </w:p>
                          <w:p w14:paraId="61E8835E" w14:textId="2D6A86CD" w:rsidR="006C18AF" w:rsidRPr="00CC60C5" w:rsidRDefault="006C18AF" w:rsidP="006C18AF">
                            <w:pPr>
                              <w:pStyle w:val="Descripcin"/>
                              <w:spacing w:after="0"/>
                              <w:jc w:val="center"/>
                              <w:rPr>
                                <w:noProof/>
                              </w:rPr>
                            </w:pPr>
                            <w:r w:rsidRPr="00FB052D">
                              <w:t>Realizado por LETURNE PLUAS JHON BYRON &amp; CHICA VALFRE VALESKA SOFIA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1A30AD" id="_x0000_s1036" type="#_x0000_t202" style="position:absolute;margin-left:10.5pt;margin-top:50.9pt;width:406.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" stroked="f">
                <v:textbox style="mso-fit-shape-to-text:t" inset="0,0,0,0">
                  <w:txbxContent>
                    <w:p w14:paraId="6AC22855" w14:textId="36CF466B" w:rsidR="006C18AF" w:rsidRDefault="006C18AF" w:rsidP="006C18AF">
                      <w:pPr>
                        <w:pStyle w:val="Descripcin"/>
                        <w:spacing w:after="0"/>
                        <w:jc w:val="center"/>
                      </w:pPr>
                      <w:bookmarkStart w:id="222" w:name="_Toc159327465"/>
                      <w:bookmarkStart w:id="223" w:name="_Toc159628314"/>
                      <w:bookmarkStart w:id="224" w:name="_Toc159628398"/>
                      <w:bookmarkStart w:id="225" w:name="_Toc159708703"/>
                      <w:r>
                        <w:t xml:space="preserve">Ilustración </w:t>
                      </w:r>
                      <w:r>
                        <w:fldChar w:fldCharType="begin"/>
                      </w:r>
                      <w:r>
                        <w:instrText xml:space="preserve"> SEQ Ilustración \* ARABIC </w:instrText>
                      </w:r>
                      <w:r>
                        <w:fldChar w:fldCharType="separate"/>
                      </w:r>
                      <w:r w:rsidR="00231346">
                        <w:rPr>
                          <w:noProof/>
                        </w:rPr>
                        <w:t>31</w:t>
                      </w:r>
                      <w:r>
                        <w:fldChar w:fldCharType="end"/>
                      </w:r>
                      <w:r>
                        <w:t xml:space="preserve"> Exclusivo convergente</w:t>
                      </w:r>
                      <w:bookmarkEnd w:id="222"/>
                      <w:bookmarkEnd w:id="223"/>
                      <w:bookmarkEnd w:id="224"/>
                      <w:bookmarkEnd w:id="225"/>
                    </w:p>
                    <w:p w14:paraId="61E8835E" w14:textId="2D6A86CD" w:rsidR="006C18AF" w:rsidRPr="00CC60C5" w:rsidRDefault="006C18AF" w:rsidP="006C18AF">
                      <w:pPr>
                        <w:pStyle w:val="Descripcin"/>
                        <w:spacing w:after="0"/>
                        <w:jc w:val="center"/>
                        <w:rPr>
                          <w:noProof/>
                        </w:rPr>
                      </w:pPr>
                      <w:r w:rsidRPr="00FB052D">
                        <w:t>Realizado por LETURNE PLUAS JHON BYRON &amp; CHICA VALFRE VALESKA SOFIA</w:t>
                      </w:r>
                    </w:p>
                  </w:txbxContent>
                </v:textbox>
              </v:shape>
            </w:pict>
          </mc:Fallback>
        </mc:AlternateContent>
      </w:r>
    </w:p>
    <w:p w14:paraId="622022FF" w14:textId="571E1A71" w:rsidR="00A16D7F" w:rsidRDefault="0079250E" w:rsidP="00586ABA">
      <w:pPr>
        <w:pStyle w:val="Ttulo3"/>
        <w:numPr>
          <w:ilvl w:val="0"/>
          <w:numId w:val="0"/>
        </w:numPr>
        <w:spacing w:line="360" w:lineRule="auto"/>
        <w:jc w:val="both"/>
      </w:pPr>
      <w:bookmarkStart w:id="226" w:name="_Toc159327569"/>
      <w:bookmarkStart w:id="227" w:name="_Toc159708296"/>
      <w:r>
        <w:lastRenderedPageBreak/>
        <w:t>P</w:t>
      </w:r>
      <w:r w:rsidR="00A16D7F">
        <w:t>aralelo</w:t>
      </w:r>
      <w:bookmarkEnd w:id="226"/>
      <w:bookmarkEnd w:id="227"/>
    </w:p>
    <w:p w14:paraId="2690C2DD" w14:textId="199B6532" w:rsidR="00A83F96" w:rsidRDefault="00A83F96" w:rsidP="00586ABA">
      <w:pPr>
        <w:pStyle w:val="Ttulo4"/>
        <w:numPr>
          <w:ilvl w:val="0"/>
          <w:numId w:val="0"/>
        </w:numPr>
        <w:spacing w:line="360" w:lineRule="auto"/>
        <w:jc w:val="both"/>
      </w:pPr>
      <w:r>
        <w:t>Divergente</w:t>
      </w:r>
    </w:p>
    <w:p w14:paraId="10EE780B" w14:textId="23918F33" w:rsidR="0062138D" w:rsidRDefault="0062138D" w:rsidP="006C18AF">
      <w:pPr>
        <w:tabs>
          <w:tab w:val="left" w:pos="1380"/>
        </w:tabs>
        <w:spacing w:line="360" w:lineRule="auto"/>
        <w:jc w:val="both"/>
        <w:rPr>
          <w:rFonts w:ascii="Times New Roman" w:hAnsi="Times New Roman" w:cs="Times New Roman"/>
          <w:sz w:val="24"/>
          <w:szCs w:val="24"/>
        </w:rPr>
      </w:pPr>
      <w:r w:rsidRPr="00A65236">
        <w:rPr>
          <w:rFonts w:ascii="Times New Roman" w:hAnsi="Times New Roman" w:cs="Times New Roman"/>
          <w:sz w:val="24"/>
          <w:szCs w:val="24"/>
        </w:rPr>
        <w:t xml:space="preserve">Error ya que la actividad C se </w:t>
      </w:r>
      <w:r w:rsidR="00A65236" w:rsidRPr="00A65236">
        <w:rPr>
          <w:rFonts w:ascii="Times New Roman" w:hAnsi="Times New Roman" w:cs="Times New Roman"/>
          <w:sz w:val="24"/>
          <w:szCs w:val="24"/>
        </w:rPr>
        <w:t>ejecutará</w:t>
      </w:r>
      <w:r w:rsidRPr="00A65236">
        <w:rPr>
          <w:rFonts w:ascii="Times New Roman" w:hAnsi="Times New Roman" w:cs="Times New Roman"/>
          <w:sz w:val="24"/>
          <w:szCs w:val="24"/>
        </w:rPr>
        <w:t xml:space="preserve"> </w:t>
      </w:r>
      <w:r w:rsidR="00A65236" w:rsidRPr="00A65236">
        <w:rPr>
          <w:rFonts w:ascii="Times New Roman" w:hAnsi="Times New Roman" w:cs="Times New Roman"/>
          <w:sz w:val="24"/>
          <w:szCs w:val="24"/>
        </w:rPr>
        <w:t>cada vez que termine la tarea, las tareas B y C terminaran en tiempo diferentes lo cual harán que la tarea D se ejecuten cada vez que finalicen las tareas anteriores.</w:t>
      </w:r>
    </w:p>
    <w:p w14:paraId="4A9087A8" w14:textId="2BA4C179" w:rsidR="00302FD0" w:rsidRDefault="00302FD0" w:rsidP="006C18AF">
      <w:pPr>
        <w:tabs>
          <w:tab w:val="left" w:pos="1380"/>
        </w:tabs>
        <w:spacing w:line="360" w:lineRule="auto"/>
        <w:jc w:val="both"/>
        <w:rPr>
          <w:rFonts w:ascii="Times New Roman" w:hAnsi="Times New Roman" w:cs="Times New Roman"/>
          <w:sz w:val="24"/>
          <w:szCs w:val="24"/>
        </w:rPr>
      </w:pPr>
    </w:p>
    <w:p w14:paraId="1363BC91" w14:textId="222F4B61" w:rsidR="00302FD0" w:rsidRPr="00A65236" w:rsidRDefault="00302FD0" w:rsidP="006C18AF">
      <w:pPr>
        <w:tabs>
          <w:tab w:val="left" w:pos="1380"/>
        </w:tabs>
        <w:spacing w:line="360" w:lineRule="auto"/>
        <w:jc w:val="both"/>
        <w:rPr>
          <w:rFonts w:ascii="Times New Roman" w:hAnsi="Times New Roman" w:cs="Times New Roman"/>
          <w:sz w:val="24"/>
          <w:szCs w:val="24"/>
        </w:rPr>
      </w:pPr>
      <w:r>
        <w:rPr>
          <w:noProof/>
        </w:rPr>
        <w:drawing>
          <wp:anchor distT="0" distB="0" distL="114300" distR="114300" simplePos="0" relativeHeight="251588096" behindDoc="0" locked="0" layoutInCell="1" allowOverlap="1" wp14:anchorId="3B290D88" wp14:editId="43669D2D">
            <wp:simplePos x="0" y="0"/>
            <wp:positionH relativeFrom="margin">
              <wp:posOffset>656806</wp:posOffset>
            </wp:positionH>
            <wp:positionV relativeFrom="paragraph">
              <wp:posOffset>-624792</wp:posOffset>
            </wp:positionV>
            <wp:extent cx="4562475" cy="1698033"/>
            <wp:effectExtent l="0" t="0" r="0" b="0"/>
            <wp:wrapNone/>
            <wp:docPr id="469859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59661" name=""/>
                    <pic:cNvPicPr/>
                  </pic:nvPicPr>
                  <pic:blipFill>
                    <a:blip r:embed="rId74">
                      <a:extLst>
                        <a:ext uri="{28A0092B-C50C-407E-A947-70E740481C1C}">
                          <a14:useLocalDpi xmlns:a14="http://schemas.microsoft.com/office/drawing/2010/main" val="0"/>
                        </a:ext>
                      </a:extLst>
                    </a:blip>
                    <a:stretch>
                      <a:fillRect/>
                    </a:stretch>
                  </pic:blipFill>
                  <pic:spPr>
                    <a:xfrm>
                      <a:off x="0" y="0"/>
                      <a:ext cx="4562475" cy="1698033"/>
                    </a:xfrm>
                    <a:prstGeom prst="rect">
                      <a:avLst/>
                    </a:prstGeom>
                  </pic:spPr>
                </pic:pic>
              </a:graphicData>
            </a:graphic>
            <wp14:sizeRelH relativeFrom="page">
              <wp14:pctWidth>0</wp14:pctWidth>
            </wp14:sizeRelH>
            <wp14:sizeRelV relativeFrom="page">
              <wp14:pctHeight>0</wp14:pctHeight>
            </wp14:sizeRelV>
          </wp:anchor>
        </w:drawing>
      </w:r>
    </w:p>
    <w:p w14:paraId="259DC314" w14:textId="3FFD8DFE" w:rsidR="00A16D7F" w:rsidRDefault="00A16D7F" w:rsidP="00A16D7F">
      <w:pPr>
        <w:tabs>
          <w:tab w:val="left" w:pos="1380"/>
        </w:tabs>
        <w:rPr>
          <w:rFonts w:ascii="Times New Roman" w:hAnsi="Times New Roman" w:cs="Times New Roman"/>
          <w:b/>
          <w:bCs/>
          <w:sz w:val="24"/>
          <w:szCs w:val="24"/>
        </w:rPr>
      </w:pPr>
    </w:p>
    <w:p w14:paraId="444BE21E" w14:textId="116CFF3C" w:rsidR="00A16D7F" w:rsidRDefault="00A16D7F" w:rsidP="00A16D7F">
      <w:pPr>
        <w:tabs>
          <w:tab w:val="left" w:pos="1380"/>
        </w:tabs>
        <w:rPr>
          <w:rFonts w:ascii="Times New Roman" w:hAnsi="Times New Roman" w:cs="Times New Roman"/>
          <w:sz w:val="24"/>
          <w:szCs w:val="24"/>
          <w:lang w:val="es-ES"/>
        </w:rPr>
      </w:pPr>
    </w:p>
    <w:p w14:paraId="1CD06F8C" w14:textId="77777777" w:rsidR="0062138D" w:rsidRPr="0062138D" w:rsidRDefault="0062138D" w:rsidP="0062138D">
      <w:pPr>
        <w:rPr>
          <w:rFonts w:ascii="Times New Roman" w:hAnsi="Times New Roman" w:cs="Times New Roman"/>
          <w:sz w:val="24"/>
          <w:szCs w:val="24"/>
          <w:lang w:val="es-ES"/>
        </w:rPr>
      </w:pPr>
    </w:p>
    <w:p w14:paraId="79771DC8" w14:textId="50EA4CA5" w:rsidR="00B17B41" w:rsidRPr="0062138D" w:rsidRDefault="00774B64" w:rsidP="0062138D">
      <w:pPr>
        <w:rPr>
          <w:rFonts w:ascii="Times New Roman" w:hAnsi="Times New Roman" w:cs="Times New Roman"/>
          <w:sz w:val="24"/>
          <w:szCs w:val="24"/>
          <w:lang w:val="es-ES"/>
        </w:rPr>
      </w:pPr>
      <w:r>
        <w:rPr>
          <w:noProof/>
        </w:rPr>
        <mc:AlternateContent>
          <mc:Choice Requires="wps">
            <w:drawing>
              <wp:anchor distT="0" distB="0" distL="114300" distR="114300" simplePos="0" relativeHeight="251672064" behindDoc="0" locked="0" layoutInCell="1" allowOverlap="1" wp14:anchorId="60CDB84B" wp14:editId="478B2BCF">
                <wp:simplePos x="0" y="0"/>
                <wp:positionH relativeFrom="margin">
                  <wp:align>center</wp:align>
                </wp:positionH>
                <wp:positionV relativeFrom="paragraph">
                  <wp:posOffset>159385</wp:posOffset>
                </wp:positionV>
                <wp:extent cx="5448300" cy="635"/>
                <wp:effectExtent l="0" t="0" r="0" b="6985"/>
                <wp:wrapNone/>
                <wp:docPr id="2013976508" name="Cuadro de texto 1"/>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wps:spPr>
                      <wps:txbx>
                        <w:txbxContent>
                          <w:p w14:paraId="78C8D972" w14:textId="68E3EADC" w:rsidR="00B17B41" w:rsidRDefault="00B17B41" w:rsidP="00B17B41">
                            <w:pPr>
                              <w:pStyle w:val="Descripcin"/>
                              <w:spacing w:after="0"/>
                              <w:jc w:val="center"/>
                            </w:pPr>
                            <w:bookmarkStart w:id="228" w:name="_Toc159327466"/>
                            <w:bookmarkStart w:id="229" w:name="_Toc159628315"/>
                            <w:bookmarkStart w:id="230" w:name="_Toc159628399"/>
                            <w:bookmarkStart w:id="231" w:name="_Toc159708704"/>
                            <w:r>
                              <w:t xml:space="preserve">Ilustración </w:t>
                            </w:r>
                            <w:r>
                              <w:fldChar w:fldCharType="begin"/>
                            </w:r>
                            <w:r>
                              <w:instrText xml:space="preserve"> SEQ Ilustración \* ARABIC </w:instrText>
                            </w:r>
                            <w:r>
                              <w:fldChar w:fldCharType="separate"/>
                            </w:r>
                            <w:r w:rsidR="00231346">
                              <w:rPr>
                                <w:noProof/>
                              </w:rPr>
                              <w:t>32</w:t>
                            </w:r>
                            <w:r>
                              <w:fldChar w:fldCharType="end"/>
                            </w:r>
                            <w:r>
                              <w:t xml:space="preserve"> Paralelo divergente</w:t>
                            </w:r>
                            <w:bookmarkEnd w:id="228"/>
                            <w:bookmarkEnd w:id="229"/>
                            <w:bookmarkEnd w:id="230"/>
                            <w:bookmarkEnd w:id="231"/>
                          </w:p>
                          <w:p w14:paraId="1A9ACB26" w14:textId="16BA0119" w:rsidR="00B17B41" w:rsidRPr="00546A1B" w:rsidRDefault="00B17B41" w:rsidP="00B17B41">
                            <w:pPr>
                              <w:pStyle w:val="Descripcin"/>
                              <w:spacing w:after="0"/>
                              <w:jc w:val="center"/>
                              <w:rPr>
                                <w:noProof/>
                              </w:rPr>
                            </w:pPr>
                            <w:r w:rsidRPr="00B17B41">
                              <w:t>Realizado por LETURNE PLUAS JHON BYRON &amp; CHICA VALFRE VALESKA SOFIA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CDB84B" id="_x0000_s1037" type="#_x0000_t202" style="position:absolute;margin-left:0;margin-top:12.55pt;width:429pt;height:.05pt;z-index:2516720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" stroked="f">
                <v:textbox style="mso-fit-shape-to-text:t" inset="0,0,0,0">
                  <w:txbxContent>
                    <w:p w14:paraId="78C8D972" w14:textId="68E3EADC" w:rsidR="00B17B41" w:rsidRDefault="00B17B41" w:rsidP="00B17B41">
                      <w:pPr>
                        <w:pStyle w:val="Descripcin"/>
                        <w:spacing w:after="0"/>
                        <w:jc w:val="center"/>
                      </w:pPr>
                      <w:bookmarkStart w:id="232" w:name="_Toc159327466"/>
                      <w:bookmarkStart w:id="233" w:name="_Toc159628315"/>
                      <w:bookmarkStart w:id="234" w:name="_Toc159628399"/>
                      <w:bookmarkStart w:id="235" w:name="_Toc159708704"/>
                      <w:r>
                        <w:t xml:space="preserve">Ilustración </w:t>
                      </w:r>
                      <w:r>
                        <w:fldChar w:fldCharType="begin"/>
                      </w:r>
                      <w:r>
                        <w:instrText xml:space="preserve"> SEQ Ilustración \* ARABIC </w:instrText>
                      </w:r>
                      <w:r>
                        <w:fldChar w:fldCharType="separate"/>
                      </w:r>
                      <w:r w:rsidR="00231346">
                        <w:rPr>
                          <w:noProof/>
                        </w:rPr>
                        <w:t>32</w:t>
                      </w:r>
                      <w:r>
                        <w:fldChar w:fldCharType="end"/>
                      </w:r>
                      <w:r>
                        <w:t xml:space="preserve"> Paralelo divergente</w:t>
                      </w:r>
                      <w:bookmarkEnd w:id="232"/>
                      <w:bookmarkEnd w:id="233"/>
                      <w:bookmarkEnd w:id="234"/>
                      <w:bookmarkEnd w:id="235"/>
                    </w:p>
                    <w:p w14:paraId="1A9ACB26" w14:textId="16BA0119" w:rsidR="00B17B41" w:rsidRPr="00546A1B" w:rsidRDefault="00B17B41" w:rsidP="00B17B41">
                      <w:pPr>
                        <w:pStyle w:val="Descripcin"/>
                        <w:spacing w:after="0"/>
                        <w:jc w:val="center"/>
                        <w:rPr>
                          <w:noProof/>
                        </w:rPr>
                      </w:pPr>
                      <w:r w:rsidRPr="00B17B41">
                        <w:t>Realizado por LETURNE PLUAS JHON BYRON &amp; CHICA VALFRE VALESKA SOFIA</w:t>
                      </w:r>
                    </w:p>
                  </w:txbxContent>
                </v:textbox>
                <w10:wrap anchorx="margin"/>
              </v:shape>
            </w:pict>
          </mc:Fallback>
        </mc:AlternateContent>
      </w:r>
    </w:p>
    <w:p w14:paraId="62B58042" w14:textId="77777777" w:rsidR="00B17B41" w:rsidRDefault="00B17B41" w:rsidP="0062138D">
      <w:pPr>
        <w:rPr>
          <w:rFonts w:ascii="Times New Roman" w:hAnsi="Times New Roman" w:cs="Times New Roman"/>
          <w:sz w:val="24"/>
          <w:szCs w:val="24"/>
          <w:lang w:val="es-ES"/>
        </w:rPr>
      </w:pPr>
    </w:p>
    <w:p w14:paraId="6EA42F9F" w14:textId="626BDD1F" w:rsidR="0062138D" w:rsidRDefault="00A83F96" w:rsidP="00586ABA">
      <w:pPr>
        <w:pStyle w:val="Ttulo4"/>
        <w:numPr>
          <w:ilvl w:val="0"/>
          <w:numId w:val="0"/>
        </w:numPr>
        <w:rPr>
          <w:lang w:val="es-ES"/>
        </w:rPr>
      </w:pPr>
      <w:r w:rsidRPr="00A83F96">
        <w:rPr>
          <w:lang w:val="es-ES"/>
        </w:rPr>
        <w:t>Convergente</w:t>
      </w:r>
    </w:p>
    <w:p w14:paraId="17F833A9" w14:textId="67F1B58D" w:rsidR="00204BB8" w:rsidRPr="00204BB8" w:rsidRDefault="00204BB8" w:rsidP="0062138D">
      <w:pPr>
        <w:rPr>
          <w:rFonts w:ascii="Times New Roman" w:hAnsi="Times New Roman" w:cs="Times New Roman"/>
          <w:sz w:val="24"/>
          <w:szCs w:val="24"/>
          <w:lang w:val="es-ES"/>
        </w:rPr>
      </w:pPr>
      <w:r w:rsidRPr="00204BB8">
        <w:rPr>
          <w:rFonts w:ascii="Times New Roman" w:hAnsi="Times New Roman" w:cs="Times New Roman"/>
          <w:sz w:val="24"/>
          <w:szCs w:val="24"/>
          <w:lang w:val="es-ES"/>
        </w:rPr>
        <w:t>La acción convergente hará que la tarea D solo se ejecute una vez</w:t>
      </w:r>
      <w:r>
        <w:rPr>
          <w:rFonts w:ascii="Times New Roman" w:hAnsi="Times New Roman" w:cs="Times New Roman"/>
          <w:sz w:val="24"/>
          <w:szCs w:val="24"/>
          <w:lang w:val="es-ES"/>
        </w:rPr>
        <w:t>.</w:t>
      </w:r>
    </w:p>
    <w:p w14:paraId="58B455DC" w14:textId="21F0C580" w:rsidR="00A83F96" w:rsidRDefault="00B17B41" w:rsidP="0062138D">
      <w:pPr>
        <w:rPr>
          <w:rFonts w:ascii="Times New Roman" w:hAnsi="Times New Roman" w:cs="Times New Roman"/>
          <w:b/>
          <w:bCs/>
          <w:sz w:val="24"/>
          <w:szCs w:val="24"/>
          <w:lang w:val="es-ES"/>
        </w:rPr>
      </w:pPr>
      <w:r>
        <w:rPr>
          <w:noProof/>
        </w:rPr>
        <w:drawing>
          <wp:anchor distT="0" distB="0" distL="114300" distR="114300" simplePos="0" relativeHeight="251592192" behindDoc="0" locked="0" layoutInCell="1" allowOverlap="1" wp14:anchorId="18606062" wp14:editId="7C571CE3">
            <wp:simplePos x="0" y="0"/>
            <wp:positionH relativeFrom="margin">
              <wp:posOffset>511810</wp:posOffset>
            </wp:positionH>
            <wp:positionV relativeFrom="paragraph">
              <wp:posOffset>20320</wp:posOffset>
            </wp:positionV>
            <wp:extent cx="5312410" cy="1504967"/>
            <wp:effectExtent l="0" t="0" r="2540" b="0"/>
            <wp:wrapNone/>
            <wp:docPr id="12523305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30588" name=""/>
                    <pic:cNvPicPr/>
                  </pic:nvPicPr>
                  <pic:blipFill>
                    <a:blip r:embed="rId75">
                      <a:extLst>
                        <a:ext uri="{28A0092B-C50C-407E-A947-70E740481C1C}">
                          <a14:useLocalDpi xmlns:a14="http://schemas.microsoft.com/office/drawing/2010/main" val="0"/>
                        </a:ext>
                      </a:extLst>
                    </a:blip>
                    <a:stretch>
                      <a:fillRect/>
                    </a:stretch>
                  </pic:blipFill>
                  <pic:spPr>
                    <a:xfrm>
                      <a:off x="0" y="0"/>
                      <a:ext cx="5312410" cy="1504967"/>
                    </a:xfrm>
                    <a:prstGeom prst="rect">
                      <a:avLst/>
                    </a:prstGeom>
                  </pic:spPr>
                </pic:pic>
              </a:graphicData>
            </a:graphic>
            <wp14:sizeRelH relativeFrom="page">
              <wp14:pctWidth>0</wp14:pctWidth>
            </wp14:sizeRelH>
            <wp14:sizeRelV relativeFrom="page">
              <wp14:pctHeight>0</wp14:pctHeight>
            </wp14:sizeRelV>
          </wp:anchor>
        </w:drawing>
      </w:r>
    </w:p>
    <w:p w14:paraId="1B106595" w14:textId="77777777" w:rsidR="00013355" w:rsidRPr="00013355" w:rsidRDefault="00013355" w:rsidP="00013355">
      <w:pPr>
        <w:rPr>
          <w:rFonts w:ascii="Times New Roman" w:hAnsi="Times New Roman" w:cs="Times New Roman"/>
          <w:sz w:val="24"/>
          <w:szCs w:val="24"/>
          <w:lang w:val="es-ES"/>
        </w:rPr>
      </w:pPr>
    </w:p>
    <w:p w14:paraId="6414ED67" w14:textId="527C8CD4" w:rsidR="00013355" w:rsidRPr="00013355" w:rsidRDefault="00013355" w:rsidP="00013355">
      <w:pPr>
        <w:rPr>
          <w:rFonts w:ascii="Times New Roman" w:hAnsi="Times New Roman" w:cs="Times New Roman"/>
          <w:sz w:val="24"/>
          <w:szCs w:val="24"/>
          <w:lang w:val="es-ES"/>
        </w:rPr>
      </w:pPr>
    </w:p>
    <w:p w14:paraId="05602433" w14:textId="4AD679E8" w:rsidR="00013355" w:rsidRPr="00013355" w:rsidRDefault="00013355" w:rsidP="00013355">
      <w:pPr>
        <w:rPr>
          <w:rFonts w:ascii="Times New Roman" w:hAnsi="Times New Roman" w:cs="Times New Roman"/>
          <w:sz w:val="24"/>
          <w:szCs w:val="24"/>
          <w:lang w:val="es-ES"/>
        </w:rPr>
      </w:pPr>
    </w:p>
    <w:p w14:paraId="04F5FB06" w14:textId="2828F472" w:rsidR="00013355" w:rsidRPr="00013355" w:rsidRDefault="00013355" w:rsidP="00013355">
      <w:pPr>
        <w:rPr>
          <w:rFonts w:ascii="Times New Roman" w:hAnsi="Times New Roman" w:cs="Times New Roman"/>
          <w:sz w:val="24"/>
          <w:szCs w:val="24"/>
          <w:lang w:val="es-ES"/>
        </w:rPr>
      </w:pPr>
    </w:p>
    <w:p w14:paraId="370734AC" w14:textId="2CD57C1E" w:rsidR="00013355" w:rsidRPr="00013355" w:rsidRDefault="00B17B41" w:rsidP="00013355">
      <w:pPr>
        <w:rPr>
          <w:rFonts w:ascii="Times New Roman" w:hAnsi="Times New Roman" w:cs="Times New Roman"/>
          <w:sz w:val="24"/>
          <w:szCs w:val="24"/>
          <w:lang w:val="es-ES"/>
        </w:rPr>
      </w:pPr>
      <w:r>
        <w:rPr>
          <w:noProof/>
        </w:rPr>
        <mc:AlternateContent>
          <mc:Choice Requires="wps">
            <w:drawing>
              <wp:anchor distT="0" distB="0" distL="114300" distR="114300" simplePos="0" relativeHeight="251676160" behindDoc="0" locked="0" layoutInCell="1" allowOverlap="1" wp14:anchorId="1A511B76" wp14:editId="150762B8">
                <wp:simplePos x="0" y="0"/>
                <wp:positionH relativeFrom="margin">
                  <wp:align>right</wp:align>
                </wp:positionH>
                <wp:positionV relativeFrom="paragraph">
                  <wp:posOffset>136525</wp:posOffset>
                </wp:positionV>
                <wp:extent cx="5731510" cy="635"/>
                <wp:effectExtent l="0" t="0" r="2540" b="6985"/>
                <wp:wrapNone/>
                <wp:docPr id="182470952" name="Cuadro de texto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1254D56" w14:textId="33BA0D40" w:rsidR="00B17B41" w:rsidRDefault="00B17B41" w:rsidP="00B17B41">
                            <w:pPr>
                              <w:pStyle w:val="Descripcin"/>
                              <w:spacing w:after="0"/>
                              <w:jc w:val="center"/>
                            </w:pPr>
                            <w:bookmarkStart w:id="236" w:name="_Toc159327467"/>
                            <w:bookmarkStart w:id="237" w:name="_Toc159628316"/>
                            <w:bookmarkStart w:id="238" w:name="_Toc159628400"/>
                            <w:bookmarkStart w:id="239" w:name="_Toc159708705"/>
                            <w:r>
                              <w:t xml:space="preserve">Ilustración </w:t>
                            </w:r>
                            <w:r>
                              <w:fldChar w:fldCharType="begin"/>
                            </w:r>
                            <w:r>
                              <w:instrText xml:space="preserve"> SEQ Ilustración \* ARABIC </w:instrText>
                            </w:r>
                            <w:r>
                              <w:fldChar w:fldCharType="separate"/>
                            </w:r>
                            <w:r w:rsidR="00231346">
                              <w:rPr>
                                <w:noProof/>
                              </w:rPr>
                              <w:t>33</w:t>
                            </w:r>
                            <w:r>
                              <w:fldChar w:fldCharType="end"/>
                            </w:r>
                            <w:r>
                              <w:t xml:space="preserve"> Paralelo convergente</w:t>
                            </w:r>
                            <w:bookmarkEnd w:id="236"/>
                            <w:bookmarkEnd w:id="237"/>
                            <w:bookmarkEnd w:id="238"/>
                            <w:bookmarkEnd w:id="239"/>
                          </w:p>
                          <w:p w14:paraId="7516A869" w14:textId="0214C063" w:rsidR="00B17B41" w:rsidRPr="007D64DF" w:rsidRDefault="00B17B41" w:rsidP="00B17B41">
                            <w:pPr>
                              <w:pStyle w:val="Descripcin"/>
                              <w:spacing w:after="0"/>
                              <w:jc w:val="center"/>
                              <w:rPr>
                                <w:noProof/>
                              </w:rPr>
                            </w:pPr>
                            <w:r w:rsidRPr="00B17B41">
                              <w:t>Realizado por LETURNE PLUAS JHON BYRON &amp; CHICA VALFRE VALESKA SOFIA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511B76" id="_x0000_s1038" type="#_x0000_t202" style="position:absolute;margin-left:400.1pt;margin-top:10.75pt;width:451.3pt;height:.05pt;z-index:2516761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d+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eDNbzCg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" stroked="f">
                <v:textbox style="mso-fit-shape-to-text:t" inset="0,0,0,0">
                  <w:txbxContent>
                    <w:p w14:paraId="71254D56" w14:textId="33BA0D40" w:rsidR="00B17B41" w:rsidRDefault="00B17B41" w:rsidP="00B17B41">
                      <w:pPr>
                        <w:pStyle w:val="Descripcin"/>
                        <w:spacing w:after="0"/>
                        <w:jc w:val="center"/>
                      </w:pPr>
                      <w:bookmarkStart w:id="240" w:name="_Toc159327467"/>
                      <w:bookmarkStart w:id="241" w:name="_Toc159628316"/>
                      <w:bookmarkStart w:id="242" w:name="_Toc159628400"/>
                      <w:bookmarkStart w:id="243" w:name="_Toc159708705"/>
                      <w:r>
                        <w:t xml:space="preserve">Ilustración </w:t>
                      </w:r>
                      <w:r>
                        <w:fldChar w:fldCharType="begin"/>
                      </w:r>
                      <w:r>
                        <w:instrText xml:space="preserve"> SEQ Ilustración \* ARABIC </w:instrText>
                      </w:r>
                      <w:r>
                        <w:fldChar w:fldCharType="separate"/>
                      </w:r>
                      <w:r w:rsidR="00231346">
                        <w:rPr>
                          <w:noProof/>
                        </w:rPr>
                        <w:t>33</w:t>
                      </w:r>
                      <w:r>
                        <w:fldChar w:fldCharType="end"/>
                      </w:r>
                      <w:r>
                        <w:t xml:space="preserve"> Paralelo convergente</w:t>
                      </w:r>
                      <w:bookmarkEnd w:id="240"/>
                      <w:bookmarkEnd w:id="241"/>
                      <w:bookmarkEnd w:id="242"/>
                      <w:bookmarkEnd w:id="243"/>
                    </w:p>
                    <w:p w14:paraId="7516A869" w14:textId="0214C063" w:rsidR="00B17B41" w:rsidRPr="007D64DF" w:rsidRDefault="00B17B41" w:rsidP="00B17B41">
                      <w:pPr>
                        <w:pStyle w:val="Descripcin"/>
                        <w:spacing w:after="0"/>
                        <w:jc w:val="center"/>
                        <w:rPr>
                          <w:noProof/>
                        </w:rPr>
                      </w:pPr>
                      <w:r w:rsidRPr="00B17B41">
                        <w:t>Realizado por LETURNE PLUAS JHON BYRON &amp; CHICA VALFRE VALESKA SOFIA</w:t>
                      </w:r>
                    </w:p>
                  </w:txbxContent>
                </v:textbox>
                <w10:wrap anchorx="margin"/>
              </v:shape>
            </w:pict>
          </mc:Fallback>
        </mc:AlternateContent>
      </w:r>
    </w:p>
    <w:p w14:paraId="2FE9C53D" w14:textId="77777777" w:rsidR="00B17B41" w:rsidRDefault="00B17B41" w:rsidP="00013355">
      <w:pPr>
        <w:tabs>
          <w:tab w:val="left" w:pos="1200"/>
        </w:tabs>
        <w:rPr>
          <w:rFonts w:ascii="Times New Roman" w:hAnsi="Times New Roman" w:cs="Times New Roman"/>
          <w:b/>
          <w:bCs/>
          <w:sz w:val="24"/>
          <w:szCs w:val="24"/>
          <w:lang w:val="es-ES"/>
        </w:rPr>
      </w:pPr>
    </w:p>
    <w:p w14:paraId="2B9C0082" w14:textId="482A0890" w:rsidR="00013355" w:rsidRDefault="00013355" w:rsidP="00A10032">
      <w:pPr>
        <w:pStyle w:val="Ttulo3"/>
        <w:spacing w:line="360" w:lineRule="auto"/>
        <w:rPr>
          <w:lang w:val="es-ES"/>
        </w:rPr>
      </w:pPr>
      <w:bookmarkStart w:id="244" w:name="_Toc159327570"/>
      <w:bookmarkStart w:id="245" w:name="_Toc159708297"/>
      <w:r>
        <w:rPr>
          <w:lang w:val="es-ES"/>
        </w:rPr>
        <w:t>Símbolo basado en eventos</w:t>
      </w:r>
      <w:bookmarkEnd w:id="244"/>
      <w:bookmarkEnd w:id="245"/>
    </w:p>
    <w:p w14:paraId="77D10779" w14:textId="32078066" w:rsidR="00B17B41" w:rsidRDefault="00B17B41" w:rsidP="00A10032">
      <w:pPr>
        <w:spacing w:line="360" w:lineRule="auto"/>
        <w:jc w:val="both"/>
        <w:rPr>
          <w:rFonts w:ascii="Times New Roman" w:hAnsi="Times New Roman" w:cs="Times New Roman"/>
          <w:sz w:val="24"/>
          <w:szCs w:val="24"/>
          <w:lang w:val="es-ES"/>
        </w:rPr>
      </w:pPr>
      <w:r w:rsidRPr="00774B64">
        <w:rPr>
          <w:rFonts w:ascii="Times New Roman" w:hAnsi="Times New Roman" w:cs="Times New Roman"/>
          <w:sz w:val="24"/>
          <w:szCs w:val="24"/>
          <w:lang w:val="es-ES"/>
        </w:rPr>
        <w:t>En este ejemplo se puede observar que ser tiene el evento de tiempo y de mensaje en este caso</w:t>
      </w:r>
      <w:r w:rsidR="0035791E" w:rsidRPr="00774B64">
        <w:rPr>
          <w:rFonts w:ascii="Times New Roman" w:hAnsi="Times New Roman" w:cs="Times New Roman"/>
          <w:sz w:val="24"/>
          <w:szCs w:val="24"/>
          <w:lang w:val="es-ES"/>
        </w:rPr>
        <w:t xml:space="preserve"> cuando se ejecute el de tiempo la acción o </w:t>
      </w:r>
      <w:r w:rsidR="00774B64" w:rsidRPr="00774B64">
        <w:rPr>
          <w:rFonts w:ascii="Times New Roman" w:hAnsi="Times New Roman" w:cs="Times New Roman"/>
          <w:sz w:val="24"/>
          <w:szCs w:val="24"/>
          <w:lang w:val="es-ES"/>
        </w:rPr>
        <w:t>evento</w:t>
      </w:r>
      <w:r w:rsidR="0035791E" w:rsidRPr="00774B64">
        <w:rPr>
          <w:rFonts w:ascii="Times New Roman" w:hAnsi="Times New Roman" w:cs="Times New Roman"/>
          <w:sz w:val="24"/>
          <w:szCs w:val="24"/>
          <w:lang w:val="es-ES"/>
        </w:rPr>
        <w:t xml:space="preserve"> de mensaje se desactivara por lo cual hará que solo un evento se ejecut</w:t>
      </w:r>
      <w:r w:rsidR="00774B64" w:rsidRPr="00774B64">
        <w:rPr>
          <w:rFonts w:ascii="Times New Roman" w:hAnsi="Times New Roman" w:cs="Times New Roman"/>
          <w:sz w:val="24"/>
          <w:szCs w:val="24"/>
          <w:lang w:val="es-ES"/>
        </w:rPr>
        <w:t>e.</w:t>
      </w:r>
    </w:p>
    <w:p w14:paraId="03367AAB" w14:textId="77777777" w:rsidR="006F3D78" w:rsidRDefault="006F3D78" w:rsidP="00A10032">
      <w:pPr>
        <w:spacing w:line="360" w:lineRule="auto"/>
        <w:jc w:val="both"/>
        <w:rPr>
          <w:rFonts w:ascii="Times New Roman" w:hAnsi="Times New Roman" w:cs="Times New Roman"/>
          <w:sz w:val="24"/>
          <w:szCs w:val="24"/>
          <w:lang w:val="es-ES"/>
        </w:rPr>
      </w:pPr>
    </w:p>
    <w:p w14:paraId="69CFAC0F" w14:textId="5EEBC322" w:rsidR="006F3D78" w:rsidRDefault="006F3D78" w:rsidP="00A10032">
      <w:pPr>
        <w:spacing w:line="360" w:lineRule="auto"/>
        <w:jc w:val="both"/>
        <w:rPr>
          <w:rFonts w:ascii="Times New Roman" w:hAnsi="Times New Roman" w:cs="Times New Roman"/>
          <w:sz w:val="24"/>
          <w:szCs w:val="24"/>
          <w:lang w:val="es-ES"/>
        </w:rPr>
      </w:pPr>
    </w:p>
    <w:p w14:paraId="584D8E5F" w14:textId="77777777" w:rsidR="00F97A85" w:rsidRDefault="00F97A85" w:rsidP="00A10032">
      <w:pPr>
        <w:spacing w:line="360" w:lineRule="auto"/>
        <w:jc w:val="both"/>
        <w:rPr>
          <w:rFonts w:ascii="Times New Roman" w:hAnsi="Times New Roman" w:cs="Times New Roman"/>
          <w:sz w:val="24"/>
          <w:szCs w:val="24"/>
          <w:lang w:val="es-ES"/>
        </w:rPr>
      </w:pPr>
    </w:p>
    <w:p w14:paraId="6B421C4A" w14:textId="5D159D6A" w:rsidR="006F3D78" w:rsidRPr="00774B64" w:rsidRDefault="006F3D78" w:rsidP="00A10032">
      <w:pPr>
        <w:spacing w:line="360" w:lineRule="auto"/>
        <w:jc w:val="both"/>
        <w:rPr>
          <w:rFonts w:ascii="Times New Roman" w:hAnsi="Times New Roman" w:cs="Times New Roman"/>
          <w:sz w:val="24"/>
          <w:szCs w:val="24"/>
          <w:lang w:val="es-ES"/>
        </w:rPr>
      </w:pPr>
    </w:p>
    <w:p w14:paraId="33D462EA" w14:textId="36AD1014" w:rsidR="00B17B41" w:rsidRPr="00B17B41" w:rsidRDefault="006F3D78" w:rsidP="00B17B41">
      <w:pPr>
        <w:rPr>
          <w:lang w:val="es-ES"/>
        </w:rPr>
      </w:pPr>
      <w:r>
        <w:rPr>
          <w:noProof/>
        </w:rPr>
        <w:lastRenderedPageBreak/>
        <w:drawing>
          <wp:anchor distT="0" distB="0" distL="114300" distR="114300" simplePos="0" relativeHeight="251602432" behindDoc="0" locked="0" layoutInCell="1" allowOverlap="1" wp14:anchorId="181FC979" wp14:editId="284E9507">
            <wp:simplePos x="0" y="0"/>
            <wp:positionH relativeFrom="margin">
              <wp:align>right</wp:align>
            </wp:positionH>
            <wp:positionV relativeFrom="paragraph">
              <wp:posOffset>8890</wp:posOffset>
            </wp:positionV>
            <wp:extent cx="5505450" cy="1896110"/>
            <wp:effectExtent l="0" t="0" r="0" b="8890"/>
            <wp:wrapNone/>
            <wp:docPr id="2141395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95140" name=""/>
                    <pic:cNvPicPr/>
                  </pic:nvPicPr>
                  <pic:blipFill>
                    <a:blip r:embed="rId76">
                      <a:extLst>
                        <a:ext uri="{28A0092B-C50C-407E-A947-70E740481C1C}">
                          <a14:useLocalDpi xmlns:a14="http://schemas.microsoft.com/office/drawing/2010/main" val="0"/>
                        </a:ext>
                      </a:extLst>
                    </a:blip>
                    <a:stretch>
                      <a:fillRect/>
                    </a:stretch>
                  </pic:blipFill>
                  <pic:spPr>
                    <a:xfrm>
                      <a:off x="0" y="0"/>
                      <a:ext cx="5505450" cy="1896110"/>
                    </a:xfrm>
                    <a:prstGeom prst="rect">
                      <a:avLst/>
                    </a:prstGeom>
                  </pic:spPr>
                </pic:pic>
              </a:graphicData>
            </a:graphic>
            <wp14:sizeRelH relativeFrom="page">
              <wp14:pctWidth>0</wp14:pctWidth>
            </wp14:sizeRelH>
            <wp14:sizeRelV relativeFrom="page">
              <wp14:pctHeight>0</wp14:pctHeight>
            </wp14:sizeRelV>
          </wp:anchor>
        </w:drawing>
      </w:r>
    </w:p>
    <w:p w14:paraId="32C26448" w14:textId="5AB6ECF3" w:rsidR="00C2259C" w:rsidRDefault="00C2259C" w:rsidP="00013355">
      <w:pPr>
        <w:tabs>
          <w:tab w:val="left" w:pos="1200"/>
        </w:tabs>
        <w:rPr>
          <w:rFonts w:ascii="Times New Roman" w:hAnsi="Times New Roman" w:cs="Times New Roman"/>
          <w:b/>
          <w:bCs/>
          <w:sz w:val="24"/>
          <w:szCs w:val="24"/>
          <w:lang w:val="es-ES"/>
        </w:rPr>
      </w:pPr>
    </w:p>
    <w:p w14:paraId="6F41C560" w14:textId="2400C442" w:rsidR="00C2259C" w:rsidRDefault="00C2259C" w:rsidP="00013355">
      <w:pPr>
        <w:tabs>
          <w:tab w:val="left" w:pos="1200"/>
        </w:tabs>
        <w:rPr>
          <w:rFonts w:ascii="Times New Roman" w:hAnsi="Times New Roman" w:cs="Times New Roman"/>
          <w:b/>
          <w:bCs/>
          <w:sz w:val="24"/>
          <w:szCs w:val="24"/>
          <w:lang w:val="es-ES"/>
        </w:rPr>
      </w:pPr>
    </w:p>
    <w:p w14:paraId="1CC60D9D" w14:textId="1153F96A" w:rsidR="00E95515" w:rsidRDefault="00E95515" w:rsidP="00E95515">
      <w:pPr>
        <w:rPr>
          <w:rFonts w:ascii="Times New Roman" w:hAnsi="Times New Roman" w:cs="Times New Roman"/>
          <w:sz w:val="24"/>
          <w:szCs w:val="24"/>
          <w:lang w:val="es-ES"/>
        </w:rPr>
      </w:pPr>
    </w:p>
    <w:p w14:paraId="5CBD0EBB" w14:textId="44C80A93" w:rsidR="00433102" w:rsidRDefault="00433102" w:rsidP="00433102">
      <w:pPr>
        <w:rPr>
          <w:rFonts w:ascii="Times New Roman" w:hAnsi="Times New Roman" w:cs="Times New Roman"/>
          <w:sz w:val="24"/>
          <w:szCs w:val="24"/>
          <w:lang w:val="es-ES"/>
        </w:rPr>
      </w:pPr>
    </w:p>
    <w:p w14:paraId="73BB8881" w14:textId="77777777" w:rsidR="006F3D78" w:rsidRDefault="006F3D78" w:rsidP="00433102">
      <w:pPr>
        <w:rPr>
          <w:rFonts w:ascii="Times New Roman" w:hAnsi="Times New Roman" w:cs="Times New Roman"/>
          <w:sz w:val="24"/>
          <w:szCs w:val="24"/>
          <w:lang w:val="es-ES"/>
        </w:rPr>
      </w:pPr>
    </w:p>
    <w:p w14:paraId="0ADE74B0" w14:textId="4F5AC66D" w:rsidR="006F3D78" w:rsidRDefault="006F3D78" w:rsidP="00433102">
      <w:pPr>
        <w:rPr>
          <w:rFonts w:ascii="Times New Roman" w:hAnsi="Times New Roman" w:cs="Times New Roman"/>
          <w:sz w:val="24"/>
          <w:szCs w:val="24"/>
          <w:lang w:val="es-ES"/>
        </w:rPr>
      </w:pPr>
      <w:r>
        <w:rPr>
          <w:noProof/>
        </w:rPr>
        <mc:AlternateContent>
          <mc:Choice Requires="wps">
            <w:drawing>
              <wp:anchor distT="0" distB="0" distL="114300" distR="114300" simplePos="0" relativeHeight="251681280" behindDoc="0" locked="0" layoutInCell="1" allowOverlap="1" wp14:anchorId="73F9B9C6" wp14:editId="687B1B56">
                <wp:simplePos x="0" y="0"/>
                <wp:positionH relativeFrom="margin">
                  <wp:align>center</wp:align>
                </wp:positionH>
                <wp:positionV relativeFrom="paragraph">
                  <wp:posOffset>8890</wp:posOffset>
                </wp:positionV>
                <wp:extent cx="4924425" cy="635"/>
                <wp:effectExtent l="0" t="0" r="9525" b="6985"/>
                <wp:wrapNone/>
                <wp:docPr id="636407554" name="Cuadro de texto 1"/>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wps:spPr>
                      <wps:txbx>
                        <w:txbxContent>
                          <w:p w14:paraId="66B4B65D" w14:textId="4D3330DB" w:rsidR="00774B64" w:rsidRDefault="00774B64" w:rsidP="00774B64">
                            <w:pPr>
                              <w:pStyle w:val="Descripcin"/>
                              <w:spacing w:after="0"/>
                              <w:jc w:val="center"/>
                            </w:pPr>
                            <w:bookmarkStart w:id="246" w:name="_Toc159327468"/>
                            <w:bookmarkStart w:id="247" w:name="_Toc159628317"/>
                            <w:bookmarkStart w:id="248" w:name="_Toc159628401"/>
                            <w:bookmarkStart w:id="249" w:name="_Toc159708706"/>
                            <w:r>
                              <w:t xml:space="preserve">Ilustración </w:t>
                            </w:r>
                            <w:r>
                              <w:fldChar w:fldCharType="begin"/>
                            </w:r>
                            <w:r>
                              <w:instrText xml:space="preserve"> SEQ Ilustración \* ARABIC </w:instrText>
                            </w:r>
                            <w:r>
                              <w:fldChar w:fldCharType="separate"/>
                            </w:r>
                            <w:r w:rsidR="00231346">
                              <w:rPr>
                                <w:noProof/>
                              </w:rPr>
                              <w:t>34</w:t>
                            </w:r>
                            <w:r>
                              <w:fldChar w:fldCharType="end"/>
                            </w:r>
                            <w:r>
                              <w:t xml:space="preserve"> Símbolo basado en eventos</w:t>
                            </w:r>
                            <w:bookmarkEnd w:id="246"/>
                            <w:bookmarkEnd w:id="247"/>
                            <w:bookmarkEnd w:id="248"/>
                            <w:bookmarkEnd w:id="249"/>
                          </w:p>
                          <w:p w14:paraId="6F639D58" w14:textId="22B72289" w:rsidR="00774B64" w:rsidRPr="005A5CC0" w:rsidRDefault="00774B64" w:rsidP="00774B64">
                            <w:pPr>
                              <w:pStyle w:val="Descripcin"/>
                              <w:spacing w:after="0"/>
                              <w:jc w:val="center"/>
                              <w:rPr>
                                <w:noProof/>
                              </w:rPr>
                            </w:pPr>
                            <w:r w:rsidRPr="0026042C">
                              <w:t>Realizado por LETURNE PLUAS JHON BYRON &amp; CHICA VALFRE VALESKA SOFIA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F9B9C6" id="_x0000_s1039" type="#_x0000_t202" style="position:absolute;margin-left:0;margin-top:.7pt;width:387.75pt;height:.05pt;z-index:251681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" stroked="f">
                <v:textbox style="mso-fit-shape-to-text:t" inset="0,0,0,0">
                  <w:txbxContent>
                    <w:p w14:paraId="66B4B65D" w14:textId="4D3330DB" w:rsidR="00774B64" w:rsidRDefault="00774B64" w:rsidP="00774B64">
                      <w:pPr>
                        <w:pStyle w:val="Descripcin"/>
                        <w:spacing w:after="0"/>
                        <w:jc w:val="center"/>
                      </w:pPr>
                      <w:bookmarkStart w:id="250" w:name="_Toc159327468"/>
                      <w:bookmarkStart w:id="251" w:name="_Toc159628317"/>
                      <w:bookmarkStart w:id="252" w:name="_Toc159628401"/>
                      <w:bookmarkStart w:id="253" w:name="_Toc159708706"/>
                      <w:r>
                        <w:t xml:space="preserve">Ilustración </w:t>
                      </w:r>
                      <w:r>
                        <w:fldChar w:fldCharType="begin"/>
                      </w:r>
                      <w:r>
                        <w:instrText xml:space="preserve"> SEQ Ilustración \* ARABIC </w:instrText>
                      </w:r>
                      <w:r>
                        <w:fldChar w:fldCharType="separate"/>
                      </w:r>
                      <w:r w:rsidR="00231346">
                        <w:rPr>
                          <w:noProof/>
                        </w:rPr>
                        <w:t>34</w:t>
                      </w:r>
                      <w:r>
                        <w:fldChar w:fldCharType="end"/>
                      </w:r>
                      <w:r>
                        <w:t xml:space="preserve"> Símbolo basado en eventos</w:t>
                      </w:r>
                      <w:bookmarkEnd w:id="250"/>
                      <w:bookmarkEnd w:id="251"/>
                      <w:bookmarkEnd w:id="252"/>
                      <w:bookmarkEnd w:id="253"/>
                    </w:p>
                    <w:p w14:paraId="6F639D58" w14:textId="22B72289" w:rsidR="00774B64" w:rsidRPr="005A5CC0" w:rsidRDefault="00774B64" w:rsidP="00774B64">
                      <w:pPr>
                        <w:pStyle w:val="Descripcin"/>
                        <w:spacing w:after="0"/>
                        <w:jc w:val="center"/>
                        <w:rPr>
                          <w:noProof/>
                        </w:rPr>
                      </w:pPr>
                      <w:r w:rsidRPr="0026042C">
                        <w:t>Realizado por LETURNE PLUAS JHON BYRON &amp; CHICA VALFRE VALESKA SOFIA</w:t>
                      </w:r>
                    </w:p>
                  </w:txbxContent>
                </v:textbox>
                <w10:wrap anchorx="margin"/>
              </v:shape>
            </w:pict>
          </mc:Fallback>
        </mc:AlternateContent>
      </w:r>
    </w:p>
    <w:p w14:paraId="5D8A931B" w14:textId="05EC252C" w:rsidR="007E6FFD" w:rsidRPr="00433102" w:rsidRDefault="007E6FFD" w:rsidP="00433102">
      <w:pPr>
        <w:rPr>
          <w:rFonts w:ascii="Times New Roman" w:hAnsi="Times New Roman" w:cs="Times New Roman"/>
          <w:sz w:val="24"/>
          <w:szCs w:val="24"/>
          <w:lang w:val="es-ES"/>
        </w:rPr>
      </w:pPr>
    </w:p>
    <w:p w14:paraId="3995D743" w14:textId="21E3E24D" w:rsidR="00433102" w:rsidRPr="002743AB" w:rsidRDefault="00433102" w:rsidP="009D3BD4">
      <w:pPr>
        <w:pStyle w:val="Ttulo3"/>
        <w:rPr>
          <w:lang w:val="pt-PT"/>
        </w:rPr>
      </w:pPr>
      <w:bookmarkStart w:id="254" w:name="_Toc159327571"/>
      <w:bookmarkStart w:id="255" w:name="_Toc159708298"/>
      <w:r w:rsidRPr="002743AB">
        <w:rPr>
          <w:lang w:val="pt-PT"/>
        </w:rPr>
        <w:t>Artefactos</w:t>
      </w:r>
      <w:bookmarkEnd w:id="254"/>
      <w:bookmarkEnd w:id="255"/>
    </w:p>
    <w:p w14:paraId="6D2B5E3B" w14:textId="29D24E6F" w:rsidR="00433102" w:rsidRDefault="00934500" w:rsidP="00586ABA">
      <w:pPr>
        <w:pStyle w:val="Ttulo3"/>
        <w:numPr>
          <w:ilvl w:val="0"/>
          <w:numId w:val="0"/>
        </w:numPr>
        <w:spacing w:line="360" w:lineRule="auto"/>
        <w:rPr>
          <w:lang w:val="pt-PT"/>
        </w:rPr>
      </w:pPr>
      <w:bookmarkStart w:id="256" w:name="_Toc159327572"/>
      <w:bookmarkStart w:id="257" w:name="_Toc159708299"/>
      <w:r w:rsidRPr="00934500">
        <w:rPr>
          <w:lang w:val="pt-PT"/>
        </w:rPr>
        <w:t xml:space="preserve">Data store </w:t>
      </w:r>
      <w:r>
        <w:rPr>
          <w:lang w:val="pt-PT"/>
        </w:rPr>
        <w:t>y Data object</w:t>
      </w:r>
      <w:bookmarkEnd w:id="256"/>
      <w:bookmarkEnd w:id="257"/>
    </w:p>
    <w:p w14:paraId="7DEDDCB1" w14:textId="1212B45A" w:rsidR="008B3327" w:rsidRPr="00302FD0" w:rsidRDefault="008B3327" w:rsidP="00302FD0">
      <w:pPr>
        <w:spacing w:line="360" w:lineRule="auto"/>
        <w:jc w:val="both"/>
        <w:rPr>
          <w:rFonts w:ascii="Times New Roman" w:hAnsi="Times New Roman" w:cs="Times New Roman"/>
          <w:sz w:val="24"/>
          <w:szCs w:val="24"/>
          <w:lang w:val="es-ES"/>
        </w:rPr>
      </w:pPr>
      <w:r w:rsidRPr="007E5E3F">
        <w:rPr>
          <w:rFonts w:ascii="Times New Roman" w:hAnsi="Times New Roman" w:cs="Times New Roman"/>
          <w:sz w:val="24"/>
          <w:szCs w:val="24"/>
          <w:lang w:val="es-ES"/>
        </w:rPr>
        <w:t xml:space="preserve">En este caso la actividad o proceso “A” debe consumir de un servicio la lista </w:t>
      </w:r>
      <w:r w:rsidR="007E5E3F" w:rsidRPr="007E5E3F">
        <w:rPr>
          <w:rFonts w:ascii="Times New Roman" w:hAnsi="Times New Roman" w:cs="Times New Roman"/>
          <w:sz w:val="24"/>
          <w:szCs w:val="24"/>
          <w:lang w:val="es-ES"/>
        </w:rPr>
        <w:t xml:space="preserve">del cliente para luego que envié a ser procesada a la actividad “B” y con ello acabar el proceso. </w:t>
      </w:r>
    </w:p>
    <w:p w14:paraId="3B67958E" w14:textId="260B581B" w:rsidR="002743AB" w:rsidRPr="008B3327" w:rsidRDefault="002743AB" w:rsidP="00433102">
      <w:pPr>
        <w:tabs>
          <w:tab w:val="left" w:pos="1275"/>
        </w:tabs>
        <w:rPr>
          <w:rFonts w:ascii="Times New Roman" w:hAnsi="Times New Roman" w:cs="Times New Roman"/>
          <w:b/>
          <w:bCs/>
          <w:sz w:val="24"/>
          <w:szCs w:val="24"/>
          <w:lang w:val="es-ES"/>
        </w:rPr>
      </w:pPr>
    </w:p>
    <w:p w14:paraId="0BA25CDD" w14:textId="2B165557" w:rsidR="00433102" w:rsidRPr="008B3327" w:rsidRDefault="00433102" w:rsidP="00433102">
      <w:pPr>
        <w:tabs>
          <w:tab w:val="left" w:pos="1275"/>
        </w:tabs>
        <w:rPr>
          <w:rFonts w:ascii="Times New Roman" w:hAnsi="Times New Roman" w:cs="Times New Roman"/>
          <w:b/>
          <w:bCs/>
          <w:sz w:val="24"/>
          <w:szCs w:val="24"/>
          <w:lang w:val="es-ES"/>
        </w:rPr>
      </w:pPr>
    </w:p>
    <w:p w14:paraId="13EE83CE" w14:textId="12D4A8B9" w:rsidR="00433102" w:rsidRPr="008B3327" w:rsidRDefault="00302FD0" w:rsidP="00433102">
      <w:pPr>
        <w:tabs>
          <w:tab w:val="left" w:pos="1275"/>
        </w:tabs>
        <w:rPr>
          <w:rFonts w:ascii="Times New Roman" w:hAnsi="Times New Roman" w:cs="Times New Roman"/>
          <w:b/>
          <w:bCs/>
          <w:sz w:val="24"/>
          <w:szCs w:val="24"/>
          <w:lang w:val="es-ES"/>
        </w:rPr>
      </w:pPr>
      <w:r>
        <w:rPr>
          <w:noProof/>
        </w:rPr>
        <w:drawing>
          <wp:anchor distT="0" distB="0" distL="114300" distR="114300" simplePos="0" relativeHeight="251610624" behindDoc="0" locked="0" layoutInCell="1" allowOverlap="1" wp14:anchorId="197D6246" wp14:editId="56217F76">
            <wp:simplePos x="0" y="0"/>
            <wp:positionH relativeFrom="margin">
              <wp:posOffset>1048014</wp:posOffset>
            </wp:positionH>
            <wp:positionV relativeFrom="paragraph">
              <wp:posOffset>-918438</wp:posOffset>
            </wp:positionV>
            <wp:extent cx="3962400" cy="2406729"/>
            <wp:effectExtent l="0" t="0" r="0" b="0"/>
            <wp:wrapNone/>
            <wp:docPr id="4996195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19529" name=""/>
                    <pic:cNvPicPr/>
                  </pic:nvPicPr>
                  <pic:blipFill>
                    <a:blip r:embed="rId77">
                      <a:extLst>
                        <a:ext uri="{28A0092B-C50C-407E-A947-70E740481C1C}">
                          <a14:useLocalDpi xmlns:a14="http://schemas.microsoft.com/office/drawing/2010/main" val="0"/>
                        </a:ext>
                      </a:extLst>
                    </a:blip>
                    <a:stretch>
                      <a:fillRect/>
                    </a:stretch>
                  </pic:blipFill>
                  <pic:spPr>
                    <a:xfrm>
                      <a:off x="0" y="0"/>
                      <a:ext cx="3962400" cy="2406729"/>
                    </a:xfrm>
                    <a:prstGeom prst="rect">
                      <a:avLst/>
                    </a:prstGeom>
                  </pic:spPr>
                </pic:pic>
              </a:graphicData>
            </a:graphic>
            <wp14:sizeRelH relativeFrom="page">
              <wp14:pctWidth>0</wp14:pctWidth>
            </wp14:sizeRelH>
            <wp14:sizeRelV relativeFrom="page">
              <wp14:pctHeight>0</wp14:pctHeight>
            </wp14:sizeRelV>
          </wp:anchor>
        </w:drawing>
      </w:r>
    </w:p>
    <w:p w14:paraId="6CDC64FD" w14:textId="77777777" w:rsidR="00433102" w:rsidRPr="008B3327" w:rsidRDefault="00433102" w:rsidP="00433102">
      <w:pPr>
        <w:tabs>
          <w:tab w:val="left" w:pos="1275"/>
        </w:tabs>
        <w:rPr>
          <w:rFonts w:ascii="Times New Roman" w:hAnsi="Times New Roman" w:cs="Times New Roman"/>
          <w:b/>
          <w:bCs/>
          <w:sz w:val="24"/>
          <w:szCs w:val="24"/>
          <w:lang w:val="es-ES"/>
        </w:rPr>
      </w:pPr>
    </w:p>
    <w:p w14:paraId="54AF415A" w14:textId="77777777" w:rsidR="00433102" w:rsidRPr="008B3327" w:rsidRDefault="00433102" w:rsidP="00433102">
      <w:pPr>
        <w:tabs>
          <w:tab w:val="left" w:pos="1275"/>
        </w:tabs>
        <w:rPr>
          <w:rFonts w:ascii="Times New Roman" w:hAnsi="Times New Roman" w:cs="Times New Roman"/>
          <w:b/>
          <w:bCs/>
          <w:sz w:val="24"/>
          <w:szCs w:val="24"/>
          <w:lang w:val="es-ES"/>
        </w:rPr>
      </w:pPr>
    </w:p>
    <w:p w14:paraId="3E10294B" w14:textId="77777777" w:rsidR="00433102" w:rsidRPr="008B3327" w:rsidRDefault="00433102" w:rsidP="00433102">
      <w:pPr>
        <w:tabs>
          <w:tab w:val="left" w:pos="1275"/>
        </w:tabs>
        <w:rPr>
          <w:rFonts w:ascii="Times New Roman" w:hAnsi="Times New Roman" w:cs="Times New Roman"/>
          <w:b/>
          <w:bCs/>
          <w:sz w:val="24"/>
          <w:szCs w:val="24"/>
          <w:lang w:val="es-ES"/>
        </w:rPr>
      </w:pPr>
    </w:p>
    <w:p w14:paraId="44CE1992" w14:textId="77777777" w:rsidR="00433102" w:rsidRPr="008B3327" w:rsidRDefault="00433102" w:rsidP="00433102">
      <w:pPr>
        <w:tabs>
          <w:tab w:val="left" w:pos="1275"/>
        </w:tabs>
        <w:rPr>
          <w:rFonts w:ascii="Times New Roman" w:hAnsi="Times New Roman" w:cs="Times New Roman"/>
          <w:b/>
          <w:bCs/>
          <w:sz w:val="24"/>
          <w:szCs w:val="24"/>
          <w:lang w:val="es-ES"/>
        </w:rPr>
      </w:pPr>
    </w:p>
    <w:p w14:paraId="74D6CF16" w14:textId="433C3CDB" w:rsidR="00433102" w:rsidRPr="008B3327" w:rsidRDefault="007E5E3F" w:rsidP="00433102">
      <w:pPr>
        <w:tabs>
          <w:tab w:val="left" w:pos="1275"/>
        </w:tabs>
        <w:rPr>
          <w:rFonts w:ascii="Times New Roman" w:hAnsi="Times New Roman" w:cs="Times New Roman"/>
          <w:b/>
          <w:bCs/>
          <w:sz w:val="24"/>
          <w:szCs w:val="24"/>
          <w:lang w:val="es-ES"/>
        </w:rPr>
      </w:pPr>
      <w:r>
        <w:rPr>
          <w:noProof/>
        </w:rPr>
        <mc:AlternateContent>
          <mc:Choice Requires="wps">
            <w:drawing>
              <wp:anchor distT="0" distB="0" distL="114300" distR="114300" simplePos="0" relativeHeight="251659776" behindDoc="0" locked="0" layoutInCell="1" allowOverlap="1" wp14:anchorId="2858D770" wp14:editId="78F781CF">
                <wp:simplePos x="0" y="0"/>
                <wp:positionH relativeFrom="margin">
                  <wp:align>center</wp:align>
                </wp:positionH>
                <wp:positionV relativeFrom="paragraph">
                  <wp:posOffset>149225</wp:posOffset>
                </wp:positionV>
                <wp:extent cx="4857750" cy="635"/>
                <wp:effectExtent l="0" t="0" r="0" b="6985"/>
                <wp:wrapNone/>
                <wp:docPr id="1126994951" name="Cuadro de texto 1"/>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wps:spPr>
                      <wps:txbx>
                        <w:txbxContent>
                          <w:p w14:paraId="61419A35" w14:textId="165EE225" w:rsidR="007E5E3F" w:rsidRDefault="007E5E3F" w:rsidP="007E5E3F">
                            <w:pPr>
                              <w:pStyle w:val="Descripcin"/>
                              <w:spacing w:after="0"/>
                              <w:jc w:val="center"/>
                            </w:pPr>
                            <w:bookmarkStart w:id="258" w:name="_Toc159327469"/>
                            <w:bookmarkStart w:id="259" w:name="_Toc159628318"/>
                            <w:bookmarkStart w:id="260" w:name="_Toc159628402"/>
                            <w:bookmarkStart w:id="261" w:name="_Toc159708707"/>
                            <w:r>
                              <w:t xml:space="preserve">Ilustración </w:t>
                            </w:r>
                            <w:r>
                              <w:fldChar w:fldCharType="begin"/>
                            </w:r>
                            <w:r>
                              <w:instrText xml:space="preserve"> SEQ Ilustración \* ARABIC </w:instrText>
                            </w:r>
                            <w:r>
                              <w:fldChar w:fldCharType="separate"/>
                            </w:r>
                            <w:r w:rsidR="00231346">
                              <w:rPr>
                                <w:noProof/>
                              </w:rPr>
                              <w:t>35</w:t>
                            </w:r>
                            <w:r>
                              <w:fldChar w:fldCharType="end"/>
                            </w:r>
                            <w:r>
                              <w:t xml:space="preserve"> Data store y Data object</w:t>
                            </w:r>
                            <w:bookmarkEnd w:id="258"/>
                            <w:bookmarkEnd w:id="259"/>
                            <w:bookmarkEnd w:id="260"/>
                            <w:bookmarkEnd w:id="261"/>
                          </w:p>
                          <w:p w14:paraId="054C0DCC" w14:textId="26889825" w:rsidR="007E5E3F" w:rsidRPr="004707E1" w:rsidRDefault="007E5E3F" w:rsidP="007E5E3F">
                            <w:pPr>
                              <w:pStyle w:val="Descripcin"/>
                              <w:spacing w:after="0"/>
                              <w:jc w:val="center"/>
                              <w:rPr>
                                <w:noProof/>
                              </w:rPr>
                            </w:pPr>
                            <w:r w:rsidRPr="00B134F4">
                              <w:t>Realizado por LETURNE PLUAS JHON BYRON &amp; CHICA VALFRE VALESKA SOFIA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8D770" id="_x0000_s1040" type="#_x0000_t202" style="position:absolute;margin-left:0;margin-top:11.75pt;width:382.5pt;height:.05pt;z-index:2516597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" stroked="f">
                <v:textbox style="mso-fit-shape-to-text:t" inset="0,0,0,0">
                  <w:txbxContent>
                    <w:p w14:paraId="61419A35" w14:textId="165EE225" w:rsidR="007E5E3F" w:rsidRDefault="007E5E3F" w:rsidP="007E5E3F">
                      <w:pPr>
                        <w:pStyle w:val="Descripcin"/>
                        <w:spacing w:after="0"/>
                        <w:jc w:val="center"/>
                      </w:pPr>
                      <w:bookmarkStart w:id="262" w:name="_Toc159327469"/>
                      <w:bookmarkStart w:id="263" w:name="_Toc159628318"/>
                      <w:bookmarkStart w:id="264" w:name="_Toc159628402"/>
                      <w:bookmarkStart w:id="265" w:name="_Toc159708707"/>
                      <w:r>
                        <w:t xml:space="preserve">Ilustración </w:t>
                      </w:r>
                      <w:r>
                        <w:fldChar w:fldCharType="begin"/>
                      </w:r>
                      <w:r>
                        <w:instrText xml:space="preserve"> SEQ Ilustración \* ARABIC </w:instrText>
                      </w:r>
                      <w:r>
                        <w:fldChar w:fldCharType="separate"/>
                      </w:r>
                      <w:r w:rsidR="00231346">
                        <w:rPr>
                          <w:noProof/>
                        </w:rPr>
                        <w:t>35</w:t>
                      </w:r>
                      <w:r>
                        <w:fldChar w:fldCharType="end"/>
                      </w:r>
                      <w:r>
                        <w:t xml:space="preserve"> Data store y Data object</w:t>
                      </w:r>
                      <w:bookmarkEnd w:id="262"/>
                      <w:bookmarkEnd w:id="263"/>
                      <w:bookmarkEnd w:id="264"/>
                      <w:bookmarkEnd w:id="265"/>
                    </w:p>
                    <w:p w14:paraId="054C0DCC" w14:textId="26889825" w:rsidR="007E5E3F" w:rsidRPr="004707E1" w:rsidRDefault="007E5E3F" w:rsidP="007E5E3F">
                      <w:pPr>
                        <w:pStyle w:val="Descripcin"/>
                        <w:spacing w:after="0"/>
                        <w:jc w:val="center"/>
                        <w:rPr>
                          <w:noProof/>
                        </w:rPr>
                      </w:pPr>
                      <w:r w:rsidRPr="00B134F4">
                        <w:t>Realizado por LETURNE PLUAS JHON BYRON &amp; CHICA VALFRE VALESKA SOFIA</w:t>
                      </w:r>
                    </w:p>
                  </w:txbxContent>
                </v:textbox>
                <w10:wrap anchorx="margin"/>
              </v:shape>
            </w:pict>
          </mc:Fallback>
        </mc:AlternateContent>
      </w:r>
    </w:p>
    <w:p w14:paraId="49AA66B1" w14:textId="48AA1089" w:rsidR="007E6FFD" w:rsidRPr="008B3327" w:rsidRDefault="007E6FFD" w:rsidP="00433102">
      <w:pPr>
        <w:tabs>
          <w:tab w:val="left" w:pos="1275"/>
        </w:tabs>
        <w:rPr>
          <w:rFonts w:ascii="Times New Roman" w:hAnsi="Times New Roman" w:cs="Times New Roman"/>
          <w:b/>
          <w:bCs/>
          <w:sz w:val="24"/>
          <w:szCs w:val="24"/>
          <w:lang w:val="es-ES"/>
        </w:rPr>
      </w:pPr>
    </w:p>
    <w:p w14:paraId="57458D38" w14:textId="1F1902CE" w:rsidR="00433102" w:rsidRPr="00586ABA" w:rsidRDefault="009A3375" w:rsidP="00586ABA">
      <w:pPr>
        <w:pStyle w:val="Ttulo3"/>
        <w:numPr>
          <w:ilvl w:val="0"/>
          <w:numId w:val="0"/>
        </w:numPr>
        <w:spacing w:line="360" w:lineRule="auto"/>
        <w:rPr>
          <w:lang w:val="es-ES"/>
        </w:rPr>
      </w:pPr>
      <w:bookmarkStart w:id="266" w:name="_Toc159327573"/>
      <w:bookmarkStart w:id="267" w:name="_Toc159708300"/>
      <w:r w:rsidRPr="00586ABA">
        <w:rPr>
          <w:lang w:val="es-ES"/>
        </w:rPr>
        <w:t>Pool</w:t>
      </w:r>
      <w:bookmarkEnd w:id="266"/>
      <w:bookmarkEnd w:id="267"/>
    </w:p>
    <w:p w14:paraId="1E9815AE" w14:textId="091A5276" w:rsidR="00983792" w:rsidRDefault="00983792" w:rsidP="009962AE">
      <w:pPr>
        <w:spacing w:line="360" w:lineRule="auto"/>
        <w:jc w:val="both"/>
        <w:rPr>
          <w:rFonts w:ascii="Times New Roman" w:hAnsi="Times New Roman" w:cs="Times New Roman"/>
          <w:sz w:val="24"/>
          <w:szCs w:val="24"/>
          <w:lang w:val="es-ES"/>
        </w:rPr>
      </w:pPr>
      <w:r w:rsidRPr="009962AE">
        <w:rPr>
          <w:rFonts w:ascii="Times New Roman" w:hAnsi="Times New Roman" w:cs="Times New Roman"/>
          <w:sz w:val="24"/>
          <w:szCs w:val="24"/>
          <w:lang w:val="es-ES"/>
        </w:rPr>
        <w:t xml:space="preserve">En esta </w:t>
      </w:r>
      <w:r w:rsidR="00774B64" w:rsidRPr="009962AE">
        <w:rPr>
          <w:rFonts w:ascii="Times New Roman" w:hAnsi="Times New Roman" w:cs="Times New Roman"/>
          <w:sz w:val="24"/>
          <w:szCs w:val="24"/>
          <w:lang w:val="es-ES"/>
        </w:rPr>
        <w:t>ocasión</w:t>
      </w:r>
      <w:r w:rsidRPr="009962AE">
        <w:rPr>
          <w:rFonts w:ascii="Times New Roman" w:hAnsi="Times New Roman" w:cs="Times New Roman"/>
          <w:sz w:val="24"/>
          <w:szCs w:val="24"/>
          <w:lang w:val="es-ES"/>
        </w:rPr>
        <w:t xml:space="preserve"> los procesos fueron </w:t>
      </w:r>
      <w:r w:rsidR="0036102C" w:rsidRPr="009962AE">
        <w:rPr>
          <w:rFonts w:ascii="Times New Roman" w:hAnsi="Times New Roman" w:cs="Times New Roman"/>
          <w:sz w:val="24"/>
          <w:szCs w:val="24"/>
          <w:lang w:val="es-ES"/>
        </w:rPr>
        <w:t xml:space="preserve">divididos en dos Pool los cuales el primero se lo asocio a ventas y el segundo a productos en las cuales </w:t>
      </w:r>
      <w:r w:rsidR="00513B4E" w:rsidRPr="009962AE">
        <w:rPr>
          <w:rFonts w:ascii="Times New Roman" w:hAnsi="Times New Roman" w:cs="Times New Roman"/>
          <w:sz w:val="24"/>
          <w:szCs w:val="24"/>
          <w:lang w:val="es-ES"/>
        </w:rPr>
        <w:t xml:space="preserve">la Actividad “A” solicitara los clientes de la base de datos en la cual esta mismo será procesada y solo recolectara en un objecto los clientes que realizaron compras. En la cual la actividad B con esos clientes solicitara al servicio de los </w:t>
      </w:r>
      <w:r w:rsidR="009962AE" w:rsidRPr="009962AE">
        <w:rPr>
          <w:rFonts w:ascii="Times New Roman" w:hAnsi="Times New Roman" w:cs="Times New Roman"/>
          <w:sz w:val="24"/>
          <w:szCs w:val="24"/>
          <w:lang w:val="es-ES"/>
        </w:rPr>
        <w:t>productos una</w:t>
      </w:r>
      <w:r w:rsidR="00513B4E" w:rsidRPr="009962AE">
        <w:rPr>
          <w:rFonts w:ascii="Times New Roman" w:hAnsi="Times New Roman" w:cs="Times New Roman"/>
          <w:sz w:val="24"/>
          <w:szCs w:val="24"/>
          <w:lang w:val="es-ES"/>
        </w:rPr>
        <w:t xml:space="preserve"> lista de sus insumos</w:t>
      </w:r>
      <w:r w:rsidR="009962AE" w:rsidRPr="009962AE">
        <w:rPr>
          <w:rFonts w:ascii="Times New Roman" w:hAnsi="Times New Roman" w:cs="Times New Roman"/>
          <w:sz w:val="24"/>
          <w:szCs w:val="24"/>
          <w:lang w:val="es-ES"/>
        </w:rPr>
        <w:t xml:space="preserve"> para</w:t>
      </w:r>
      <w:r w:rsidR="00513B4E" w:rsidRPr="009962AE">
        <w:rPr>
          <w:rFonts w:ascii="Times New Roman" w:hAnsi="Times New Roman" w:cs="Times New Roman"/>
          <w:sz w:val="24"/>
          <w:szCs w:val="24"/>
          <w:lang w:val="es-ES"/>
        </w:rPr>
        <w:t xml:space="preserve"> con ello saber los productos que cada cliente compro.</w:t>
      </w:r>
    </w:p>
    <w:p w14:paraId="56068181" w14:textId="77777777" w:rsidR="006F3D78" w:rsidRDefault="006F3D78" w:rsidP="009962AE">
      <w:pPr>
        <w:spacing w:line="360" w:lineRule="auto"/>
        <w:jc w:val="both"/>
        <w:rPr>
          <w:rFonts w:ascii="Times New Roman" w:hAnsi="Times New Roman" w:cs="Times New Roman"/>
          <w:sz w:val="24"/>
          <w:szCs w:val="24"/>
          <w:lang w:val="es-ES"/>
        </w:rPr>
      </w:pPr>
    </w:p>
    <w:p w14:paraId="53C2AD09" w14:textId="0545462D" w:rsidR="006F3D78" w:rsidRDefault="00F97A85" w:rsidP="00F97A85">
      <w:pPr>
        <w:tabs>
          <w:tab w:val="left" w:pos="3075"/>
        </w:tabs>
        <w:spacing w:line="360" w:lineRule="auto"/>
        <w:jc w:val="both"/>
        <w:rPr>
          <w:rFonts w:ascii="Times New Roman" w:hAnsi="Times New Roman" w:cs="Times New Roman"/>
          <w:sz w:val="24"/>
          <w:szCs w:val="24"/>
          <w:lang w:val="es-ES"/>
        </w:rPr>
      </w:pPr>
      <w:r>
        <w:rPr>
          <w:rFonts w:ascii="Times New Roman" w:hAnsi="Times New Roman" w:cs="Times New Roman"/>
          <w:sz w:val="24"/>
          <w:szCs w:val="24"/>
          <w:lang w:val="es-ES"/>
        </w:rPr>
        <w:tab/>
      </w:r>
    </w:p>
    <w:p w14:paraId="4210D7AB" w14:textId="77777777" w:rsidR="006F3D78" w:rsidRPr="009962AE" w:rsidRDefault="006F3D78" w:rsidP="009962AE">
      <w:pPr>
        <w:spacing w:line="360" w:lineRule="auto"/>
        <w:jc w:val="both"/>
        <w:rPr>
          <w:rFonts w:ascii="Times New Roman" w:hAnsi="Times New Roman" w:cs="Times New Roman"/>
          <w:sz w:val="24"/>
          <w:szCs w:val="24"/>
          <w:lang w:val="es-ES"/>
        </w:rPr>
      </w:pPr>
    </w:p>
    <w:p w14:paraId="329BB053" w14:textId="7FFCC095" w:rsidR="00983792" w:rsidRPr="00983792" w:rsidRDefault="00D937E1" w:rsidP="00983792">
      <w:pPr>
        <w:rPr>
          <w:lang w:val="es-ES"/>
        </w:rPr>
      </w:pPr>
      <w:r>
        <w:rPr>
          <w:noProof/>
        </w:rPr>
        <w:lastRenderedPageBreak/>
        <mc:AlternateContent>
          <mc:Choice Requires="wps">
            <w:drawing>
              <wp:anchor distT="0" distB="0" distL="114300" distR="114300" simplePos="0" relativeHeight="251689472" behindDoc="0" locked="0" layoutInCell="1" allowOverlap="1" wp14:anchorId="1E751BE7" wp14:editId="63AD135C">
                <wp:simplePos x="0" y="0"/>
                <wp:positionH relativeFrom="column">
                  <wp:posOffset>-422910</wp:posOffset>
                </wp:positionH>
                <wp:positionV relativeFrom="paragraph">
                  <wp:posOffset>3001010</wp:posOffset>
                </wp:positionV>
                <wp:extent cx="6576695" cy="635"/>
                <wp:effectExtent l="0" t="0" r="0" b="0"/>
                <wp:wrapNone/>
                <wp:docPr id="1099168040" name="Cuadro de texto 1"/>
                <wp:cNvGraphicFramePr/>
                <a:graphic xmlns:a="http://schemas.openxmlformats.org/drawingml/2006/main">
                  <a:graphicData uri="http://schemas.microsoft.com/office/word/2010/wordprocessingShape">
                    <wps:wsp>
                      <wps:cNvSpPr txBox="1"/>
                      <wps:spPr>
                        <a:xfrm>
                          <a:off x="0" y="0"/>
                          <a:ext cx="6576695" cy="635"/>
                        </a:xfrm>
                        <a:prstGeom prst="rect">
                          <a:avLst/>
                        </a:prstGeom>
                        <a:solidFill>
                          <a:prstClr val="white"/>
                        </a:solidFill>
                        <a:ln>
                          <a:noFill/>
                        </a:ln>
                      </wps:spPr>
                      <wps:txbx>
                        <w:txbxContent>
                          <w:p w14:paraId="2FA38A3C" w14:textId="3467875D" w:rsidR="00D937E1" w:rsidRDefault="00D937E1" w:rsidP="00D937E1">
                            <w:pPr>
                              <w:pStyle w:val="Descripcin"/>
                              <w:spacing w:after="0"/>
                              <w:jc w:val="center"/>
                            </w:pPr>
                            <w:bookmarkStart w:id="268" w:name="_Toc159327470"/>
                            <w:bookmarkStart w:id="269" w:name="_Toc159628319"/>
                            <w:bookmarkStart w:id="270" w:name="_Toc159628403"/>
                            <w:bookmarkStart w:id="271" w:name="_Toc159708708"/>
                            <w:r>
                              <w:t xml:space="preserve">Ilustración </w:t>
                            </w:r>
                            <w:r>
                              <w:fldChar w:fldCharType="begin"/>
                            </w:r>
                            <w:r>
                              <w:instrText xml:space="preserve"> SEQ Ilustración \* ARABIC </w:instrText>
                            </w:r>
                            <w:r>
                              <w:fldChar w:fldCharType="separate"/>
                            </w:r>
                            <w:r w:rsidR="00231346">
                              <w:rPr>
                                <w:noProof/>
                              </w:rPr>
                              <w:t>36</w:t>
                            </w:r>
                            <w:r>
                              <w:fldChar w:fldCharType="end"/>
                            </w:r>
                            <w:r>
                              <w:t xml:space="preserve"> Pool</w:t>
                            </w:r>
                            <w:bookmarkEnd w:id="268"/>
                            <w:bookmarkEnd w:id="269"/>
                            <w:bookmarkEnd w:id="270"/>
                            <w:bookmarkEnd w:id="271"/>
                          </w:p>
                          <w:p w14:paraId="778BBE53" w14:textId="54CBF5DA" w:rsidR="00D937E1" w:rsidRPr="008E58F8" w:rsidRDefault="00D937E1" w:rsidP="00D937E1">
                            <w:pPr>
                              <w:pStyle w:val="Descripcin"/>
                              <w:spacing w:after="0"/>
                              <w:jc w:val="center"/>
                              <w:rPr>
                                <w:noProof/>
                              </w:rPr>
                            </w:pPr>
                            <w:r w:rsidRPr="00127FF8">
                              <w:t>Realizado por LETURNE PLUAS JHON BYRON &amp; CHICA VALFRE VALESKA SOFIA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751BE7" id="_x0000_s1041" type="#_x0000_t202" style="position:absolute;margin-left:-33.3pt;margin-top:236.3pt;width:517.85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" stroked="f">
                <v:textbox style="mso-fit-shape-to-text:t" inset="0,0,0,0">
                  <w:txbxContent>
                    <w:p w14:paraId="2FA38A3C" w14:textId="3467875D" w:rsidR="00D937E1" w:rsidRDefault="00D937E1" w:rsidP="00D937E1">
                      <w:pPr>
                        <w:pStyle w:val="Descripcin"/>
                        <w:spacing w:after="0"/>
                        <w:jc w:val="center"/>
                      </w:pPr>
                      <w:bookmarkStart w:id="272" w:name="_Toc159327470"/>
                      <w:bookmarkStart w:id="273" w:name="_Toc159628319"/>
                      <w:bookmarkStart w:id="274" w:name="_Toc159628403"/>
                      <w:bookmarkStart w:id="275" w:name="_Toc159708708"/>
                      <w:r>
                        <w:t xml:space="preserve">Ilustración </w:t>
                      </w:r>
                      <w:r>
                        <w:fldChar w:fldCharType="begin"/>
                      </w:r>
                      <w:r>
                        <w:instrText xml:space="preserve"> SEQ Ilustración \* ARABIC </w:instrText>
                      </w:r>
                      <w:r>
                        <w:fldChar w:fldCharType="separate"/>
                      </w:r>
                      <w:r w:rsidR="00231346">
                        <w:rPr>
                          <w:noProof/>
                        </w:rPr>
                        <w:t>36</w:t>
                      </w:r>
                      <w:r>
                        <w:fldChar w:fldCharType="end"/>
                      </w:r>
                      <w:r>
                        <w:t xml:space="preserve"> Pool</w:t>
                      </w:r>
                      <w:bookmarkEnd w:id="272"/>
                      <w:bookmarkEnd w:id="273"/>
                      <w:bookmarkEnd w:id="274"/>
                      <w:bookmarkEnd w:id="275"/>
                    </w:p>
                    <w:p w14:paraId="778BBE53" w14:textId="54CBF5DA" w:rsidR="00D937E1" w:rsidRPr="008E58F8" w:rsidRDefault="00D937E1" w:rsidP="00D937E1">
                      <w:pPr>
                        <w:pStyle w:val="Descripcin"/>
                        <w:spacing w:after="0"/>
                        <w:jc w:val="center"/>
                        <w:rPr>
                          <w:noProof/>
                        </w:rPr>
                      </w:pPr>
                      <w:r w:rsidRPr="00127FF8">
                        <w:t>Realizado por LETURNE PLUAS JHON BYRON &amp; CHICA VALFRE VALESKA SOFIA</w:t>
                      </w:r>
                    </w:p>
                  </w:txbxContent>
                </v:textbox>
              </v:shape>
            </w:pict>
          </mc:Fallback>
        </mc:AlternateContent>
      </w:r>
      <w:r>
        <w:rPr>
          <w:noProof/>
        </w:rPr>
        <w:drawing>
          <wp:anchor distT="0" distB="0" distL="114300" distR="114300" simplePos="0" relativeHeight="251685376" behindDoc="0" locked="0" layoutInCell="1" allowOverlap="1" wp14:anchorId="58CBA847" wp14:editId="2DCD4AB1">
            <wp:simplePos x="0" y="0"/>
            <wp:positionH relativeFrom="margin">
              <wp:align>center</wp:align>
            </wp:positionH>
            <wp:positionV relativeFrom="paragraph">
              <wp:posOffset>10160</wp:posOffset>
            </wp:positionV>
            <wp:extent cx="6577143" cy="2933700"/>
            <wp:effectExtent l="0" t="0" r="0" b="0"/>
            <wp:wrapNone/>
            <wp:docPr id="60349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9857" name=""/>
                    <pic:cNvPicPr/>
                  </pic:nvPicPr>
                  <pic:blipFill>
                    <a:blip r:embed="rId78">
                      <a:extLst>
                        <a:ext uri="{28A0092B-C50C-407E-A947-70E740481C1C}">
                          <a14:useLocalDpi xmlns:a14="http://schemas.microsoft.com/office/drawing/2010/main" val="0"/>
                        </a:ext>
                      </a:extLst>
                    </a:blip>
                    <a:stretch>
                      <a:fillRect/>
                    </a:stretch>
                  </pic:blipFill>
                  <pic:spPr>
                    <a:xfrm>
                      <a:off x="0" y="0"/>
                      <a:ext cx="6577143" cy="2933700"/>
                    </a:xfrm>
                    <a:prstGeom prst="rect">
                      <a:avLst/>
                    </a:prstGeom>
                  </pic:spPr>
                </pic:pic>
              </a:graphicData>
            </a:graphic>
            <wp14:sizeRelH relativeFrom="page">
              <wp14:pctWidth>0</wp14:pctWidth>
            </wp14:sizeRelH>
            <wp14:sizeRelV relativeFrom="page">
              <wp14:pctHeight>0</wp14:pctHeight>
            </wp14:sizeRelV>
          </wp:anchor>
        </w:drawing>
      </w:r>
    </w:p>
    <w:p w14:paraId="6B23771B" w14:textId="3DE2A108" w:rsidR="00983792" w:rsidRPr="00983792" w:rsidRDefault="00983792" w:rsidP="00983792">
      <w:pPr>
        <w:rPr>
          <w:lang w:val="es-ES"/>
        </w:rPr>
      </w:pPr>
    </w:p>
    <w:p w14:paraId="0D5EA87B" w14:textId="7D858464" w:rsidR="009A3375" w:rsidRPr="00983792" w:rsidRDefault="009A3375" w:rsidP="00433102">
      <w:pPr>
        <w:tabs>
          <w:tab w:val="left" w:pos="1275"/>
        </w:tabs>
        <w:rPr>
          <w:rFonts w:ascii="Times New Roman" w:hAnsi="Times New Roman" w:cs="Times New Roman"/>
          <w:b/>
          <w:bCs/>
          <w:sz w:val="24"/>
          <w:szCs w:val="24"/>
          <w:lang w:val="es-ES"/>
        </w:rPr>
      </w:pPr>
    </w:p>
    <w:p w14:paraId="2CD35F4E" w14:textId="46D44153" w:rsidR="00433102" w:rsidRPr="00983792" w:rsidRDefault="00433102" w:rsidP="00433102">
      <w:pPr>
        <w:tabs>
          <w:tab w:val="left" w:pos="1275"/>
        </w:tabs>
        <w:rPr>
          <w:rFonts w:ascii="Times New Roman" w:hAnsi="Times New Roman" w:cs="Times New Roman"/>
          <w:b/>
          <w:bCs/>
          <w:sz w:val="24"/>
          <w:szCs w:val="24"/>
          <w:lang w:val="es-ES"/>
        </w:rPr>
      </w:pPr>
    </w:p>
    <w:p w14:paraId="61DD5514" w14:textId="77777777" w:rsidR="009A3375" w:rsidRPr="00983792" w:rsidRDefault="009A3375" w:rsidP="00433102">
      <w:pPr>
        <w:tabs>
          <w:tab w:val="left" w:pos="1275"/>
        </w:tabs>
        <w:rPr>
          <w:rFonts w:ascii="Times New Roman" w:hAnsi="Times New Roman" w:cs="Times New Roman"/>
          <w:b/>
          <w:bCs/>
          <w:sz w:val="24"/>
          <w:szCs w:val="24"/>
          <w:lang w:val="es-ES"/>
        </w:rPr>
      </w:pPr>
    </w:p>
    <w:p w14:paraId="5F7F9F95" w14:textId="77777777" w:rsidR="009A3375" w:rsidRPr="00983792" w:rsidRDefault="009A3375" w:rsidP="00433102">
      <w:pPr>
        <w:tabs>
          <w:tab w:val="left" w:pos="1275"/>
        </w:tabs>
        <w:rPr>
          <w:rFonts w:ascii="Times New Roman" w:hAnsi="Times New Roman" w:cs="Times New Roman"/>
          <w:b/>
          <w:bCs/>
          <w:sz w:val="24"/>
          <w:szCs w:val="24"/>
          <w:lang w:val="es-ES"/>
        </w:rPr>
      </w:pPr>
    </w:p>
    <w:p w14:paraId="07156B0D" w14:textId="77777777" w:rsidR="009A3375" w:rsidRPr="00983792" w:rsidRDefault="009A3375" w:rsidP="00433102">
      <w:pPr>
        <w:tabs>
          <w:tab w:val="left" w:pos="1275"/>
        </w:tabs>
        <w:rPr>
          <w:rFonts w:ascii="Times New Roman" w:hAnsi="Times New Roman" w:cs="Times New Roman"/>
          <w:b/>
          <w:bCs/>
          <w:sz w:val="24"/>
          <w:szCs w:val="24"/>
          <w:lang w:val="es-ES"/>
        </w:rPr>
      </w:pPr>
    </w:p>
    <w:p w14:paraId="4FC3F3BE" w14:textId="77777777" w:rsidR="009A3375" w:rsidRPr="00983792" w:rsidRDefault="009A3375" w:rsidP="00433102">
      <w:pPr>
        <w:tabs>
          <w:tab w:val="left" w:pos="1275"/>
        </w:tabs>
        <w:rPr>
          <w:rFonts w:ascii="Times New Roman" w:hAnsi="Times New Roman" w:cs="Times New Roman"/>
          <w:b/>
          <w:bCs/>
          <w:sz w:val="24"/>
          <w:szCs w:val="24"/>
          <w:lang w:val="es-ES"/>
        </w:rPr>
      </w:pPr>
    </w:p>
    <w:p w14:paraId="35F649EE" w14:textId="77777777" w:rsidR="009A3375" w:rsidRPr="00983792" w:rsidRDefault="009A3375" w:rsidP="00433102">
      <w:pPr>
        <w:tabs>
          <w:tab w:val="left" w:pos="1275"/>
        </w:tabs>
        <w:rPr>
          <w:rFonts w:ascii="Times New Roman" w:hAnsi="Times New Roman" w:cs="Times New Roman"/>
          <w:b/>
          <w:bCs/>
          <w:sz w:val="24"/>
          <w:szCs w:val="24"/>
          <w:lang w:val="es-ES"/>
        </w:rPr>
      </w:pPr>
    </w:p>
    <w:p w14:paraId="55EB5F4B" w14:textId="77777777" w:rsidR="009A3375" w:rsidRPr="00983792" w:rsidRDefault="009A3375" w:rsidP="00433102">
      <w:pPr>
        <w:tabs>
          <w:tab w:val="left" w:pos="1275"/>
        </w:tabs>
        <w:rPr>
          <w:rFonts w:ascii="Times New Roman" w:hAnsi="Times New Roman" w:cs="Times New Roman"/>
          <w:b/>
          <w:bCs/>
          <w:sz w:val="24"/>
          <w:szCs w:val="24"/>
          <w:lang w:val="es-ES"/>
        </w:rPr>
      </w:pPr>
    </w:p>
    <w:p w14:paraId="7D66435E" w14:textId="77777777" w:rsidR="009A3375" w:rsidRPr="00983792" w:rsidRDefault="009A3375" w:rsidP="00433102">
      <w:pPr>
        <w:tabs>
          <w:tab w:val="left" w:pos="1275"/>
        </w:tabs>
        <w:rPr>
          <w:rFonts w:ascii="Times New Roman" w:hAnsi="Times New Roman" w:cs="Times New Roman"/>
          <w:b/>
          <w:bCs/>
          <w:sz w:val="24"/>
          <w:szCs w:val="24"/>
          <w:lang w:val="es-ES"/>
        </w:rPr>
      </w:pPr>
    </w:p>
    <w:p w14:paraId="4210CF8A" w14:textId="77777777" w:rsidR="006F3D78" w:rsidRPr="00586ABA" w:rsidRDefault="006F3D78" w:rsidP="006F3D78">
      <w:pPr>
        <w:pStyle w:val="Ttulo2"/>
        <w:numPr>
          <w:ilvl w:val="0"/>
          <w:numId w:val="0"/>
        </w:numPr>
        <w:spacing w:line="360" w:lineRule="auto"/>
        <w:rPr>
          <w:lang w:val="es-ES"/>
        </w:rPr>
      </w:pPr>
      <w:bookmarkStart w:id="276" w:name="_Toc159327574"/>
    </w:p>
    <w:p w14:paraId="348BE00D" w14:textId="2C5132A6" w:rsidR="007E6FFD" w:rsidRPr="00586ABA" w:rsidRDefault="00433102" w:rsidP="00586ABA">
      <w:pPr>
        <w:pStyle w:val="Ttulo2"/>
        <w:numPr>
          <w:ilvl w:val="0"/>
          <w:numId w:val="0"/>
        </w:numPr>
        <w:spacing w:line="360" w:lineRule="auto"/>
        <w:rPr>
          <w:lang w:val="es-ES"/>
        </w:rPr>
      </w:pPr>
      <w:bookmarkStart w:id="277" w:name="_Toc159708301"/>
      <w:r w:rsidRPr="00586ABA">
        <w:rPr>
          <w:lang w:val="es-ES"/>
        </w:rPr>
        <w:t>Grupos</w:t>
      </w:r>
      <w:bookmarkEnd w:id="276"/>
      <w:bookmarkEnd w:id="277"/>
    </w:p>
    <w:p w14:paraId="23A6F5A8" w14:textId="75460242" w:rsidR="007E6FFD" w:rsidRPr="007E6FFD" w:rsidRDefault="007E6FFD" w:rsidP="007E6FFD">
      <w:pPr>
        <w:spacing w:line="360" w:lineRule="auto"/>
        <w:rPr>
          <w:rFonts w:ascii="Times New Roman" w:hAnsi="Times New Roman" w:cs="Times New Roman"/>
          <w:sz w:val="24"/>
          <w:szCs w:val="24"/>
          <w:lang w:val="es-ES"/>
        </w:rPr>
      </w:pPr>
      <w:r w:rsidRPr="007E6FFD">
        <w:rPr>
          <w:rFonts w:ascii="Times New Roman" w:hAnsi="Times New Roman" w:cs="Times New Roman"/>
          <w:sz w:val="24"/>
          <w:szCs w:val="24"/>
          <w:lang w:val="es-ES"/>
        </w:rPr>
        <w:t>En este caso la actividad A y B están desarrollándose dentro de una misma categoría por ende se las agrupa.</w:t>
      </w:r>
    </w:p>
    <w:p w14:paraId="45F7F943" w14:textId="17D0DA7C" w:rsidR="007E6FFD" w:rsidRPr="007E6FFD" w:rsidRDefault="00FB48C4" w:rsidP="007E6FFD">
      <w:pPr>
        <w:rPr>
          <w:lang w:val="es-ES"/>
        </w:rPr>
      </w:pPr>
      <w:r>
        <w:rPr>
          <w:noProof/>
        </w:rPr>
        <w:drawing>
          <wp:anchor distT="0" distB="0" distL="114300" distR="114300" simplePos="0" relativeHeight="251606528" behindDoc="0" locked="0" layoutInCell="1" allowOverlap="1" wp14:anchorId="0B3867E6" wp14:editId="0EC2A03A">
            <wp:simplePos x="0" y="0"/>
            <wp:positionH relativeFrom="margin">
              <wp:align>center</wp:align>
            </wp:positionH>
            <wp:positionV relativeFrom="paragraph">
              <wp:posOffset>5080</wp:posOffset>
            </wp:positionV>
            <wp:extent cx="3514725" cy="1911060"/>
            <wp:effectExtent l="0" t="0" r="0" b="0"/>
            <wp:wrapNone/>
            <wp:docPr id="13660356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35677" name=""/>
                    <pic:cNvPicPr/>
                  </pic:nvPicPr>
                  <pic:blipFill>
                    <a:blip r:embed="rId79">
                      <a:extLst>
                        <a:ext uri="{28A0092B-C50C-407E-A947-70E740481C1C}">
                          <a14:useLocalDpi xmlns:a14="http://schemas.microsoft.com/office/drawing/2010/main" val="0"/>
                        </a:ext>
                      </a:extLst>
                    </a:blip>
                    <a:stretch>
                      <a:fillRect/>
                    </a:stretch>
                  </pic:blipFill>
                  <pic:spPr>
                    <a:xfrm>
                      <a:off x="0" y="0"/>
                      <a:ext cx="3514725" cy="1911060"/>
                    </a:xfrm>
                    <a:prstGeom prst="rect">
                      <a:avLst/>
                    </a:prstGeom>
                  </pic:spPr>
                </pic:pic>
              </a:graphicData>
            </a:graphic>
            <wp14:sizeRelH relativeFrom="page">
              <wp14:pctWidth>0</wp14:pctWidth>
            </wp14:sizeRelH>
            <wp14:sizeRelV relativeFrom="page">
              <wp14:pctHeight>0</wp14:pctHeight>
            </wp14:sizeRelV>
          </wp:anchor>
        </w:drawing>
      </w:r>
    </w:p>
    <w:p w14:paraId="1B36CFB4" w14:textId="0C55C32B" w:rsidR="00433102" w:rsidRDefault="00433102" w:rsidP="00433102">
      <w:pPr>
        <w:tabs>
          <w:tab w:val="left" w:pos="1275"/>
        </w:tabs>
        <w:rPr>
          <w:rFonts w:ascii="Times New Roman" w:hAnsi="Times New Roman" w:cs="Times New Roman"/>
          <w:b/>
          <w:bCs/>
          <w:sz w:val="24"/>
          <w:szCs w:val="24"/>
          <w:lang w:val="es-ES"/>
        </w:rPr>
      </w:pPr>
    </w:p>
    <w:p w14:paraId="24192070" w14:textId="5A39E9F3" w:rsidR="009A3375" w:rsidRPr="009A3375" w:rsidRDefault="009A3375" w:rsidP="009A3375">
      <w:pPr>
        <w:rPr>
          <w:rFonts w:ascii="Times New Roman" w:hAnsi="Times New Roman" w:cs="Times New Roman"/>
          <w:sz w:val="24"/>
          <w:szCs w:val="24"/>
          <w:lang w:val="es-ES"/>
        </w:rPr>
      </w:pPr>
    </w:p>
    <w:p w14:paraId="1DB5B8F4" w14:textId="77777777" w:rsidR="009A3375" w:rsidRPr="009A3375" w:rsidRDefault="009A3375" w:rsidP="009A3375">
      <w:pPr>
        <w:rPr>
          <w:rFonts w:ascii="Times New Roman" w:hAnsi="Times New Roman" w:cs="Times New Roman"/>
          <w:sz w:val="24"/>
          <w:szCs w:val="24"/>
          <w:lang w:val="es-ES"/>
        </w:rPr>
      </w:pPr>
    </w:p>
    <w:p w14:paraId="115DB385" w14:textId="77777777" w:rsidR="009A3375" w:rsidRPr="009A3375" w:rsidRDefault="009A3375" w:rsidP="009A3375">
      <w:pPr>
        <w:rPr>
          <w:rFonts w:ascii="Times New Roman" w:hAnsi="Times New Roman" w:cs="Times New Roman"/>
          <w:sz w:val="24"/>
          <w:szCs w:val="24"/>
          <w:lang w:val="es-ES"/>
        </w:rPr>
      </w:pPr>
    </w:p>
    <w:p w14:paraId="2D562662" w14:textId="0FF31323" w:rsidR="009A3375" w:rsidRPr="009A3375" w:rsidRDefault="009A3375" w:rsidP="009A3375">
      <w:pPr>
        <w:rPr>
          <w:rFonts w:ascii="Times New Roman" w:hAnsi="Times New Roman" w:cs="Times New Roman"/>
          <w:sz w:val="24"/>
          <w:szCs w:val="24"/>
          <w:lang w:val="es-ES"/>
        </w:rPr>
      </w:pPr>
    </w:p>
    <w:p w14:paraId="1297503B" w14:textId="2750B833" w:rsidR="009A3375" w:rsidRPr="009A3375" w:rsidRDefault="00FB48C4" w:rsidP="009A3375">
      <w:pPr>
        <w:rPr>
          <w:rFonts w:ascii="Times New Roman" w:hAnsi="Times New Roman" w:cs="Times New Roman"/>
          <w:sz w:val="24"/>
          <w:szCs w:val="24"/>
          <w:lang w:val="es-ES"/>
        </w:rPr>
      </w:pPr>
      <w:r>
        <w:rPr>
          <w:noProof/>
        </w:rPr>
        <mc:AlternateContent>
          <mc:Choice Requires="wps">
            <w:drawing>
              <wp:anchor distT="0" distB="0" distL="114300" distR="114300" simplePos="0" relativeHeight="251655680" behindDoc="0" locked="0" layoutInCell="1" allowOverlap="1" wp14:anchorId="00819709" wp14:editId="5EB731CD">
                <wp:simplePos x="0" y="0"/>
                <wp:positionH relativeFrom="margin">
                  <wp:align>center</wp:align>
                </wp:positionH>
                <wp:positionV relativeFrom="paragraph">
                  <wp:posOffset>189230</wp:posOffset>
                </wp:positionV>
                <wp:extent cx="4886325" cy="635"/>
                <wp:effectExtent l="0" t="0" r="9525" b="6985"/>
                <wp:wrapNone/>
                <wp:docPr id="540608216" name="Cuadro de texto 1"/>
                <wp:cNvGraphicFramePr/>
                <a:graphic xmlns:a="http://schemas.openxmlformats.org/drawingml/2006/main">
                  <a:graphicData uri="http://schemas.microsoft.com/office/word/2010/wordprocessingShape">
                    <wps:wsp>
                      <wps:cNvSpPr txBox="1"/>
                      <wps:spPr>
                        <a:xfrm>
                          <a:off x="0" y="0"/>
                          <a:ext cx="4886325" cy="635"/>
                        </a:xfrm>
                        <a:prstGeom prst="rect">
                          <a:avLst/>
                        </a:prstGeom>
                        <a:solidFill>
                          <a:prstClr val="white"/>
                        </a:solidFill>
                        <a:ln>
                          <a:noFill/>
                        </a:ln>
                      </wps:spPr>
                      <wps:txbx>
                        <w:txbxContent>
                          <w:p w14:paraId="084C2815" w14:textId="69342CB1" w:rsidR="008B3327" w:rsidRDefault="008B3327" w:rsidP="008B3327">
                            <w:pPr>
                              <w:pStyle w:val="Descripcin"/>
                              <w:spacing w:after="0"/>
                              <w:jc w:val="center"/>
                            </w:pPr>
                            <w:bookmarkStart w:id="278" w:name="_Toc159327471"/>
                            <w:bookmarkStart w:id="279" w:name="_Toc159628320"/>
                            <w:bookmarkStart w:id="280" w:name="_Toc159628404"/>
                            <w:bookmarkStart w:id="281" w:name="_Toc159708709"/>
                            <w:r>
                              <w:t xml:space="preserve">Ilustración </w:t>
                            </w:r>
                            <w:r>
                              <w:fldChar w:fldCharType="begin"/>
                            </w:r>
                            <w:r>
                              <w:instrText xml:space="preserve"> SEQ Ilustración \* ARABIC </w:instrText>
                            </w:r>
                            <w:r>
                              <w:fldChar w:fldCharType="separate"/>
                            </w:r>
                            <w:r w:rsidR="00231346">
                              <w:rPr>
                                <w:noProof/>
                              </w:rPr>
                              <w:t>37</w:t>
                            </w:r>
                            <w:r>
                              <w:fldChar w:fldCharType="end"/>
                            </w:r>
                            <w:r>
                              <w:t xml:space="preserve"> Grupos</w:t>
                            </w:r>
                            <w:bookmarkEnd w:id="278"/>
                            <w:bookmarkEnd w:id="279"/>
                            <w:bookmarkEnd w:id="280"/>
                            <w:bookmarkEnd w:id="281"/>
                          </w:p>
                          <w:p w14:paraId="5F150CD4" w14:textId="5D790F48" w:rsidR="008B3327" w:rsidRPr="007207EF" w:rsidRDefault="008B3327" w:rsidP="008B3327">
                            <w:pPr>
                              <w:pStyle w:val="Descripcin"/>
                              <w:spacing w:after="0"/>
                              <w:jc w:val="center"/>
                              <w:rPr>
                                <w:noProof/>
                              </w:rPr>
                            </w:pPr>
                            <w:r w:rsidRPr="004E40A0">
                              <w:t>Realizado por LETURNE PLUAS JHON BYRON &amp; CHICA VALFRE VALESKA SOFIA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819709" id="_x0000_s1042" type="#_x0000_t202" style="position:absolute;margin-left:0;margin-top:14.9pt;width:384.75pt;height:.05pt;z-index:2516556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4UaGwIAAEAEAAAOAAAAZHJzL2Uyb0RvYy54bWysU8Fu2zAMvQ/YPwi6L07SNSi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" stroked="f">
                <v:textbox style="mso-fit-shape-to-text:t" inset="0,0,0,0">
                  <w:txbxContent>
                    <w:p w14:paraId="084C2815" w14:textId="69342CB1" w:rsidR="008B3327" w:rsidRDefault="008B3327" w:rsidP="008B3327">
                      <w:pPr>
                        <w:pStyle w:val="Descripcin"/>
                        <w:spacing w:after="0"/>
                        <w:jc w:val="center"/>
                      </w:pPr>
                      <w:bookmarkStart w:id="282" w:name="_Toc159327471"/>
                      <w:bookmarkStart w:id="283" w:name="_Toc159628320"/>
                      <w:bookmarkStart w:id="284" w:name="_Toc159628404"/>
                      <w:bookmarkStart w:id="285" w:name="_Toc159708709"/>
                      <w:r>
                        <w:t xml:space="preserve">Ilustración </w:t>
                      </w:r>
                      <w:r>
                        <w:fldChar w:fldCharType="begin"/>
                      </w:r>
                      <w:r>
                        <w:instrText xml:space="preserve"> SEQ Ilustración \* ARABIC </w:instrText>
                      </w:r>
                      <w:r>
                        <w:fldChar w:fldCharType="separate"/>
                      </w:r>
                      <w:r w:rsidR="00231346">
                        <w:rPr>
                          <w:noProof/>
                        </w:rPr>
                        <w:t>37</w:t>
                      </w:r>
                      <w:r>
                        <w:fldChar w:fldCharType="end"/>
                      </w:r>
                      <w:r>
                        <w:t xml:space="preserve"> Grupos</w:t>
                      </w:r>
                      <w:bookmarkEnd w:id="282"/>
                      <w:bookmarkEnd w:id="283"/>
                      <w:bookmarkEnd w:id="284"/>
                      <w:bookmarkEnd w:id="285"/>
                    </w:p>
                    <w:p w14:paraId="5F150CD4" w14:textId="5D790F48" w:rsidR="008B3327" w:rsidRPr="007207EF" w:rsidRDefault="008B3327" w:rsidP="008B3327">
                      <w:pPr>
                        <w:pStyle w:val="Descripcin"/>
                        <w:spacing w:after="0"/>
                        <w:jc w:val="center"/>
                        <w:rPr>
                          <w:noProof/>
                        </w:rPr>
                      </w:pPr>
                      <w:r w:rsidRPr="004E40A0">
                        <w:t>Realizado por LETURNE PLUAS JHON BYRON &amp; CHICA VALFRE VALESKA SOFIA</w:t>
                      </w:r>
                    </w:p>
                  </w:txbxContent>
                </v:textbox>
                <w10:wrap anchorx="margin"/>
              </v:shape>
            </w:pict>
          </mc:Fallback>
        </mc:AlternateContent>
      </w:r>
    </w:p>
    <w:p w14:paraId="5A04A1E4" w14:textId="77777777" w:rsidR="00FB48C4" w:rsidRDefault="00FB48C4" w:rsidP="00FB48C4">
      <w:pPr>
        <w:rPr>
          <w:rFonts w:ascii="Times New Roman" w:hAnsi="Times New Roman" w:cs="Times New Roman"/>
          <w:sz w:val="24"/>
          <w:szCs w:val="24"/>
          <w:lang w:val="es-ES"/>
        </w:rPr>
      </w:pPr>
    </w:p>
    <w:p w14:paraId="18EAC151" w14:textId="38BE4173" w:rsidR="009A3375" w:rsidRDefault="00450685" w:rsidP="006F3D78">
      <w:pPr>
        <w:pStyle w:val="Ttulo2"/>
        <w:spacing w:line="360" w:lineRule="auto"/>
        <w:rPr>
          <w:lang w:val="es-ES"/>
        </w:rPr>
      </w:pPr>
      <w:bookmarkStart w:id="286" w:name="_Toc159327575"/>
      <w:bookmarkStart w:id="287" w:name="_Toc159708302"/>
      <w:r w:rsidRPr="00450685">
        <w:rPr>
          <w:lang w:val="es-ES"/>
        </w:rPr>
        <w:t>Ejercicios</w:t>
      </w:r>
      <w:bookmarkEnd w:id="286"/>
      <w:bookmarkEnd w:id="287"/>
    </w:p>
    <w:p w14:paraId="2171C9CE" w14:textId="77777777" w:rsidR="00FE1BF4" w:rsidRPr="00FE1BF4" w:rsidRDefault="00FE1BF4" w:rsidP="006F3D78">
      <w:pPr>
        <w:pStyle w:val="Ttulo3"/>
        <w:spacing w:line="360" w:lineRule="auto"/>
        <w:rPr>
          <w:lang w:val="es-ES"/>
        </w:rPr>
      </w:pPr>
      <w:bookmarkStart w:id="288" w:name="_Toc159327576"/>
      <w:bookmarkStart w:id="289" w:name="_Toc159708303"/>
      <w:r w:rsidRPr="00FE1BF4">
        <w:rPr>
          <w:lang w:val="es-ES"/>
        </w:rPr>
        <w:t>Problema: Sistema de Control de Tráfico Urbano Inteligente</w:t>
      </w:r>
      <w:bookmarkEnd w:id="288"/>
      <w:bookmarkEnd w:id="289"/>
    </w:p>
    <w:p w14:paraId="6D7195DF" w14:textId="7AD0FA5F" w:rsidR="00450685" w:rsidRDefault="00FE1BF4" w:rsidP="006F3D78">
      <w:pPr>
        <w:tabs>
          <w:tab w:val="left" w:pos="1290"/>
        </w:tabs>
        <w:spacing w:line="360" w:lineRule="auto"/>
        <w:jc w:val="both"/>
        <w:rPr>
          <w:rFonts w:ascii="Times New Roman" w:hAnsi="Times New Roman" w:cs="Times New Roman"/>
          <w:b/>
          <w:bCs/>
          <w:sz w:val="24"/>
          <w:szCs w:val="24"/>
          <w:lang w:val="es-ES"/>
        </w:rPr>
      </w:pPr>
      <w:r w:rsidRPr="00FE1BF4">
        <w:rPr>
          <w:rFonts w:ascii="Times New Roman" w:hAnsi="Times New Roman" w:cs="Times New Roman"/>
          <w:b/>
          <w:bCs/>
          <w:sz w:val="24"/>
          <w:szCs w:val="24"/>
          <w:lang w:val="es-ES"/>
        </w:rPr>
        <w:t xml:space="preserve">Descripción: </w:t>
      </w:r>
      <w:r w:rsidRPr="006B2D73">
        <w:rPr>
          <w:rFonts w:ascii="Times New Roman" w:hAnsi="Times New Roman" w:cs="Times New Roman"/>
          <w:sz w:val="24"/>
          <w:szCs w:val="24"/>
          <w:lang w:val="es-ES"/>
        </w:rPr>
        <w:t>Imaginen una ciudad con un tráfico intenso y complejo, donde se busca mejorar la eficiencia y la seguridad mediante un Sistema de Control de Tráfico Urbano Inteligente (SCTUI). Este sistema debe abordar la coordinación de semáforos, el monitoreo del flujo vehicular y la gestión de emergencias.</w:t>
      </w:r>
    </w:p>
    <w:p w14:paraId="767899A3" w14:textId="77777777" w:rsidR="00FE1BF4" w:rsidRPr="00FE1BF4" w:rsidRDefault="00FE1BF4" w:rsidP="006F3D78">
      <w:pPr>
        <w:tabs>
          <w:tab w:val="left" w:pos="1290"/>
        </w:tabs>
        <w:spacing w:line="360" w:lineRule="auto"/>
        <w:jc w:val="both"/>
        <w:rPr>
          <w:rFonts w:ascii="Times New Roman" w:hAnsi="Times New Roman" w:cs="Times New Roman"/>
          <w:b/>
          <w:bCs/>
          <w:sz w:val="24"/>
          <w:szCs w:val="24"/>
          <w:lang w:val="es-ES"/>
        </w:rPr>
      </w:pPr>
      <w:r w:rsidRPr="00FE1BF4">
        <w:rPr>
          <w:rFonts w:ascii="Times New Roman" w:hAnsi="Times New Roman" w:cs="Times New Roman"/>
          <w:b/>
          <w:bCs/>
          <w:sz w:val="24"/>
          <w:szCs w:val="24"/>
          <w:lang w:val="es-ES"/>
        </w:rPr>
        <w:t>Requerimientos:</w:t>
      </w:r>
    </w:p>
    <w:p w14:paraId="0BAB081D" w14:textId="77777777" w:rsidR="00FE1BF4" w:rsidRPr="00FE1BF4" w:rsidRDefault="00FE1BF4" w:rsidP="006F3D78">
      <w:pPr>
        <w:tabs>
          <w:tab w:val="left" w:pos="1290"/>
        </w:tabs>
        <w:spacing w:line="360" w:lineRule="auto"/>
        <w:jc w:val="both"/>
        <w:rPr>
          <w:rFonts w:ascii="Times New Roman" w:hAnsi="Times New Roman" w:cs="Times New Roman"/>
          <w:b/>
          <w:bCs/>
          <w:sz w:val="24"/>
          <w:szCs w:val="24"/>
          <w:lang w:val="es-ES"/>
        </w:rPr>
      </w:pPr>
      <w:r w:rsidRPr="00FE1BF4">
        <w:rPr>
          <w:rFonts w:ascii="Times New Roman" w:hAnsi="Times New Roman" w:cs="Times New Roman"/>
          <w:b/>
          <w:bCs/>
          <w:sz w:val="24"/>
          <w:szCs w:val="24"/>
          <w:lang w:val="es-ES"/>
        </w:rPr>
        <w:lastRenderedPageBreak/>
        <w:t>1. Sincronización de Semáforos:</w:t>
      </w:r>
    </w:p>
    <w:p w14:paraId="61A1C172" w14:textId="6ECC5FE1" w:rsidR="00FE1BF4" w:rsidRPr="006B2D73" w:rsidRDefault="00FE1BF4" w:rsidP="00FB48C4">
      <w:pPr>
        <w:pStyle w:val="Prrafodelista"/>
        <w:numPr>
          <w:ilvl w:val="0"/>
          <w:numId w:val="4"/>
        </w:numPr>
        <w:tabs>
          <w:tab w:val="left" w:pos="1290"/>
        </w:tabs>
        <w:spacing w:line="360" w:lineRule="auto"/>
        <w:jc w:val="both"/>
        <w:rPr>
          <w:rFonts w:ascii="Times New Roman" w:hAnsi="Times New Roman" w:cs="Times New Roman"/>
          <w:sz w:val="24"/>
          <w:szCs w:val="24"/>
          <w:lang w:val="es-ES"/>
        </w:rPr>
      </w:pPr>
      <w:r w:rsidRPr="006B2D73">
        <w:rPr>
          <w:rFonts w:ascii="Times New Roman" w:hAnsi="Times New Roman" w:cs="Times New Roman"/>
          <w:sz w:val="24"/>
          <w:szCs w:val="24"/>
          <w:lang w:val="es-ES"/>
        </w:rPr>
        <w:t>Los semáforos deben ser sincronizados dinámicamente para optimizar el flujo</w:t>
      </w:r>
      <w:r w:rsidR="006B2D73" w:rsidRPr="006B2D73">
        <w:rPr>
          <w:rFonts w:ascii="Times New Roman" w:hAnsi="Times New Roman" w:cs="Times New Roman"/>
          <w:sz w:val="24"/>
          <w:szCs w:val="24"/>
          <w:lang w:val="es-ES"/>
        </w:rPr>
        <w:t xml:space="preserve"> </w:t>
      </w:r>
      <w:r w:rsidRPr="006B2D73">
        <w:rPr>
          <w:rFonts w:ascii="Times New Roman" w:hAnsi="Times New Roman" w:cs="Times New Roman"/>
          <w:sz w:val="24"/>
          <w:szCs w:val="24"/>
          <w:lang w:val="es-ES"/>
        </w:rPr>
        <w:t>de tráfico en tiempo real.</w:t>
      </w:r>
    </w:p>
    <w:p w14:paraId="7AD6954C" w14:textId="7B96CBBF" w:rsidR="00FE1BF4" w:rsidRPr="006B2D73" w:rsidRDefault="00FE1BF4" w:rsidP="00FB48C4">
      <w:pPr>
        <w:pStyle w:val="Prrafodelista"/>
        <w:numPr>
          <w:ilvl w:val="0"/>
          <w:numId w:val="4"/>
        </w:numPr>
        <w:tabs>
          <w:tab w:val="left" w:pos="1290"/>
        </w:tabs>
        <w:spacing w:line="360" w:lineRule="auto"/>
        <w:jc w:val="both"/>
        <w:rPr>
          <w:rFonts w:ascii="Times New Roman" w:hAnsi="Times New Roman" w:cs="Times New Roman"/>
          <w:sz w:val="24"/>
          <w:szCs w:val="24"/>
          <w:lang w:val="es-ES"/>
        </w:rPr>
      </w:pPr>
      <w:r w:rsidRPr="006B2D73">
        <w:rPr>
          <w:rFonts w:ascii="Times New Roman" w:hAnsi="Times New Roman" w:cs="Times New Roman"/>
          <w:sz w:val="24"/>
          <w:szCs w:val="24"/>
          <w:lang w:val="es-ES"/>
        </w:rPr>
        <w:t>Los cambios en las condiciones del tráfico, como congestiones o eventos</w:t>
      </w:r>
      <w:r w:rsidR="006B2D73" w:rsidRPr="006B2D73">
        <w:rPr>
          <w:rFonts w:ascii="Times New Roman" w:hAnsi="Times New Roman" w:cs="Times New Roman"/>
          <w:sz w:val="24"/>
          <w:szCs w:val="24"/>
          <w:lang w:val="es-ES"/>
        </w:rPr>
        <w:t xml:space="preserve"> </w:t>
      </w:r>
      <w:r w:rsidRPr="006B2D73">
        <w:rPr>
          <w:rFonts w:ascii="Times New Roman" w:hAnsi="Times New Roman" w:cs="Times New Roman"/>
          <w:sz w:val="24"/>
          <w:szCs w:val="24"/>
          <w:lang w:val="es-ES"/>
        </w:rPr>
        <w:t>especiales, deben reflejarse en la sincronización de los semáforos.</w:t>
      </w:r>
    </w:p>
    <w:p w14:paraId="152A7A53" w14:textId="77777777" w:rsidR="00FE1BF4" w:rsidRPr="00FE1BF4" w:rsidRDefault="00FE1BF4" w:rsidP="00FB48C4">
      <w:pPr>
        <w:tabs>
          <w:tab w:val="left" w:pos="1290"/>
        </w:tabs>
        <w:spacing w:line="360" w:lineRule="auto"/>
        <w:jc w:val="both"/>
        <w:rPr>
          <w:rFonts w:ascii="Times New Roman" w:hAnsi="Times New Roman" w:cs="Times New Roman"/>
          <w:b/>
          <w:bCs/>
          <w:sz w:val="24"/>
          <w:szCs w:val="24"/>
          <w:lang w:val="es-ES"/>
        </w:rPr>
      </w:pPr>
      <w:r w:rsidRPr="00FE1BF4">
        <w:rPr>
          <w:rFonts w:ascii="Times New Roman" w:hAnsi="Times New Roman" w:cs="Times New Roman"/>
          <w:b/>
          <w:bCs/>
          <w:sz w:val="24"/>
          <w:szCs w:val="24"/>
          <w:lang w:val="es-ES"/>
        </w:rPr>
        <w:t>2. Detección de Flujo Vehicular:</w:t>
      </w:r>
    </w:p>
    <w:p w14:paraId="30F55B5E" w14:textId="06C714D1" w:rsidR="00FE1BF4" w:rsidRPr="006B2D73" w:rsidRDefault="00FE1BF4" w:rsidP="00FB48C4">
      <w:pPr>
        <w:pStyle w:val="Prrafodelista"/>
        <w:numPr>
          <w:ilvl w:val="0"/>
          <w:numId w:val="5"/>
        </w:numPr>
        <w:tabs>
          <w:tab w:val="left" w:pos="1290"/>
        </w:tabs>
        <w:spacing w:line="360" w:lineRule="auto"/>
        <w:jc w:val="both"/>
        <w:rPr>
          <w:rFonts w:ascii="Times New Roman" w:hAnsi="Times New Roman" w:cs="Times New Roman"/>
          <w:sz w:val="24"/>
          <w:szCs w:val="24"/>
          <w:lang w:val="es-ES"/>
        </w:rPr>
      </w:pPr>
      <w:r w:rsidRPr="006B2D73">
        <w:rPr>
          <w:rFonts w:ascii="Times New Roman" w:hAnsi="Times New Roman" w:cs="Times New Roman"/>
          <w:sz w:val="24"/>
          <w:szCs w:val="24"/>
          <w:lang w:val="es-ES"/>
        </w:rPr>
        <w:t>Se requiere un sistema de detección de vehículos mediante cámaras y sensores</w:t>
      </w:r>
      <w:r w:rsidR="006B2D73" w:rsidRPr="006B2D73">
        <w:rPr>
          <w:rFonts w:ascii="Times New Roman" w:hAnsi="Times New Roman" w:cs="Times New Roman"/>
          <w:sz w:val="24"/>
          <w:szCs w:val="24"/>
          <w:lang w:val="es-ES"/>
        </w:rPr>
        <w:t xml:space="preserve"> </w:t>
      </w:r>
      <w:r w:rsidRPr="006B2D73">
        <w:rPr>
          <w:rFonts w:ascii="Times New Roman" w:hAnsi="Times New Roman" w:cs="Times New Roman"/>
          <w:sz w:val="24"/>
          <w:szCs w:val="24"/>
          <w:lang w:val="es-ES"/>
        </w:rPr>
        <w:t>para monitorear el flujo vehicular en intersecciones.</w:t>
      </w:r>
    </w:p>
    <w:p w14:paraId="088F972D" w14:textId="5EEB6679" w:rsidR="00C96AE5" w:rsidRPr="00DF6759" w:rsidRDefault="00FE1BF4" w:rsidP="00C96AE5">
      <w:pPr>
        <w:pStyle w:val="Prrafodelista"/>
        <w:numPr>
          <w:ilvl w:val="0"/>
          <w:numId w:val="5"/>
        </w:numPr>
        <w:tabs>
          <w:tab w:val="left" w:pos="1290"/>
        </w:tabs>
        <w:spacing w:line="360" w:lineRule="auto"/>
        <w:jc w:val="both"/>
        <w:rPr>
          <w:rFonts w:ascii="Times New Roman" w:hAnsi="Times New Roman" w:cs="Times New Roman"/>
          <w:sz w:val="24"/>
          <w:szCs w:val="24"/>
          <w:lang w:val="es-ES"/>
        </w:rPr>
      </w:pPr>
      <w:r w:rsidRPr="006B2D73">
        <w:rPr>
          <w:rFonts w:ascii="Times New Roman" w:hAnsi="Times New Roman" w:cs="Times New Roman"/>
          <w:sz w:val="24"/>
          <w:szCs w:val="24"/>
          <w:lang w:val="es-ES"/>
        </w:rPr>
        <w:t>El sistema debe ser capaz de analizar patrones de tráfico y ajustar la</w:t>
      </w:r>
      <w:r w:rsidR="006B2D73" w:rsidRPr="006B2D73">
        <w:rPr>
          <w:rFonts w:ascii="Times New Roman" w:hAnsi="Times New Roman" w:cs="Times New Roman"/>
          <w:sz w:val="24"/>
          <w:szCs w:val="24"/>
          <w:lang w:val="es-ES"/>
        </w:rPr>
        <w:t xml:space="preserve"> </w:t>
      </w:r>
      <w:r w:rsidRPr="006B2D73">
        <w:rPr>
          <w:rFonts w:ascii="Times New Roman" w:hAnsi="Times New Roman" w:cs="Times New Roman"/>
          <w:sz w:val="24"/>
          <w:szCs w:val="24"/>
          <w:lang w:val="es-ES"/>
        </w:rPr>
        <w:t>sincronización de semáforos en consecuencia.</w:t>
      </w:r>
    </w:p>
    <w:p w14:paraId="3355EA09" w14:textId="77777777" w:rsidR="00FE1BF4" w:rsidRPr="00FE1BF4" w:rsidRDefault="00FE1BF4" w:rsidP="00FB48C4">
      <w:pPr>
        <w:tabs>
          <w:tab w:val="left" w:pos="1290"/>
        </w:tabs>
        <w:spacing w:line="360" w:lineRule="auto"/>
        <w:jc w:val="both"/>
        <w:rPr>
          <w:rFonts w:ascii="Times New Roman" w:hAnsi="Times New Roman" w:cs="Times New Roman"/>
          <w:b/>
          <w:bCs/>
          <w:sz w:val="24"/>
          <w:szCs w:val="24"/>
          <w:lang w:val="es-ES"/>
        </w:rPr>
      </w:pPr>
      <w:r w:rsidRPr="00FE1BF4">
        <w:rPr>
          <w:rFonts w:ascii="Times New Roman" w:hAnsi="Times New Roman" w:cs="Times New Roman"/>
          <w:b/>
          <w:bCs/>
          <w:sz w:val="24"/>
          <w:szCs w:val="24"/>
          <w:lang w:val="es-ES"/>
        </w:rPr>
        <w:t>3. Gestión de Emergencias:</w:t>
      </w:r>
    </w:p>
    <w:p w14:paraId="7269CC77" w14:textId="74EB3000" w:rsidR="00FE1BF4" w:rsidRPr="00504CD6" w:rsidRDefault="00FE1BF4" w:rsidP="00FB48C4">
      <w:pPr>
        <w:pStyle w:val="Prrafodelista"/>
        <w:numPr>
          <w:ilvl w:val="0"/>
          <w:numId w:val="6"/>
        </w:numPr>
        <w:tabs>
          <w:tab w:val="left" w:pos="1290"/>
        </w:tabs>
        <w:spacing w:line="360" w:lineRule="auto"/>
        <w:jc w:val="both"/>
        <w:rPr>
          <w:rFonts w:ascii="Times New Roman" w:hAnsi="Times New Roman" w:cs="Times New Roman"/>
          <w:sz w:val="24"/>
          <w:szCs w:val="24"/>
          <w:lang w:val="es-ES"/>
        </w:rPr>
      </w:pPr>
      <w:r w:rsidRPr="00504CD6">
        <w:rPr>
          <w:rFonts w:ascii="Times New Roman" w:hAnsi="Times New Roman" w:cs="Times New Roman"/>
          <w:sz w:val="24"/>
          <w:szCs w:val="24"/>
          <w:lang w:val="es-ES"/>
        </w:rPr>
        <w:t>Se deben implementar protocolos para priorizar vehículos de emergencia</w:t>
      </w:r>
      <w:r w:rsidR="00504CD6" w:rsidRPr="00504CD6">
        <w:rPr>
          <w:rFonts w:ascii="Times New Roman" w:hAnsi="Times New Roman" w:cs="Times New Roman"/>
          <w:sz w:val="24"/>
          <w:szCs w:val="24"/>
          <w:lang w:val="es-ES"/>
        </w:rPr>
        <w:t xml:space="preserve"> </w:t>
      </w:r>
      <w:r w:rsidRPr="00504CD6">
        <w:rPr>
          <w:rFonts w:ascii="Times New Roman" w:hAnsi="Times New Roman" w:cs="Times New Roman"/>
          <w:sz w:val="24"/>
          <w:szCs w:val="24"/>
          <w:lang w:val="es-ES"/>
        </w:rPr>
        <w:t>(ambulancias, bomberos, policía) y garantizar su paso seguro a través de las</w:t>
      </w:r>
      <w:r w:rsidR="00504CD6" w:rsidRPr="00504CD6">
        <w:rPr>
          <w:rFonts w:ascii="Times New Roman" w:hAnsi="Times New Roman" w:cs="Times New Roman"/>
          <w:sz w:val="24"/>
          <w:szCs w:val="24"/>
          <w:lang w:val="es-ES"/>
        </w:rPr>
        <w:t xml:space="preserve"> </w:t>
      </w:r>
      <w:r w:rsidRPr="00504CD6">
        <w:rPr>
          <w:rFonts w:ascii="Times New Roman" w:hAnsi="Times New Roman" w:cs="Times New Roman"/>
          <w:sz w:val="24"/>
          <w:szCs w:val="24"/>
          <w:lang w:val="es-ES"/>
        </w:rPr>
        <w:t>intersecciones.</w:t>
      </w:r>
    </w:p>
    <w:p w14:paraId="29DECC37" w14:textId="32EC64A4" w:rsidR="00FE1BF4" w:rsidRPr="00504CD6" w:rsidRDefault="00FE1BF4" w:rsidP="00FB48C4">
      <w:pPr>
        <w:pStyle w:val="Prrafodelista"/>
        <w:numPr>
          <w:ilvl w:val="0"/>
          <w:numId w:val="6"/>
        </w:numPr>
        <w:tabs>
          <w:tab w:val="left" w:pos="1290"/>
        </w:tabs>
        <w:spacing w:line="360" w:lineRule="auto"/>
        <w:jc w:val="both"/>
        <w:rPr>
          <w:rFonts w:ascii="Times New Roman" w:hAnsi="Times New Roman" w:cs="Times New Roman"/>
          <w:sz w:val="24"/>
          <w:szCs w:val="24"/>
          <w:lang w:val="es-ES"/>
        </w:rPr>
      </w:pPr>
      <w:r w:rsidRPr="00504CD6">
        <w:rPr>
          <w:rFonts w:ascii="Times New Roman" w:hAnsi="Times New Roman" w:cs="Times New Roman"/>
          <w:sz w:val="24"/>
          <w:szCs w:val="24"/>
          <w:lang w:val="es-ES"/>
        </w:rPr>
        <w:t>El sistema debe tener la capacidad de identificar y responder rápidamente a</w:t>
      </w:r>
      <w:r w:rsidR="00504CD6" w:rsidRPr="00504CD6">
        <w:rPr>
          <w:rFonts w:ascii="Times New Roman" w:hAnsi="Times New Roman" w:cs="Times New Roman"/>
          <w:sz w:val="24"/>
          <w:szCs w:val="24"/>
          <w:lang w:val="es-ES"/>
        </w:rPr>
        <w:t xml:space="preserve"> </w:t>
      </w:r>
      <w:r w:rsidRPr="00504CD6">
        <w:rPr>
          <w:rFonts w:ascii="Times New Roman" w:hAnsi="Times New Roman" w:cs="Times New Roman"/>
          <w:sz w:val="24"/>
          <w:szCs w:val="24"/>
          <w:lang w:val="es-ES"/>
        </w:rPr>
        <w:t>situaciones de emergencia.</w:t>
      </w:r>
    </w:p>
    <w:p w14:paraId="634D122D" w14:textId="77777777" w:rsidR="00FE1BF4" w:rsidRPr="00FE1BF4" w:rsidRDefault="00FE1BF4" w:rsidP="00FB48C4">
      <w:pPr>
        <w:tabs>
          <w:tab w:val="left" w:pos="1290"/>
        </w:tabs>
        <w:spacing w:line="360" w:lineRule="auto"/>
        <w:jc w:val="both"/>
        <w:rPr>
          <w:rFonts w:ascii="Times New Roman" w:hAnsi="Times New Roman" w:cs="Times New Roman"/>
          <w:b/>
          <w:bCs/>
          <w:sz w:val="24"/>
          <w:szCs w:val="24"/>
          <w:lang w:val="es-ES"/>
        </w:rPr>
      </w:pPr>
      <w:r w:rsidRPr="00FE1BF4">
        <w:rPr>
          <w:rFonts w:ascii="Times New Roman" w:hAnsi="Times New Roman" w:cs="Times New Roman"/>
          <w:b/>
          <w:bCs/>
          <w:sz w:val="24"/>
          <w:szCs w:val="24"/>
          <w:lang w:val="es-ES"/>
        </w:rPr>
        <w:t>4. Integración con Sistemas Externos:</w:t>
      </w:r>
    </w:p>
    <w:p w14:paraId="5C68A3A8" w14:textId="08DABC4F" w:rsidR="00FE1BF4" w:rsidRPr="00773A1C" w:rsidRDefault="00FE1BF4" w:rsidP="00FB48C4">
      <w:pPr>
        <w:pStyle w:val="Prrafodelista"/>
        <w:numPr>
          <w:ilvl w:val="0"/>
          <w:numId w:val="7"/>
        </w:numPr>
        <w:tabs>
          <w:tab w:val="left" w:pos="1290"/>
        </w:tabs>
        <w:spacing w:line="360" w:lineRule="auto"/>
        <w:jc w:val="both"/>
        <w:rPr>
          <w:rFonts w:ascii="Times New Roman" w:hAnsi="Times New Roman" w:cs="Times New Roman"/>
          <w:sz w:val="24"/>
          <w:szCs w:val="24"/>
          <w:lang w:val="es-ES"/>
        </w:rPr>
      </w:pPr>
      <w:r w:rsidRPr="00773A1C">
        <w:rPr>
          <w:rFonts w:ascii="Times New Roman" w:hAnsi="Times New Roman" w:cs="Times New Roman"/>
          <w:sz w:val="24"/>
          <w:szCs w:val="24"/>
          <w:lang w:val="es-ES"/>
        </w:rPr>
        <w:t>El SCTUI debe integrarse con sistemas externos, como bases de datos de</w:t>
      </w:r>
      <w:r w:rsidR="00773A1C" w:rsidRPr="00773A1C">
        <w:rPr>
          <w:rFonts w:ascii="Times New Roman" w:hAnsi="Times New Roman" w:cs="Times New Roman"/>
          <w:sz w:val="24"/>
          <w:szCs w:val="24"/>
          <w:lang w:val="es-ES"/>
        </w:rPr>
        <w:t xml:space="preserve"> </w:t>
      </w:r>
      <w:r w:rsidRPr="00773A1C">
        <w:rPr>
          <w:rFonts w:ascii="Times New Roman" w:hAnsi="Times New Roman" w:cs="Times New Roman"/>
          <w:sz w:val="24"/>
          <w:szCs w:val="24"/>
          <w:lang w:val="es-ES"/>
        </w:rPr>
        <w:t>eventos especiales, servicios meteorológicos y mapas de tráfico en tiempo</w:t>
      </w:r>
      <w:r w:rsidR="00773A1C" w:rsidRPr="00773A1C">
        <w:rPr>
          <w:rFonts w:ascii="Times New Roman" w:hAnsi="Times New Roman" w:cs="Times New Roman"/>
          <w:sz w:val="24"/>
          <w:szCs w:val="24"/>
          <w:lang w:val="es-ES"/>
        </w:rPr>
        <w:t xml:space="preserve"> </w:t>
      </w:r>
      <w:r w:rsidRPr="00773A1C">
        <w:rPr>
          <w:rFonts w:ascii="Times New Roman" w:hAnsi="Times New Roman" w:cs="Times New Roman"/>
          <w:sz w:val="24"/>
          <w:szCs w:val="24"/>
          <w:lang w:val="es-ES"/>
        </w:rPr>
        <w:t>real.</w:t>
      </w:r>
    </w:p>
    <w:p w14:paraId="0D43CD6E" w14:textId="65820324" w:rsidR="00FE1BF4" w:rsidRPr="00773A1C" w:rsidRDefault="00FE1BF4" w:rsidP="00FB48C4">
      <w:pPr>
        <w:pStyle w:val="Prrafodelista"/>
        <w:numPr>
          <w:ilvl w:val="0"/>
          <w:numId w:val="7"/>
        </w:numPr>
        <w:tabs>
          <w:tab w:val="left" w:pos="1290"/>
        </w:tabs>
        <w:spacing w:line="360" w:lineRule="auto"/>
        <w:jc w:val="both"/>
        <w:rPr>
          <w:rFonts w:ascii="Times New Roman" w:hAnsi="Times New Roman" w:cs="Times New Roman"/>
          <w:sz w:val="24"/>
          <w:szCs w:val="24"/>
          <w:lang w:val="es-ES"/>
        </w:rPr>
      </w:pPr>
      <w:r w:rsidRPr="00773A1C">
        <w:rPr>
          <w:rFonts w:ascii="Times New Roman" w:hAnsi="Times New Roman" w:cs="Times New Roman"/>
          <w:sz w:val="24"/>
          <w:szCs w:val="24"/>
          <w:lang w:val="es-ES"/>
        </w:rPr>
        <w:t>La información de estos sistemas externos debe utilizarse para tomar</w:t>
      </w:r>
      <w:r w:rsidR="00773A1C" w:rsidRPr="00773A1C">
        <w:rPr>
          <w:rFonts w:ascii="Times New Roman" w:hAnsi="Times New Roman" w:cs="Times New Roman"/>
          <w:sz w:val="24"/>
          <w:szCs w:val="24"/>
          <w:lang w:val="es-ES"/>
        </w:rPr>
        <w:t xml:space="preserve"> </w:t>
      </w:r>
      <w:r w:rsidRPr="00773A1C">
        <w:rPr>
          <w:rFonts w:ascii="Times New Roman" w:hAnsi="Times New Roman" w:cs="Times New Roman"/>
          <w:sz w:val="24"/>
          <w:szCs w:val="24"/>
          <w:lang w:val="es-ES"/>
        </w:rPr>
        <w:t>decisiones informadas sobre la sincronización de semáforos.</w:t>
      </w:r>
    </w:p>
    <w:p w14:paraId="7D2CB266" w14:textId="77777777" w:rsidR="00FE1BF4" w:rsidRPr="00FE1BF4" w:rsidRDefault="00FE1BF4" w:rsidP="00FB48C4">
      <w:pPr>
        <w:tabs>
          <w:tab w:val="left" w:pos="1290"/>
        </w:tabs>
        <w:spacing w:line="360" w:lineRule="auto"/>
        <w:jc w:val="both"/>
        <w:rPr>
          <w:rFonts w:ascii="Times New Roman" w:hAnsi="Times New Roman" w:cs="Times New Roman"/>
          <w:b/>
          <w:bCs/>
          <w:sz w:val="24"/>
          <w:szCs w:val="24"/>
          <w:lang w:val="es-ES"/>
        </w:rPr>
      </w:pPr>
      <w:r w:rsidRPr="00FE1BF4">
        <w:rPr>
          <w:rFonts w:ascii="Times New Roman" w:hAnsi="Times New Roman" w:cs="Times New Roman"/>
          <w:b/>
          <w:bCs/>
          <w:sz w:val="24"/>
          <w:szCs w:val="24"/>
          <w:lang w:val="es-ES"/>
        </w:rPr>
        <w:t>5. Visualización en Tiempo Real:</w:t>
      </w:r>
    </w:p>
    <w:p w14:paraId="3C648058" w14:textId="3147A6D2" w:rsidR="00FE1BF4" w:rsidRPr="004E6092" w:rsidRDefault="00FE1BF4" w:rsidP="00FB48C4">
      <w:pPr>
        <w:pStyle w:val="Prrafodelista"/>
        <w:numPr>
          <w:ilvl w:val="0"/>
          <w:numId w:val="8"/>
        </w:numPr>
        <w:tabs>
          <w:tab w:val="left" w:pos="1290"/>
        </w:tabs>
        <w:spacing w:line="360" w:lineRule="auto"/>
        <w:jc w:val="both"/>
        <w:rPr>
          <w:rFonts w:ascii="Times New Roman" w:hAnsi="Times New Roman" w:cs="Times New Roman"/>
          <w:sz w:val="24"/>
          <w:szCs w:val="24"/>
          <w:lang w:val="es-ES"/>
        </w:rPr>
      </w:pPr>
      <w:r w:rsidRPr="004E6092">
        <w:rPr>
          <w:rFonts w:ascii="Times New Roman" w:hAnsi="Times New Roman" w:cs="Times New Roman"/>
          <w:sz w:val="24"/>
          <w:szCs w:val="24"/>
          <w:lang w:val="es-ES"/>
        </w:rPr>
        <w:t>Se requiere una interfaz de usuario para visualizar el estado del tráfico y la</w:t>
      </w:r>
      <w:r w:rsidR="004E6092" w:rsidRPr="004E6092">
        <w:rPr>
          <w:rFonts w:ascii="Times New Roman" w:hAnsi="Times New Roman" w:cs="Times New Roman"/>
          <w:sz w:val="24"/>
          <w:szCs w:val="24"/>
          <w:lang w:val="es-ES"/>
        </w:rPr>
        <w:t xml:space="preserve"> </w:t>
      </w:r>
      <w:r w:rsidRPr="004E6092">
        <w:rPr>
          <w:rFonts w:ascii="Times New Roman" w:hAnsi="Times New Roman" w:cs="Times New Roman"/>
          <w:sz w:val="24"/>
          <w:szCs w:val="24"/>
          <w:lang w:val="es-ES"/>
        </w:rPr>
        <w:t>sincronización de semáforos en tiempo real.</w:t>
      </w:r>
    </w:p>
    <w:p w14:paraId="792C25CA" w14:textId="6D4221D5" w:rsidR="00D729C6" w:rsidRDefault="00FE1BF4" w:rsidP="00FB48C4">
      <w:pPr>
        <w:pStyle w:val="Prrafodelista"/>
        <w:numPr>
          <w:ilvl w:val="0"/>
          <w:numId w:val="8"/>
        </w:numPr>
        <w:tabs>
          <w:tab w:val="left" w:pos="1290"/>
        </w:tabs>
        <w:spacing w:line="360" w:lineRule="auto"/>
        <w:jc w:val="both"/>
        <w:rPr>
          <w:rFonts w:ascii="Times New Roman" w:hAnsi="Times New Roman" w:cs="Times New Roman"/>
          <w:sz w:val="24"/>
          <w:szCs w:val="24"/>
          <w:lang w:val="es-ES"/>
        </w:rPr>
      </w:pPr>
      <w:r w:rsidRPr="004E6092">
        <w:rPr>
          <w:rFonts w:ascii="Times New Roman" w:hAnsi="Times New Roman" w:cs="Times New Roman"/>
          <w:sz w:val="24"/>
          <w:szCs w:val="24"/>
          <w:lang w:val="es-ES"/>
        </w:rPr>
        <w:t>La interfaz debe ser accesible para operadores y autoridades de tráfico para</w:t>
      </w:r>
      <w:r w:rsidR="004E6092" w:rsidRPr="004E6092">
        <w:rPr>
          <w:rFonts w:ascii="Times New Roman" w:hAnsi="Times New Roman" w:cs="Times New Roman"/>
          <w:sz w:val="24"/>
          <w:szCs w:val="24"/>
          <w:lang w:val="es-ES"/>
        </w:rPr>
        <w:t xml:space="preserve"> </w:t>
      </w:r>
      <w:r w:rsidRPr="004E6092">
        <w:rPr>
          <w:rFonts w:ascii="Times New Roman" w:hAnsi="Times New Roman" w:cs="Times New Roman"/>
          <w:sz w:val="24"/>
          <w:szCs w:val="24"/>
          <w:lang w:val="es-ES"/>
        </w:rPr>
        <w:t>tomar decisiones y realizar ajustes según sea necesario.</w:t>
      </w:r>
    </w:p>
    <w:p w14:paraId="437AC055" w14:textId="77777777" w:rsidR="006F3D78" w:rsidRDefault="006F3D78" w:rsidP="006F3D78">
      <w:pPr>
        <w:tabs>
          <w:tab w:val="left" w:pos="1290"/>
        </w:tabs>
        <w:spacing w:line="360" w:lineRule="auto"/>
        <w:jc w:val="both"/>
        <w:rPr>
          <w:rFonts w:ascii="Times New Roman" w:hAnsi="Times New Roman" w:cs="Times New Roman"/>
          <w:sz w:val="24"/>
          <w:szCs w:val="24"/>
          <w:lang w:val="es-ES"/>
        </w:rPr>
      </w:pPr>
    </w:p>
    <w:p w14:paraId="524F7525" w14:textId="77777777" w:rsidR="00A32C2D" w:rsidRDefault="00A32C2D" w:rsidP="006F3D78">
      <w:pPr>
        <w:tabs>
          <w:tab w:val="left" w:pos="1290"/>
        </w:tabs>
        <w:spacing w:line="360" w:lineRule="auto"/>
        <w:jc w:val="both"/>
        <w:rPr>
          <w:rFonts w:ascii="Times New Roman" w:hAnsi="Times New Roman" w:cs="Times New Roman"/>
          <w:sz w:val="24"/>
          <w:szCs w:val="24"/>
          <w:lang w:val="es-ES"/>
        </w:rPr>
      </w:pPr>
    </w:p>
    <w:p w14:paraId="4342AA67" w14:textId="77777777" w:rsidR="00A32C2D" w:rsidRPr="006F3D78" w:rsidRDefault="00A32C2D" w:rsidP="006F3D78">
      <w:pPr>
        <w:tabs>
          <w:tab w:val="left" w:pos="1290"/>
        </w:tabs>
        <w:spacing w:line="360" w:lineRule="auto"/>
        <w:jc w:val="both"/>
        <w:rPr>
          <w:rFonts w:ascii="Times New Roman" w:hAnsi="Times New Roman" w:cs="Times New Roman"/>
          <w:sz w:val="24"/>
          <w:szCs w:val="24"/>
          <w:lang w:val="es-ES"/>
        </w:rPr>
      </w:pPr>
    </w:p>
    <w:p w14:paraId="50DB9E69" w14:textId="10008261" w:rsidR="00D729C6" w:rsidRDefault="00D729C6" w:rsidP="00FB48C4">
      <w:pPr>
        <w:pStyle w:val="Ttulo3"/>
        <w:spacing w:line="360" w:lineRule="auto"/>
      </w:pPr>
      <w:bookmarkStart w:id="290" w:name="_Toc159327577"/>
      <w:bookmarkStart w:id="291" w:name="_Toc159708304"/>
      <w:r w:rsidRPr="00EE6A5C">
        <w:lastRenderedPageBreak/>
        <w:t>Modelo</w:t>
      </w:r>
      <w:bookmarkEnd w:id="290"/>
      <w:bookmarkEnd w:id="291"/>
    </w:p>
    <w:p w14:paraId="5B9CA96C" w14:textId="34B54252" w:rsidR="00B603F3" w:rsidRDefault="00C96AE5" w:rsidP="00B603F3">
      <w:r>
        <w:rPr>
          <w:noProof/>
        </w:rPr>
        <mc:AlternateContent>
          <mc:Choice Requires="wps">
            <w:drawing>
              <wp:anchor distT="0" distB="0" distL="114300" distR="114300" simplePos="0" relativeHeight="251710976" behindDoc="0" locked="0" layoutInCell="1" allowOverlap="1" wp14:anchorId="28BE158A" wp14:editId="323B6A4A">
                <wp:simplePos x="0" y="0"/>
                <wp:positionH relativeFrom="column">
                  <wp:posOffset>217805</wp:posOffset>
                </wp:positionH>
                <wp:positionV relativeFrom="paragraph">
                  <wp:posOffset>3928110</wp:posOffset>
                </wp:positionV>
                <wp:extent cx="5287645" cy="635"/>
                <wp:effectExtent l="0" t="0" r="0" b="0"/>
                <wp:wrapNone/>
                <wp:docPr id="1359770437" name="Cuadro de texto 1"/>
                <wp:cNvGraphicFramePr/>
                <a:graphic xmlns:a="http://schemas.openxmlformats.org/drawingml/2006/main">
                  <a:graphicData uri="http://schemas.microsoft.com/office/word/2010/wordprocessingShape">
                    <wps:wsp>
                      <wps:cNvSpPr txBox="1"/>
                      <wps:spPr>
                        <a:xfrm>
                          <a:off x="0" y="0"/>
                          <a:ext cx="5287645" cy="635"/>
                        </a:xfrm>
                        <a:prstGeom prst="rect">
                          <a:avLst/>
                        </a:prstGeom>
                        <a:solidFill>
                          <a:prstClr val="white"/>
                        </a:solidFill>
                        <a:ln>
                          <a:noFill/>
                        </a:ln>
                      </wps:spPr>
                      <wps:txbx>
                        <w:txbxContent>
                          <w:p w14:paraId="0555D398" w14:textId="3D6B935D" w:rsidR="00C96AE5" w:rsidRDefault="00C96AE5" w:rsidP="00C96AE5">
                            <w:pPr>
                              <w:pStyle w:val="Descripcin"/>
                              <w:spacing w:after="0"/>
                              <w:jc w:val="center"/>
                            </w:pPr>
                            <w:bookmarkStart w:id="292" w:name="_Toc159327472"/>
                            <w:bookmarkStart w:id="293" w:name="_Toc159628321"/>
                            <w:bookmarkStart w:id="294" w:name="_Toc159628405"/>
                            <w:bookmarkStart w:id="295" w:name="_Toc159708710"/>
                            <w:r>
                              <w:t xml:space="preserve">Ilustración </w:t>
                            </w:r>
                            <w:r>
                              <w:fldChar w:fldCharType="begin"/>
                            </w:r>
                            <w:r>
                              <w:instrText xml:space="preserve"> SEQ Ilustración \* ARABIC </w:instrText>
                            </w:r>
                            <w:r>
                              <w:fldChar w:fldCharType="separate"/>
                            </w:r>
                            <w:r w:rsidR="00231346">
                              <w:rPr>
                                <w:noProof/>
                              </w:rPr>
                              <w:t>38</w:t>
                            </w:r>
                            <w:r>
                              <w:fldChar w:fldCharType="end"/>
                            </w:r>
                            <w:r>
                              <w:t xml:space="preserve"> Diagrama BPMN de </w:t>
                            </w:r>
                            <w:r w:rsidRPr="0039501D">
                              <w:t>Sistema de Control de Tráfico Urbano Inteligente</w:t>
                            </w:r>
                            <w:bookmarkEnd w:id="292"/>
                            <w:bookmarkEnd w:id="293"/>
                            <w:bookmarkEnd w:id="294"/>
                            <w:bookmarkEnd w:id="295"/>
                          </w:p>
                          <w:p w14:paraId="78163F3D" w14:textId="77777777" w:rsidR="00C96AE5" w:rsidRPr="007207EF" w:rsidRDefault="00C96AE5" w:rsidP="00C96AE5">
                            <w:pPr>
                              <w:pStyle w:val="Descripcin"/>
                              <w:spacing w:after="0"/>
                              <w:jc w:val="center"/>
                              <w:rPr>
                                <w:noProof/>
                              </w:rPr>
                            </w:pPr>
                            <w:r w:rsidRPr="004E40A0">
                              <w:t>Realizado por LETURNE PLUAS JHON BYRON &amp; CHICA VALFRE VALESKA SOFIA</w:t>
                            </w:r>
                          </w:p>
                          <w:p w14:paraId="4771E976" w14:textId="77777777" w:rsidR="00C96AE5" w:rsidRPr="00C96AE5" w:rsidRDefault="00C96AE5" w:rsidP="00C96AE5"/>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E158A" id="_x0000_s1043" type="#_x0000_t202" style="position:absolute;margin-left:17.15pt;margin-top:309.3pt;width:416.35pt;height:.05pt;z-index:25171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" stroked="f">
                <v:textbox style="mso-fit-shape-to-text:t" inset="0,0,0,0">
                  <w:txbxContent>
                    <w:p w14:paraId="0555D398" w14:textId="3D6B935D" w:rsidR="00C96AE5" w:rsidRDefault="00C96AE5" w:rsidP="00C96AE5">
                      <w:pPr>
                        <w:pStyle w:val="Descripcin"/>
                        <w:spacing w:after="0"/>
                        <w:jc w:val="center"/>
                      </w:pPr>
                      <w:bookmarkStart w:id="296" w:name="_Toc159327472"/>
                      <w:bookmarkStart w:id="297" w:name="_Toc159628321"/>
                      <w:bookmarkStart w:id="298" w:name="_Toc159628405"/>
                      <w:bookmarkStart w:id="299" w:name="_Toc159708710"/>
                      <w:r>
                        <w:t xml:space="preserve">Ilustración </w:t>
                      </w:r>
                      <w:r>
                        <w:fldChar w:fldCharType="begin"/>
                      </w:r>
                      <w:r>
                        <w:instrText xml:space="preserve"> SEQ Ilustración \* ARABIC </w:instrText>
                      </w:r>
                      <w:r>
                        <w:fldChar w:fldCharType="separate"/>
                      </w:r>
                      <w:r w:rsidR="00231346">
                        <w:rPr>
                          <w:noProof/>
                        </w:rPr>
                        <w:t>38</w:t>
                      </w:r>
                      <w:r>
                        <w:fldChar w:fldCharType="end"/>
                      </w:r>
                      <w:r>
                        <w:t xml:space="preserve"> Diagrama BPMN de </w:t>
                      </w:r>
                      <w:r w:rsidRPr="0039501D">
                        <w:t>Sistema de Control de Tráfico Urbano Inteligente</w:t>
                      </w:r>
                      <w:bookmarkEnd w:id="296"/>
                      <w:bookmarkEnd w:id="297"/>
                      <w:bookmarkEnd w:id="298"/>
                      <w:bookmarkEnd w:id="299"/>
                    </w:p>
                    <w:p w14:paraId="78163F3D" w14:textId="77777777" w:rsidR="00C96AE5" w:rsidRPr="007207EF" w:rsidRDefault="00C96AE5" w:rsidP="00C96AE5">
                      <w:pPr>
                        <w:pStyle w:val="Descripcin"/>
                        <w:spacing w:after="0"/>
                        <w:jc w:val="center"/>
                        <w:rPr>
                          <w:noProof/>
                        </w:rPr>
                      </w:pPr>
                      <w:r w:rsidRPr="004E40A0">
                        <w:t>Realizado por LETURNE PLUAS JHON BYRON &amp; CHICA VALFRE VALESKA SOFIA</w:t>
                      </w:r>
                    </w:p>
                    <w:p w14:paraId="4771E976" w14:textId="77777777" w:rsidR="00C96AE5" w:rsidRPr="00C96AE5" w:rsidRDefault="00C96AE5" w:rsidP="00C96AE5"/>
                  </w:txbxContent>
                </v:textbox>
              </v:shape>
            </w:pict>
          </mc:Fallback>
        </mc:AlternateContent>
      </w:r>
      <w:r>
        <w:rPr>
          <w:noProof/>
        </w:rPr>
        <w:drawing>
          <wp:anchor distT="0" distB="0" distL="114300" distR="114300" simplePos="0" relativeHeight="251706880" behindDoc="0" locked="0" layoutInCell="1" allowOverlap="1" wp14:anchorId="35B4DEC3" wp14:editId="1BFFE439">
            <wp:simplePos x="0" y="0"/>
            <wp:positionH relativeFrom="margin">
              <wp:align>center</wp:align>
            </wp:positionH>
            <wp:positionV relativeFrom="paragraph">
              <wp:posOffset>51435</wp:posOffset>
            </wp:positionV>
            <wp:extent cx="5288206" cy="3819525"/>
            <wp:effectExtent l="0" t="0" r="8255" b="0"/>
            <wp:wrapNone/>
            <wp:docPr id="20158509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50925" name="Imagen 2015850925"/>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288206" cy="3819525"/>
                    </a:xfrm>
                    <a:prstGeom prst="rect">
                      <a:avLst/>
                    </a:prstGeom>
                  </pic:spPr>
                </pic:pic>
              </a:graphicData>
            </a:graphic>
            <wp14:sizeRelH relativeFrom="page">
              <wp14:pctWidth>0</wp14:pctWidth>
            </wp14:sizeRelH>
            <wp14:sizeRelV relativeFrom="page">
              <wp14:pctHeight>0</wp14:pctHeight>
            </wp14:sizeRelV>
          </wp:anchor>
        </w:drawing>
      </w:r>
    </w:p>
    <w:p w14:paraId="74C3CA87" w14:textId="55E6D20E" w:rsidR="00B603F3" w:rsidRDefault="00B603F3" w:rsidP="00B603F3"/>
    <w:p w14:paraId="289B30A7" w14:textId="045B2C3F" w:rsidR="00C96AE5" w:rsidRDefault="00C96AE5" w:rsidP="00B603F3"/>
    <w:p w14:paraId="591577CC" w14:textId="38C36736" w:rsidR="00C96AE5" w:rsidRDefault="00C96AE5" w:rsidP="00B603F3"/>
    <w:p w14:paraId="017733F8" w14:textId="668D9256" w:rsidR="00C96AE5" w:rsidRDefault="00C96AE5" w:rsidP="00B603F3"/>
    <w:p w14:paraId="15B998D2" w14:textId="304C9756" w:rsidR="00C96AE5" w:rsidRDefault="00C96AE5" w:rsidP="00B603F3"/>
    <w:p w14:paraId="06683248" w14:textId="77777777" w:rsidR="00C96AE5" w:rsidRDefault="00C96AE5" w:rsidP="00B603F3"/>
    <w:p w14:paraId="323CA04B" w14:textId="77777777" w:rsidR="00C96AE5" w:rsidRDefault="00C96AE5" w:rsidP="00B603F3"/>
    <w:p w14:paraId="15F1E6D6" w14:textId="6DC26F2C" w:rsidR="00C96AE5" w:rsidRDefault="00C96AE5" w:rsidP="00B603F3"/>
    <w:p w14:paraId="0D43A6A5" w14:textId="77777777" w:rsidR="00C96AE5" w:rsidRDefault="00C96AE5" w:rsidP="00B603F3"/>
    <w:p w14:paraId="3DE4AEA5" w14:textId="77777777" w:rsidR="00C96AE5" w:rsidRDefault="00C96AE5" w:rsidP="00B603F3"/>
    <w:p w14:paraId="48A0669B" w14:textId="27493065" w:rsidR="00C96AE5" w:rsidRDefault="00C96AE5" w:rsidP="00B603F3"/>
    <w:p w14:paraId="5F410802" w14:textId="77777777" w:rsidR="00C96AE5" w:rsidRDefault="00C96AE5" w:rsidP="00B603F3"/>
    <w:p w14:paraId="7270BDFD" w14:textId="2720BCFF" w:rsidR="00CA63FB" w:rsidRDefault="00CA63FB" w:rsidP="007C0F10">
      <w:pPr>
        <w:pStyle w:val="Ttulo3"/>
        <w:numPr>
          <w:ilvl w:val="0"/>
          <w:numId w:val="0"/>
        </w:numPr>
      </w:pPr>
    </w:p>
    <w:p w14:paraId="21AF40C9" w14:textId="77777777" w:rsidR="00DF6759" w:rsidRDefault="00DF6759" w:rsidP="00DF6759"/>
    <w:p w14:paraId="6EF78727" w14:textId="77777777" w:rsidR="00DF6759" w:rsidRPr="00DF6759" w:rsidRDefault="00DF6759" w:rsidP="00DF6759"/>
    <w:p w14:paraId="21F82CB3" w14:textId="7B9C3E52" w:rsidR="00CA63FB" w:rsidRDefault="00CA63FB" w:rsidP="00531E5B">
      <w:pPr>
        <w:pStyle w:val="Ttulo2"/>
        <w:spacing w:line="360" w:lineRule="auto"/>
      </w:pPr>
      <w:bookmarkStart w:id="300" w:name="_Toc159327579"/>
      <w:bookmarkStart w:id="301" w:name="_Toc159708305"/>
      <w:r w:rsidRPr="00CA63FB">
        <w:t>Problema: Evaluación de solicitud de créditos</w:t>
      </w:r>
      <w:bookmarkEnd w:id="300"/>
      <w:bookmarkEnd w:id="301"/>
    </w:p>
    <w:p w14:paraId="594DEB74" w14:textId="77777777" w:rsidR="00531E5B" w:rsidRPr="00531E5B" w:rsidRDefault="00531E5B" w:rsidP="00531E5B">
      <w:pPr>
        <w:spacing w:line="360" w:lineRule="auto"/>
        <w:jc w:val="both"/>
        <w:rPr>
          <w:rFonts w:ascii="Times New Roman" w:hAnsi="Times New Roman" w:cs="Times New Roman"/>
          <w:sz w:val="24"/>
          <w:szCs w:val="24"/>
        </w:rPr>
      </w:pPr>
      <w:r w:rsidRPr="00531E5B">
        <w:rPr>
          <w:rFonts w:ascii="Times New Roman" w:hAnsi="Times New Roman" w:cs="Times New Roman"/>
          <w:sz w:val="24"/>
          <w:szCs w:val="24"/>
        </w:rPr>
        <w:t>Cuando el banco recibe la solicitud de crédito de un cliente procede a solicitar algunos documentos. Si el cliente no trae los documentos dentro de los siguientes 5 días es necesario contactarlo. Si el cliente no continua con la solicitud no se deben esperar los documentos y el proceso debe terminar caso contrario el banco esperará los documentos del cliente.</w:t>
      </w:r>
    </w:p>
    <w:p w14:paraId="6BA37D71" w14:textId="6F210C22" w:rsidR="009338B2" w:rsidRDefault="00531E5B" w:rsidP="00531E5B">
      <w:pPr>
        <w:spacing w:line="360" w:lineRule="auto"/>
        <w:jc w:val="both"/>
        <w:rPr>
          <w:rFonts w:ascii="Times New Roman" w:hAnsi="Times New Roman" w:cs="Times New Roman"/>
          <w:sz w:val="24"/>
          <w:szCs w:val="24"/>
        </w:rPr>
      </w:pPr>
      <w:r w:rsidRPr="00531E5B">
        <w:rPr>
          <w:rFonts w:ascii="Times New Roman" w:hAnsi="Times New Roman" w:cs="Times New Roman"/>
          <w:sz w:val="24"/>
          <w:szCs w:val="24"/>
        </w:rPr>
        <w:t>Por otro lado, si el cliente envía los documentos, no es necesario contactarlo y se procede a evaluar la documentación, si la solicitud de crédito no es aprobada se notifica rechazo caso contrario se notifica aprobación solicitud de créditos.</w:t>
      </w:r>
    </w:p>
    <w:p w14:paraId="0D0ADB8F" w14:textId="77777777" w:rsidR="006F3D78" w:rsidRDefault="006F3D78" w:rsidP="00531E5B">
      <w:pPr>
        <w:spacing w:line="360" w:lineRule="auto"/>
        <w:jc w:val="both"/>
        <w:rPr>
          <w:rFonts w:ascii="Times New Roman" w:hAnsi="Times New Roman" w:cs="Times New Roman"/>
          <w:sz w:val="24"/>
          <w:szCs w:val="24"/>
        </w:rPr>
      </w:pPr>
    </w:p>
    <w:p w14:paraId="2B70705C" w14:textId="77777777" w:rsidR="006F3D78" w:rsidRDefault="006F3D78" w:rsidP="00531E5B">
      <w:pPr>
        <w:spacing w:line="360" w:lineRule="auto"/>
        <w:jc w:val="both"/>
        <w:rPr>
          <w:rFonts w:ascii="Times New Roman" w:hAnsi="Times New Roman" w:cs="Times New Roman"/>
          <w:sz w:val="24"/>
          <w:szCs w:val="24"/>
        </w:rPr>
      </w:pPr>
    </w:p>
    <w:p w14:paraId="6CB134EC" w14:textId="77777777" w:rsidR="006F3D78" w:rsidRDefault="006F3D78" w:rsidP="00531E5B">
      <w:pPr>
        <w:spacing w:line="360" w:lineRule="auto"/>
        <w:jc w:val="both"/>
        <w:rPr>
          <w:rFonts w:ascii="Times New Roman" w:hAnsi="Times New Roman" w:cs="Times New Roman"/>
          <w:sz w:val="24"/>
          <w:szCs w:val="24"/>
        </w:rPr>
      </w:pPr>
    </w:p>
    <w:p w14:paraId="5DFDA220" w14:textId="77777777" w:rsidR="006F3D78" w:rsidRDefault="006F3D78" w:rsidP="00531E5B">
      <w:pPr>
        <w:spacing w:line="360" w:lineRule="auto"/>
        <w:jc w:val="both"/>
        <w:rPr>
          <w:rFonts w:ascii="Times New Roman" w:hAnsi="Times New Roman" w:cs="Times New Roman"/>
          <w:sz w:val="24"/>
          <w:szCs w:val="24"/>
        </w:rPr>
      </w:pPr>
    </w:p>
    <w:p w14:paraId="220675B7" w14:textId="77777777" w:rsidR="006F3D78" w:rsidRPr="00531E5B" w:rsidRDefault="006F3D78" w:rsidP="00531E5B">
      <w:pPr>
        <w:spacing w:line="360" w:lineRule="auto"/>
        <w:jc w:val="both"/>
        <w:rPr>
          <w:rFonts w:ascii="Times New Roman" w:hAnsi="Times New Roman" w:cs="Times New Roman"/>
          <w:sz w:val="24"/>
          <w:szCs w:val="24"/>
        </w:rPr>
      </w:pPr>
    </w:p>
    <w:p w14:paraId="68641DAD" w14:textId="0FFA19DD" w:rsidR="00EE6A5C" w:rsidRDefault="00B603F3" w:rsidP="00EE6A5C">
      <w:pPr>
        <w:pStyle w:val="Ttulo3"/>
      </w:pPr>
      <w:bookmarkStart w:id="302" w:name="_Toc159327580"/>
      <w:bookmarkStart w:id="303" w:name="_Toc159708306"/>
      <w:r>
        <w:rPr>
          <w:noProof/>
        </w:rPr>
        <w:lastRenderedPageBreak/>
        <w:drawing>
          <wp:anchor distT="0" distB="0" distL="114300" distR="114300" simplePos="0" relativeHeight="251702784" behindDoc="0" locked="0" layoutInCell="1" allowOverlap="1" wp14:anchorId="038E624F" wp14:editId="326B5406">
            <wp:simplePos x="0" y="0"/>
            <wp:positionH relativeFrom="margin">
              <wp:align>center</wp:align>
            </wp:positionH>
            <wp:positionV relativeFrom="paragraph">
              <wp:posOffset>13970</wp:posOffset>
            </wp:positionV>
            <wp:extent cx="6989885" cy="2769314"/>
            <wp:effectExtent l="0" t="0" r="1905" b="0"/>
            <wp:wrapNone/>
            <wp:docPr id="19606687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6874" name="Imagen 196066874"/>
                    <pic:cNvPicPr/>
                  </pic:nvPicPr>
                  <pic:blipFill>
                    <a:blip r:embed="rId81" cstate="print">
                      <a:extLst>
                        <a:ext uri="{28A0092B-C50C-407E-A947-70E740481C1C}">
                          <a14:useLocalDpi xmlns:a14="http://schemas.microsoft.com/office/drawing/2010/main" val="0"/>
                        </a:ext>
                      </a:extLst>
                    </a:blip>
                    <a:stretch>
                      <a:fillRect/>
                    </a:stretch>
                  </pic:blipFill>
                  <pic:spPr>
                    <a:xfrm>
                      <a:off x="0" y="0"/>
                      <a:ext cx="6989885" cy="2769314"/>
                    </a:xfrm>
                    <a:prstGeom prst="rect">
                      <a:avLst/>
                    </a:prstGeom>
                  </pic:spPr>
                </pic:pic>
              </a:graphicData>
            </a:graphic>
            <wp14:sizeRelH relativeFrom="page">
              <wp14:pctWidth>0</wp14:pctWidth>
            </wp14:sizeRelH>
            <wp14:sizeRelV relativeFrom="page">
              <wp14:pctHeight>0</wp14:pctHeight>
            </wp14:sizeRelV>
          </wp:anchor>
        </w:drawing>
      </w:r>
      <w:r w:rsidR="00EE6A5C">
        <w:t>Modelo</w:t>
      </w:r>
      <w:bookmarkEnd w:id="302"/>
      <w:bookmarkEnd w:id="303"/>
      <w:r w:rsidR="00EE6A5C">
        <w:t xml:space="preserve"> </w:t>
      </w:r>
    </w:p>
    <w:p w14:paraId="6682177F" w14:textId="2F599204" w:rsidR="00A7653B" w:rsidRDefault="00A7653B" w:rsidP="00A7653B"/>
    <w:p w14:paraId="668D57F7" w14:textId="0BB77678" w:rsidR="00A7653B" w:rsidRDefault="00A7653B" w:rsidP="00A7653B"/>
    <w:p w14:paraId="68216518" w14:textId="77777777" w:rsidR="00A7653B" w:rsidRDefault="00A7653B" w:rsidP="00A7653B"/>
    <w:p w14:paraId="03059727" w14:textId="77777777" w:rsidR="00A7653B" w:rsidRDefault="00A7653B" w:rsidP="00A7653B"/>
    <w:p w14:paraId="2A3D3B96" w14:textId="77777777" w:rsidR="00A7653B" w:rsidRDefault="00A7653B" w:rsidP="00A7653B"/>
    <w:p w14:paraId="39E76B05" w14:textId="77777777" w:rsidR="00A7653B" w:rsidRDefault="00A7653B" w:rsidP="00A7653B"/>
    <w:p w14:paraId="49A5DA04" w14:textId="77777777" w:rsidR="00A7653B" w:rsidRDefault="00A7653B" w:rsidP="00A7653B"/>
    <w:p w14:paraId="521CAF30" w14:textId="77777777" w:rsidR="00A7653B" w:rsidRDefault="00A7653B" w:rsidP="00A7653B"/>
    <w:p w14:paraId="0AFDE175" w14:textId="26B63CB3" w:rsidR="00A7653B" w:rsidRDefault="002F7051" w:rsidP="00A7653B">
      <w:r>
        <w:rPr>
          <w:noProof/>
        </w:rPr>
        <mc:AlternateContent>
          <mc:Choice Requires="wps">
            <w:drawing>
              <wp:anchor distT="0" distB="0" distL="114300" distR="114300" simplePos="0" relativeHeight="251715072" behindDoc="0" locked="0" layoutInCell="1" allowOverlap="1" wp14:anchorId="4C48F65C" wp14:editId="5196D148">
                <wp:simplePos x="0" y="0"/>
                <wp:positionH relativeFrom="margin">
                  <wp:align>center</wp:align>
                </wp:positionH>
                <wp:positionV relativeFrom="paragraph">
                  <wp:posOffset>391434</wp:posOffset>
                </wp:positionV>
                <wp:extent cx="6989445" cy="362465"/>
                <wp:effectExtent l="0" t="0" r="1905" b="0"/>
                <wp:wrapNone/>
                <wp:docPr id="1795669305" name="Cuadro de texto 1"/>
                <wp:cNvGraphicFramePr/>
                <a:graphic xmlns:a="http://schemas.openxmlformats.org/drawingml/2006/main">
                  <a:graphicData uri="http://schemas.microsoft.com/office/word/2010/wordprocessingShape">
                    <wps:wsp>
                      <wps:cNvSpPr txBox="1"/>
                      <wps:spPr>
                        <a:xfrm>
                          <a:off x="0" y="0"/>
                          <a:ext cx="6989445" cy="362465"/>
                        </a:xfrm>
                        <a:prstGeom prst="rect">
                          <a:avLst/>
                        </a:prstGeom>
                        <a:solidFill>
                          <a:prstClr val="white"/>
                        </a:solidFill>
                        <a:ln>
                          <a:noFill/>
                        </a:ln>
                      </wps:spPr>
                      <wps:txbx>
                        <w:txbxContent>
                          <w:p w14:paraId="0ABB2082" w14:textId="5C1A7FC2" w:rsidR="002F7051" w:rsidRDefault="002F7051" w:rsidP="00C04F15">
                            <w:pPr>
                              <w:pStyle w:val="Descripcin"/>
                              <w:spacing w:after="0"/>
                              <w:jc w:val="center"/>
                            </w:pPr>
                            <w:bookmarkStart w:id="304" w:name="_Toc159327473"/>
                            <w:bookmarkStart w:id="305" w:name="_Toc159628322"/>
                            <w:bookmarkStart w:id="306" w:name="_Toc159628406"/>
                            <w:bookmarkStart w:id="307" w:name="_Toc159708711"/>
                            <w:r>
                              <w:t xml:space="preserve">Ilustración </w:t>
                            </w:r>
                            <w:r>
                              <w:fldChar w:fldCharType="begin"/>
                            </w:r>
                            <w:r>
                              <w:instrText xml:space="preserve"> SEQ Ilustración \* ARABIC </w:instrText>
                            </w:r>
                            <w:r>
                              <w:fldChar w:fldCharType="separate"/>
                            </w:r>
                            <w:r w:rsidR="00231346">
                              <w:rPr>
                                <w:noProof/>
                              </w:rPr>
                              <w:t>39</w:t>
                            </w:r>
                            <w:r>
                              <w:fldChar w:fldCharType="end"/>
                            </w:r>
                            <w:r>
                              <w:t xml:space="preserve"> </w:t>
                            </w:r>
                            <w:r w:rsidRPr="006C7181">
                              <w:t>Evaluación de solicitud de créditos</w:t>
                            </w:r>
                            <w:bookmarkEnd w:id="304"/>
                            <w:bookmarkEnd w:id="305"/>
                            <w:bookmarkEnd w:id="306"/>
                            <w:bookmarkEnd w:id="307"/>
                          </w:p>
                          <w:p w14:paraId="365E5C28" w14:textId="77777777" w:rsidR="00C04F15" w:rsidRPr="007207EF" w:rsidRDefault="00C04F15" w:rsidP="00C04F15">
                            <w:pPr>
                              <w:pStyle w:val="Descripcin"/>
                              <w:spacing w:after="0"/>
                              <w:jc w:val="center"/>
                              <w:rPr>
                                <w:noProof/>
                              </w:rPr>
                            </w:pPr>
                            <w:r w:rsidRPr="004E40A0">
                              <w:t>Realizado por LETURNE PLUAS JHON BYRON &amp; CHICA VALFRE VALESKA SOFIA</w:t>
                            </w:r>
                          </w:p>
                          <w:p w14:paraId="17D3E0A8" w14:textId="77777777" w:rsidR="00C04F15" w:rsidRPr="00C04F15" w:rsidRDefault="00C04F15" w:rsidP="00C04F1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48F65C" id="_x0000_s1044" type="#_x0000_t202" style="position:absolute;margin-left:0;margin-top:30.8pt;width:550.35pt;height:28.55pt;z-index:2517150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" stroked="f">
                <v:textbox inset="0,0,0,0">
                  <w:txbxContent>
                    <w:p w14:paraId="0ABB2082" w14:textId="5C1A7FC2" w:rsidR="002F7051" w:rsidRDefault="002F7051" w:rsidP="00C04F15">
                      <w:pPr>
                        <w:pStyle w:val="Descripcin"/>
                        <w:spacing w:after="0"/>
                        <w:jc w:val="center"/>
                      </w:pPr>
                      <w:bookmarkStart w:id="308" w:name="_Toc159327473"/>
                      <w:bookmarkStart w:id="309" w:name="_Toc159628322"/>
                      <w:bookmarkStart w:id="310" w:name="_Toc159628406"/>
                      <w:bookmarkStart w:id="311" w:name="_Toc159708711"/>
                      <w:r>
                        <w:t xml:space="preserve">Ilustración </w:t>
                      </w:r>
                      <w:r>
                        <w:fldChar w:fldCharType="begin"/>
                      </w:r>
                      <w:r>
                        <w:instrText xml:space="preserve"> SEQ Ilustración \* ARABIC </w:instrText>
                      </w:r>
                      <w:r>
                        <w:fldChar w:fldCharType="separate"/>
                      </w:r>
                      <w:r w:rsidR="00231346">
                        <w:rPr>
                          <w:noProof/>
                        </w:rPr>
                        <w:t>39</w:t>
                      </w:r>
                      <w:r>
                        <w:fldChar w:fldCharType="end"/>
                      </w:r>
                      <w:r>
                        <w:t xml:space="preserve"> </w:t>
                      </w:r>
                      <w:r w:rsidRPr="006C7181">
                        <w:t>Evaluación de solicitud de créditos</w:t>
                      </w:r>
                      <w:bookmarkEnd w:id="308"/>
                      <w:bookmarkEnd w:id="309"/>
                      <w:bookmarkEnd w:id="310"/>
                      <w:bookmarkEnd w:id="311"/>
                    </w:p>
                    <w:p w14:paraId="365E5C28" w14:textId="77777777" w:rsidR="00C04F15" w:rsidRPr="007207EF" w:rsidRDefault="00C04F15" w:rsidP="00C04F15">
                      <w:pPr>
                        <w:pStyle w:val="Descripcin"/>
                        <w:spacing w:after="0"/>
                        <w:jc w:val="center"/>
                        <w:rPr>
                          <w:noProof/>
                        </w:rPr>
                      </w:pPr>
                      <w:r w:rsidRPr="004E40A0">
                        <w:t>Realizado por LETURNE PLUAS JHON BYRON &amp; CHICA VALFRE VALESKA SOFIA</w:t>
                      </w:r>
                    </w:p>
                    <w:p w14:paraId="17D3E0A8" w14:textId="77777777" w:rsidR="00C04F15" w:rsidRPr="00C04F15" w:rsidRDefault="00C04F15" w:rsidP="00C04F15"/>
                  </w:txbxContent>
                </v:textbox>
                <w10:wrap anchorx="margin"/>
              </v:shape>
            </w:pict>
          </mc:Fallback>
        </mc:AlternateContent>
      </w:r>
    </w:p>
    <w:p w14:paraId="5291D77B" w14:textId="77777777" w:rsidR="002F7051" w:rsidRDefault="002F7051" w:rsidP="00A7653B"/>
    <w:p w14:paraId="2D377655" w14:textId="77777777" w:rsidR="006F3D78" w:rsidRDefault="006F3D78" w:rsidP="00CA63FB">
      <w:pPr>
        <w:rPr>
          <w:lang w:val="es-ES"/>
        </w:rPr>
      </w:pPr>
    </w:p>
    <w:p w14:paraId="30FDE5B7" w14:textId="3E54673A" w:rsidR="00D031D8" w:rsidRDefault="00785F5A" w:rsidP="009338B2">
      <w:pPr>
        <w:pStyle w:val="Ttulo2"/>
        <w:spacing w:line="360" w:lineRule="auto"/>
        <w:rPr>
          <w:lang w:val="es-ES"/>
        </w:rPr>
      </w:pPr>
      <w:bookmarkStart w:id="312" w:name="_Toc159327582"/>
      <w:bookmarkStart w:id="313" w:name="_Toc159708307"/>
      <w:r>
        <w:rPr>
          <w:lang w:val="es-ES"/>
        </w:rPr>
        <w:t xml:space="preserve">Problema: </w:t>
      </w:r>
      <w:r w:rsidRPr="00785F5A">
        <w:rPr>
          <w:lang w:val="es-ES"/>
        </w:rPr>
        <w:t>gestión de reservas de un hotel</w:t>
      </w:r>
      <w:bookmarkEnd w:id="312"/>
      <w:bookmarkEnd w:id="313"/>
    </w:p>
    <w:p w14:paraId="456E98AF" w14:textId="05F1EAB6" w:rsidR="00E0659A" w:rsidRPr="009338B2" w:rsidRDefault="00E0659A" w:rsidP="009338B2">
      <w:pPr>
        <w:pStyle w:val="Prrafodelista"/>
        <w:numPr>
          <w:ilvl w:val="0"/>
          <w:numId w:val="10"/>
        </w:numPr>
        <w:tabs>
          <w:tab w:val="left" w:pos="1290"/>
        </w:tabs>
        <w:spacing w:line="360" w:lineRule="auto"/>
        <w:jc w:val="both"/>
        <w:rPr>
          <w:rFonts w:ascii="Times New Roman" w:hAnsi="Times New Roman" w:cs="Times New Roman"/>
          <w:sz w:val="24"/>
          <w:szCs w:val="24"/>
          <w:lang w:val="es-ES"/>
        </w:rPr>
      </w:pPr>
      <w:r w:rsidRPr="009338B2">
        <w:rPr>
          <w:rFonts w:ascii="Times New Roman" w:hAnsi="Times New Roman" w:cs="Times New Roman"/>
          <w:sz w:val="24"/>
          <w:szCs w:val="24"/>
          <w:lang w:val="es-ES"/>
        </w:rPr>
        <w:t>Los clientes pueden efectuar reservar anticipadas. El hotel admite tantas reservas como habitaciones libres tenga. Las reservas telefónicas tienen que estar respaldadas por un número de tarjeta de crédito. Si en la fecha de reserva no se presenta el cliente, se genera una factura que se envía a la compañía de tarjetas de crédito.</w:t>
      </w:r>
    </w:p>
    <w:p w14:paraId="3EE442F2" w14:textId="42484205" w:rsidR="00E0659A" w:rsidRPr="009338B2" w:rsidRDefault="00E0659A" w:rsidP="009338B2">
      <w:pPr>
        <w:pStyle w:val="Prrafodelista"/>
        <w:numPr>
          <w:ilvl w:val="0"/>
          <w:numId w:val="10"/>
        </w:numPr>
        <w:tabs>
          <w:tab w:val="left" w:pos="1290"/>
        </w:tabs>
        <w:spacing w:line="360" w:lineRule="auto"/>
        <w:jc w:val="both"/>
        <w:rPr>
          <w:rFonts w:ascii="Times New Roman" w:hAnsi="Times New Roman" w:cs="Times New Roman"/>
          <w:sz w:val="24"/>
          <w:szCs w:val="24"/>
          <w:lang w:val="es-ES"/>
        </w:rPr>
      </w:pPr>
      <w:r w:rsidRPr="009338B2">
        <w:rPr>
          <w:rFonts w:ascii="Times New Roman" w:hAnsi="Times New Roman" w:cs="Times New Roman"/>
          <w:sz w:val="24"/>
          <w:szCs w:val="24"/>
          <w:lang w:val="es-ES"/>
        </w:rPr>
        <w:t>Hay dos tipos de clientes: los individuales y los que pertenecen a empresas. Para los clientes de empresa no es necesario garantizar las reservas mediante una tarjeta de crédito.</w:t>
      </w:r>
    </w:p>
    <w:p w14:paraId="55E921CB" w14:textId="7A90D0A1" w:rsidR="00E0659A" w:rsidRPr="009338B2" w:rsidRDefault="00E0659A" w:rsidP="009338B2">
      <w:pPr>
        <w:pStyle w:val="Prrafodelista"/>
        <w:numPr>
          <w:ilvl w:val="0"/>
          <w:numId w:val="10"/>
        </w:numPr>
        <w:tabs>
          <w:tab w:val="left" w:pos="1290"/>
        </w:tabs>
        <w:spacing w:line="360" w:lineRule="auto"/>
        <w:jc w:val="both"/>
        <w:rPr>
          <w:rFonts w:ascii="Times New Roman" w:hAnsi="Times New Roman" w:cs="Times New Roman"/>
          <w:sz w:val="24"/>
          <w:szCs w:val="24"/>
          <w:lang w:val="es-ES"/>
        </w:rPr>
      </w:pPr>
      <w:r w:rsidRPr="009338B2">
        <w:rPr>
          <w:rFonts w:ascii="Times New Roman" w:hAnsi="Times New Roman" w:cs="Times New Roman"/>
          <w:sz w:val="24"/>
          <w:szCs w:val="24"/>
          <w:lang w:val="es-ES"/>
        </w:rPr>
        <w:t>Cuando un cliente llega al hotel su reserva es procesada, comprobándose la misma con los detalles que proporciona el cliente.</w:t>
      </w:r>
    </w:p>
    <w:p w14:paraId="6BC24774" w14:textId="22D71505" w:rsidR="00E0659A" w:rsidRPr="009338B2" w:rsidRDefault="00E0659A" w:rsidP="009338B2">
      <w:pPr>
        <w:pStyle w:val="Prrafodelista"/>
        <w:numPr>
          <w:ilvl w:val="0"/>
          <w:numId w:val="10"/>
        </w:numPr>
        <w:tabs>
          <w:tab w:val="left" w:pos="1290"/>
        </w:tabs>
        <w:spacing w:line="360" w:lineRule="auto"/>
        <w:jc w:val="both"/>
        <w:rPr>
          <w:rFonts w:ascii="Times New Roman" w:hAnsi="Times New Roman" w:cs="Times New Roman"/>
          <w:sz w:val="24"/>
          <w:szCs w:val="24"/>
          <w:lang w:val="es-ES"/>
        </w:rPr>
      </w:pPr>
      <w:r w:rsidRPr="009338B2">
        <w:rPr>
          <w:rFonts w:ascii="Times New Roman" w:hAnsi="Times New Roman" w:cs="Times New Roman"/>
          <w:sz w:val="24"/>
          <w:szCs w:val="24"/>
          <w:lang w:val="es-ES"/>
        </w:rPr>
        <w:t>Hay clientes que solicitan una habitación en el mostrador del hotel.</w:t>
      </w:r>
    </w:p>
    <w:p w14:paraId="173C1DC3" w14:textId="2080D92B" w:rsidR="00E0659A" w:rsidRPr="009338B2" w:rsidRDefault="00E0659A" w:rsidP="009338B2">
      <w:pPr>
        <w:pStyle w:val="Prrafodelista"/>
        <w:numPr>
          <w:ilvl w:val="0"/>
          <w:numId w:val="10"/>
        </w:numPr>
        <w:tabs>
          <w:tab w:val="left" w:pos="1290"/>
        </w:tabs>
        <w:spacing w:line="360" w:lineRule="auto"/>
        <w:jc w:val="both"/>
        <w:rPr>
          <w:rFonts w:ascii="Times New Roman" w:hAnsi="Times New Roman" w:cs="Times New Roman"/>
          <w:sz w:val="24"/>
          <w:szCs w:val="24"/>
          <w:lang w:val="es-ES"/>
        </w:rPr>
      </w:pPr>
      <w:r w:rsidRPr="009338B2">
        <w:rPr>
          <w:rFonts w:ascii="Times New Roman" w:hAnsi="Times New Roman" w:cs="Times New Roman"/>
          <w:sz w:val="24"/>
          <w:szCs w:val="24"/>
          <w:lang w:val="es-ES"/>
        </w:rPr>
        <w:t>Algunos clientes solicitan habitaciones para no fumadores.</w:t>
      </w:r>
    </w:p>
    <w:p w14:paraId="784E759D" w14:textId="4E4FFB36" w:rsidR="00E0659A" w:rsidRPr="009338B2" w:rsidRDefault="00E0659A" w:rsidP="009338B2">
      <w:pPr>
        <w:pStyle w:val="Prrafodelista"/>
        <w:numPr>
          <w:ilvl w:val="0"/>
          <w:numId w:val="10"/>
        </w:numPr>
        <w:tabs>
          <w:tab w:val="left" w:pos="1290"/>
        </w:tabs>
        <w:spacing w:line="360" w:lineRule="auto"/>
        <w:jc w:val="both"/>
        <w:rPr>
          <w:rFonts w:ascii="Times New Roman" w:hAnsi="Times New Roman" w:cs="Times New Roman"/>
          <w:sz w:val="24"/>
          <w:szCs w:val="24"/>
          <w:lang w:val="es-ES"/>
        </w:rPr>
      </w:pPr>
      <w:r w:rsidRPr="009338B2">
        <w:rPr>
          <w:rFonts w:ascii="Times New Roman" w:hAnsi="Times New Roman" w:cs="Times New Roman"/>
          <w:sz w:val="24"/>
          <w:szCs w:val="24"/>
          <w:lang w:val="es-ES"/>
        </w:rPr>
        <w:t>Las habitaciones se pueden alquilar para dormir únicamente, con media pensión o con pensión completa.</w:t>
      </w:r>
    </w:p>
    <w:p w14:paraId="7502F594" w14:textId="3CE15679" w:rsidR="00E0659A" w:rsidRPr="009338B2" w:rsidRDefault="00E0659A" w:rsidP="009338B2">
      <w:pPr>
        <w:pStyle w:val="Prrafodelista"/>
        <w:numPr>
          <w:ilvl w:val="0"/>
          <w:numId w:val="10"/>
        </w:numPr>
        <w:tabs>
          <w:tab w:val="left" w:pos="1290"/>
        </w:tabs>
        <w:spacing w:line="360" w:lineRule="auto"/>
        <w:jc w:val="both"/>
        <w:rPr>
          <w:rFonts w:ascii="Times New Roman" w:hAnsi="Times New Roman" w:cs="Times New Roman"/>
          <w:sz w:val="24"/>
          <w:szCs w:val="24"/>
          <w:lang w:val="es-ES"/>
        </w:rPr>
      </w:pPr>
      <w:r w:rsidRPr="009338B2">
        <w:rPr>
          <w:rFonts w:ascii="Times New Roman" w:hAnsi="Times New Roman" w:cs="Times New Roman"/>
          <w:sz w:val="24"/>
          <w:szCs w:val="24"/>
          <w:lang w:val="es-ES"/>
        </w:rPr>
        <w:t>Cuando los clientes abandonan el hotel, un empleado comprueba los detalles de ocupación (llamadas telefónicas, servicio de bar, etc) y genera una factura para el cliente.</w:t>
      </w:r>
    </w:p>
    <w:p w14:paraId="0D941E30" w14:textId="4B789DF3" w:rsidR="00E0659A" w:rsidRPr="009338B2" w:rsidRDefault="00E0659A" w:rsidP="009338B2">
      <w:pPr>
        <w:pStyle w:val="Prrafodelista"/>
        <w:numPr>
          <w:ilvl w:val="0"/>
          <w:numId w:val="10"/>
        </w:numPr>
        <w:tabs>
          <w:tab w:val="left" w:pos="1290"/>
        </w:tabs>
        <w:spacing w:line="360" w:lineRule="auto"/>
        <w:jc w:val="both"/>
        <w:rPr>
          <w:rFonts w:ascii="Times New Roman" w:hAnsi="Times New Roman" w:cs="Times New Roman"/>
          <w:sz w:val="24"/>
          <w:szCs w:val="24"/>
          <w:lang w:val="es-ES"/>
        </w:rPr>
      </w:pPr>
      <w:r w:rsidRPr="009338B2">
        <w:rPr>
          <w:rFonts w:ascii="Times New Roman" w:hAnsi="Times New Roman" w:cs="Times New Roman"/>
          <w:sz w:val="24"/>
          <w:szCs w:val="24"/>
          <w:lang w:val="es-ES"/>
        </w:rPr>
        <w:t>Hay clientes, que pertenecen a empresas, que no abonan la factura en ese momento. A final de mes se envía una factura única a la empresa.</w:t>
      </w:r>
    </w:p>
    <w:p w14:paraId="609FA86C" w14:textId="6E7BEF1B" w:rsidR="00F42F93" w:rsidRPr="00B603F3" w:rsidRDefault="00E0659A" w:rsidP="00F42F93">
      <w:pPr>
        <w:pStyle w:val="Prrafodelista"/>
        <w:numPr>
          <w:ilvl w:val="0"/>
          <w:numId w:val="10"/>
        </w:numPr>
        <w:tabs>
          <w:tab w:val="left" w:pos="1290"/>
        </w:tabs>
        <w:spacing w:line="360" w:lineRule="auto"/>
        <w:jc w:val="both"/>
        <w:rPr>
          <w:rFonts w:ascii="Times New Roman" w:hAnsi="Times New Roman" w:cs="Times New Roman"/>
          <w:sz w:val="24"/>
          <w:szCs w:val="24"/>
          <w:lang w:val="es-ES"/>
        </w:rPr>
        <w:sectPr w:rsidR="00F42F93" w:rsidRPr="00B603F3" w:rsidSect="009F1D1D">
          <w:footerReference w:type="default" r:id="rId82"/>
          <w:pgSz w:w="11906" w:h="16838"/>
          <w:pgMar w:top="1440" w:right="1440" w:bottom="1440" w:left="1440" w:header="709" w:footer="709" w:gutter="0"/>
          <w:cols w:space="708"/>
          <w:docGrid w:linePitch="360"/>
        </w:sectPr>
      </w:pPr>
      <w:r w:rsidRPr="009338B2">
        <w:rPr>
          <w:rFonts w:ascii="Times New Roman" w:hAnsi="Times New Roman" w:cs="Times New Roman"/>
          <w:sz w:val="24"/>
          <w:szCs w:val="24"/>
          <w:lang w:val="es-ES"/>
        </w:rPr>
        <w:t xml:space="preserve">El sistema tendrá tres tipos de usuarios: los empleados de mostrador o recepción, el gerente y un administrador. El gerente se encargará de gestionar las cuentas de empresas: tipo de descuento por habitación, apertura de cuenta y cierre de cuenta. El administrador se </w:t>
      </w:r>
      <w:r w:rsidRPr="009338B2">
        <w:rPr>
          <w:rFonts w:ascii="Times New Roman" w:hAnsi="Times New Roman" w:cs="Times New Roman"/>
          <w:sz w:val="24"/>
          <w:szCs w:val="24"/>
          <w:lang w:val="es-ES"/>
        </w:rPr>
        <w:lastRenderedPageBreak/>
        <w:t xml:space="preserve">encargará de efectuar un mantenimiento sobre la información que se almacena en el sistema. Por </w:t>
      </w:r>
      <w:r w:rsidR="009338B2" w:rsidRPr="009338B2">
        <w:rPr>
          <w:rFonts w:ascii="Times New Roman" w:hAnsi="Times New Roman" w:cs="Times New Roman"/>
          <w:sz w:val="24"/>
          <w:szCs w:val="24"/>
          <w:lang w:val="es-ES"/>
        </w:rPr>
        <w:t>último,</w:t>
      </w:r>
      <w:r w:rsidRPr="009338B2">
        <w:rPr>
          <w:rFonts w:ascii="Times New Roman" w:hAnsi="Times New Roman" w:cs="Times New Roman"/>
          <w:sz w:val="24"/>
          <w:szCs w:val="24"/>
          <w:lang w:val="es-ES"/>
        </w:rPr>
        <w:t xml:space="preserve"> los empleados de mostrador se encargan de la gestión de clientes.</w:t>
      </w:r>
    </w:p>
    <w:p w14:paraId="656FCEC2" w14:textId="0983E319" w:rsidR="00F42F93" w:rsidRPr="00F42F93" w:rsidRDefault="00F42F93" w:rsidP="00F42F93">
      <w:pPr>
        <w:tabs>
          <w:tab w:val="left" w:pos="1290"/>
        </w:tabs>
        <w:spacing w:line="360" w:lineRule="auto"/>
        <w:jc w:val="both"/>
        <w:rPr>
          <w:rFonts w:ascii="Times New Roman" w:hAnsi="Times New Roman" w:cs="Times New Roman"/>
          <w:sz w:val="24"/>
          <w:szCs w:val="24"/>
          <w:lang w:val="es-ES"/>
        </w:rPr>
      </w:pPr>
    </w:p>
    <w:p w14:paraId="3C47CEE8" w14:textId="71123A21" w:rsidR="00785F5A" w:rsidRDefault="00785F5A" w:rsidP="00785F5A">
      <w:pPr>
        <w:pStyle w:val="Ttulo3"/>
        <w:rPr>
          <w:lang w:val="es-ES"/>
        </w:rPr>
      </w:pPr>
      <w:bookmarkStart w:id="314" w:name="_Toc159327583"/>
      <w:bookmarkStart w:id="315" w:name="_Toc159708308"/>
      <w:r>
        <w:rPr>
          <w:lang w:val="es-ES"/>
        </w:rPr>
        <w:t>Modelo</w:t>
      </w:r>
      <w:bookmarkEnd w:id="314"/>
      <w:bookmarkEnd w:id="315"/>
    </w:p>
    <w:p w14:paraId="4CFB718F" w14:textId="488FD3A8" w:rsidR="0027364C" w:rsidRDefault="00F337DE" w:rsidP="0027364C">
      <w:pPr>
        <w:rPr>
          <w:lang w:val="es-ES"/>
        </w:rPr>
      </w:pPr>
      <w:r>
        <w:rPr>
          <w:noProof/>
          <w:lang w:val="es-ES"/>
        </w:rPr>
        <w:drawing>
          <wp:anchor distT="0" distB="0" distL="114300" distR="114300" simplePos="0" relativeHeight="251693568" behindDoc="0" locked="0" layoutInCell="1" allowOverlap="1" wp14:anchorId="7224432D" wp14:editId="7AFA2101">
            <wp:simplePos x="0" y="0"/>
            <wp:positionH relativeFrom="margin">
              <wp:posOffset>-548005</wp:posOffset>
            </wp:positionH>
            <wp:positionV relativeFrom="paragraph">
              <wp:posOffset>189230</wp:posOffset>
            </wp:positionV>
            <wp:extent cx="10119331" cy="3286125"/>
            <wp:effectExtent l="0" t="0" r="0" b="0"/>
            <wp:wrapNone/>
            <wp:docPr id="1249359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59462" name="Imagen 1249359462"/>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0119331" cy="3286125"/>
                    </a:xfrm>
                    <a:prstGeom prst="rect">
                      <a:avLst/>
                    </a:prstGeom>
                  </pic:spPr>
                </pic:pic>
              </a:graphicData>
            </a:graphic>
            <wp14:sizeRelH relativeFrom="page">
              <wp14:pctWidth>0</wp14:pctWidth>
            </wp14:sizeRelH>
            <wp14:sizeRelV relativeFrom="page">
              <wp14:pctHeight>0</wp14:pctHeight>
            </wp14:sizeRelV>
          </wp:anchor>
        </w:drawing>
      </w:r>
    </w:p>
    <w:p w14:paraId="72578027" w14:textId="2B04EC0E" w:rsidR="0027364C" w:rsidRDefault="0027364C" w:rsidP="0027364C">
      <w:pPr>
        <w:rPr>
          <w:lang w:val="es-ES"/>
        </w:rPr>
      </w:pPr>
    </w:p>
    <w:p w14:paraId="5D19E060" w14:textId="77777777" w:rsidR="0027364C" w:rsidRDefault="0027364C" w:rsidP="0027364C">
      <w:pPr>
        <w:rPr>
          <w:lang w:val="es-ES"/>
        </w:rPr>
      </w:pPr>
    </w:p>
    <w:p w14:paraId="2802AD3E" w14:textId="77777777" w:rsidR="0027364C" w:rsidRDefault="0027364C" w:rsidP="0027364C">
      <w:pPr>
        <w:rPr>
          <w:lang w:val="es-ES"/>
        </w:rPr>
      </w:pPr>
    </w:p>
    <w:p w14:paraId="52E3CB75" w14:textId="77777777" w:rsidR="0027364C" w:rsidRDefault="0027364C" w:rsidP="0027364C">
      <w:pPr>
        <w:rPr>
          <w:lang w:val="es-ES"/>
        </w:rPr>
      </w:pPr>
    </w:p>
    <w:p w14:paraId="4D8F1481" w14:textId="77777777" w:rsidR="0027364C" w:rsidRDefault="0027364C" w:rsidP="0027364C">
      <w:pPr>
        <w:rPr>
          <w:lang w:val="es-ES"/>
        </w:rPr>
      </w:pPr>
    </w:p>
    <w:p w14:paraId="6C31D20F" w14:textId="77777777" w:rsidR="0027364C" w:rsidRDefault="0027364C" w:rsidP="0027364C">
      <w:pPr>
        <w:rPr>
          <w:lang w:val="es-ES"/>
        </w:rPr>
      </w:pPr>
    </w:p>
    <w:p w14:paraId="650249CB" w14:textId="4097D566" w:rsidR="00F42F93" w:rsidRDefault="00C04F15" w:rsidP="0027364C">
      <w:pPr>
        <w:rPr>
          <w:lang w:val="es-ES"/>
        </w:rPr>
        <w:sectPr w:rsidR="00F42F93" w:rsidSect="009F1D1D">
          <w:pgSz w:w="16838" w:h="11906" w:orient="landscape"/>
          <w:pgMar w:top="1440" w:right="1440" w:bottom="1440" w:left="1440" w:header="709" w:footer="709" w:gutter="0"/>
          <w:cols w:space="708"/>
          <w:docGrid w:linePitch="360"/>
        </w:sectPr>
      </w:pPr>
      <w:r>
        <w:rPr>
          <w:noProof/>
        </w:rPr>
        <mc:AlternateContent>
          <mc:Choice Requires="wps">
            <w:drawing>
              <wp:anchor distT="0" distB="0" distL="114300" distR="114300" simplePos="0" relativeHeight="251719168" behindDoc="0" locked="0" layoutInCell="1" allowOverlap="1" wp14:anchorId="5E82765F" wp14:editId="563CBA04">
                <wp:simplePos x="0" y="0"/>
                <wp:positionH relativeFrom="column">
                  <wp:posOffset>-551935</wp:posOffset>
                </wp:positionH>
                <wp:positionV relativeFrom="paragraph">
                  <wp:posOffset>1247518</wp:posOffset>
                </wp:positionV>
                <wp:extent cx="10118725" cy="313037"/>
                <wp:effectExtent l="0" t="0" r="0" b="0"/>
                <wp:wrapNone/>
                <wp:docPr id="337446875" name="Cuadro de texto 1"/>
                <wp:cNvGraphicFramePr/>
                <a:graphic xmlns:a="http://schemas.openxmlformats.org/drawingml/2006/main">
                  <a:graphicData uri="http://schemas.microsoft.com/office/word/2010/wordprocessingShape">
                    <wps:wsp>
                      <wps:cNvSpPr txBox="1"/>
                      <wps:spPr>
                        <a:xfrm>
                          <a:off x="0" y="0"/>
                          <a:ext cx="10118725" cy="313037"/>
                        </a:xfrm>
                        <a:prstGeom prst="rect">
                          <a:avLst/>
                        </a:prstGeom>
                        <a:solidFill>
                          <a:prstClr val="white"/>
                        </a:solidFill>
                        <a:ln>
                          <a:noFill/>
                        </a:ln>
                      </wps:spPr>
                      <wps:txbx>
                        <w:txbxContent>
                          <w:p w14:paraId="3FF1D731" w14:textId="683507D0" w:rsidR="002F7051" w:rsidRDefault="002F7051" w:rsidP="00C04F15">
                            <w:pPr>
                              <w:pStyle w:val="Descripcin"/>
                              <w:spacing w:after="0"/>
                              <w:jc w:val="center"/>
                            </w:pPr>
                            <w:bookmarkStart w:id="316" w:name="_Toc159327474"/>
                            <w:bookmarkStart w:id="317" w:name="_Toc159628323"/>
                            <w:bookmarkStart w:id="318" w:name="_Toc159628407"/>
                            <w:bookmarkStart w:id="319" w:name="_Toc159708712"/>
                            <w:r>
                              <w:t xml:space="preserve">Ilustración </w:t>
                            </w:r>
                            <w:r>
                              <w:fldChar w:fldCharType="begin"/>
                            </w:r>
                            <w:r>
                              <w:instrText xml:space="preserve"> SEQ Ilustración \* ARABIC </w:instrText>
                            </w:r>
                            <w:r>
                              <w:fldChar w:fldCharType="separate"/>
                            </w:r>
                            <w:r w:rsidR="00231346">
                              <w:rPr>
                                <w:noProof/>
                              </w:rPr>
                              <w:t>40</w:t>
                            </w:r>
                            <w:r>
                              <w:fldChar w:fldCharType="end"/>
                            </w:r>
                            <w:r>
                              <w:t xml:space="preserve"> G</w:t>
                            </w:r>
                            <w:r w:rsidRPr="00A65DF8">
                              <w:t>estión de reservas de un hotel</w:t>
                            </w:r>
                            <w:bookmarkEnd w:id="316"/>
                            <w:bookmarkEnd w:id="317"/>
                            <w:bookmarkEnd w:id="318"/>
                            <w:bookmarkEnd w:id="319"/>
                          </w:p>
                          <w:p w14:paraId="27B23F5F" w14:textId="77777777" w:rsidR="00C04F15" w:rsidRPr="007207EF" w:rsidRDefault="00C04F15" w:rsidP="00C04F15">
                            <w:pPr>
                              <w:pStyle w:val="Descripcin"/>
                              <w:spacing w:after="0"/>
                              <w:jc w:val="center"/>
                              <w:rPr>
                                <w:noProof/>
                              </w:rPr>
                            </w:pPr>
                            <w:r w:rsidRPr="004E40A0">
                              <w:t>Realizado por LETURNE PLUAS JHON BYRON &amp; CHICA VALFRE VALESKA SOFIA</w:t>
                            </w:r>
                          </w:p>
                          <w:p w14:paraId="4B5C1C30" w14:textId="77777777" w:rsidR="00C04F15" w:rsidRPr="00C04F15" w:rsidRDefault="00C04F15" w:rsidP="00C04F1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82765F" id="_x0000_s1045" type="#_x0000_t202" style="position:absolute;margin-left:-43.45pt;margin-top:98.25pt;width:796.75pt;height:24.65pt;z-index:251719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" stroked="f">
                <v:textbox inset="0,0,0,0">
                  <w:txbxContent>
                    <w:p w14:paraId="3FF1D731" w14:textId="683507D0" w:rsidR="002F7051" w:rsidRDefault="002F7051" w:rsidP="00C04F15">
                      <w:pPr>
                        <w:pStyle w:val="Descripcin"/>
                        <w:spacing w:after="0"/>
                        <w:jc w:val="center"/>
                      </w:pPr>
                      <w:bookmarkStart w:id="320" w:name="_Toc159327474"/>
                      <w:bookmarkStart w:id="321" w:name="_Toc159628323"/>
                      <w:bookmarkStart w:id="322" w:name="_Toc159628407"/>
                      <w:bookmarkStart w:id="323" w:name="_Toc159708712"/>
                      <w:r>
                        <w:t xml:space="preserve">Ilustración </w:t>
                      </w:r>
                      <w:r>
                        <w:fldChar w:fldCharType="begin"/>
                      </w:r>
                      <w:r>
                        <w:instrText xml:space="preserve"> SEQ Ilustración \* ARABIC </w:instrText>
                      </w:r>
                      <w:r>
                        <w:fldChar w:fldCharType="separate"/>
                      </w:r>
                      <w:r w:rsidR="00231346">
                        <w:rPr>
                          <w:noProof/>
                        </w:rPr>
                        <w:t>40</w:t>
                      </w:r>
                      <w:r>
                        <w:fldChar w:fldCharType="end"/>
                      </w:r>
                      <w:r>
                        <w:t xml:space="preserve"> G</w:t>
                      </w:r>
                      <w:r w:rsidRPr="00A65DF8">
                        <w:t>estión de reservas de un hotel</w:t>
                      </w:r>
                      <w:bookmarkEnd w:id="320"/>
                      <w:bookmarkEnd w:id="321"/>
                      <w:bookmarkEnd w:id="322"/>
                      <w:bookmarkEnd w:id="323"/>
                    </w:p>
                    <w:p w14:paraId="27B23F5F" w14:textId="77777777" w:rsidR="00C04F15" w:rsidRPr="007207EF" w:rsidRDefault="00C04F15" w:rsidP="00C04F15">
                      <w:pPr>
                        <w:pStyle w:val="Descripcin"/>
                        <w:spacing w:after="0"/>
                        <w:jc w:val="center"/>
                        <w:rPr>
                          <w:noProof/>
                        </w:rPr>
                      </w:pPr>
                      <w:r w:rsidRPr="004E40A0">
                        <w:t>Realizado por LETURNE PLUAS JHON BYRON &amp; CHICA VALFRE VALESKA SOFIA</w:t>
                      </w:r>
                    </w:p>
                    <w:p w14:paraId="4B5C1C30" w14:textId="77777777" w:rsidR="00C04F15" w:rsidRPr="00C04F15" w:rsidRDefault="00C04F15" w:rsidP="00C04F15"/>
                  </w:txbxContent>
                </v:textbox>
              </v:shape>
            </w:pict>
          </mc:Fallback>
        </mc:AlternateContent>
      </w:r>
    </w:p>
    <w:p w14:paraId="181D2857" w14:textId="558A8E7E" w:rsidR="00B30B4B" w:rsidRDefault="006F1427" w:rsidP="006F3D78">
      <w:pPr>
        <w:pStyle w:val="Ttulo1"/>
        <w:spacing w:line="360" w:lineRule="auto"/>
        <w:rPr>
          <w:lang w:val="es-ES"/>
        </w:rPr>
      </w:pPr>
      <w:bookmarkStart w:id="324" w:name="_Toc159708309"/>
      <w:r>
        <w:rPr>
          <w:lang w:val="es-ES"/>
        </w:rPr>
        <w:lastRenderedPageBreak/>
        <w:t>Diagrama Petri</w:t>
      </w:r>
      <w:bookmarkEnd w:id="324"/>
    </w:p>
    <w:p w14:paraId="256972CE" w14:textId="7A5DF76F" w:rsidR="006F1427" w:rsidRPr="009F573D" w:rsidRDefault="006F1427" w:rsidP="006F3D78">
      <w:pPr>
        <w:pStyle w:val="Ttulo2"/>
        <w:spacing w:line="360" w:lineRule="auto"/>
      </w:pPr>
      <w:bookmarkStart w:id="325" w:name="_Toc159708310"/>
      <w:r w:rsidRPr="009F573D">
        <w:t>Fundamentos de</w:t>
      </w:r>
      <w:r>
        <w:t xml:space="preserve"> Diagramas</w:t>
      </w:r>
      <w:r w:rsidRPr="009F573D">
        <w:t xml:space="preserve"> </w:t>
      </w:r>
      <w:r>
        <w:t>Petri</w:t>
      </w:r>
      <w:bookmarkEnd w:id="325"/>
    </w:p>
    <w:p w14:paraId="5965FEB5" w14:textId="77777777" w:rsidR="006F1427" w:rsidRDefault="006F1427" w:rsidP="006F3D78">
      <w:pPr>
        <w:pStyle w:val="Ttulo3"/>
        <w:spacing w:line="360" w:lineRule="auto"/>
      </w:pPr>
      <w:bookmarkStart w:id="326" w:name="_Toc159708311"/>
      <w:r w:rsidRPr="009F573D">
        <w:t>Conceptos básicos</w:t>
      </w:r>
      <w:bookmarkEnd w:id="326"/>
      <w:r w:rsidRPr="009F573D">
        <w:t xml:space="preserve"> </w:t>
      </w:r>
    </w:p>
    <w:p w14:paraId="7B8A8BD2" w14:textId="6FFA0F5B" w:rsidR="009D60B0" w:rsidRPr="009D60B0" w:rsidRDefault="009D60B0" w:rsidP="006F3D78">
      <w:pPr>
        <w:spacing w:line="360" w:lineRule="auto"/>
        <w:jc w:val="both"/>
        <w:rPr>
          <w:rFonts w:ascii="Times New Roman" w:hAnsi="Times New Roman" w:cs="Times New Roman"/>
          <w:sz w:val="24"/>
          <w:szCs w:val="24"/>
        </w:rPr>
      </w:pPr>
      <w:r w:rsidRPr="009D60B0">
        <w:rPr>
          <w:rFonts w:ascii="Times New Roman" w:hAnsi="Times New Roman" w:cs="Times New Roman"/>
          <w:sz w:val="24"/>
          <w:szCs w:val="24"/>
        </w:rPr>
        <w:t>Un diagrama de Petri es un modelo matemático y gráfico utilizado para describir y analizar sistemas concurrentes y distribuidos. Se caracteriza por su capacidad para modelar la sincronización, la paralelización y la dependencia mutua entre eventos o procesos. Los elementos fundamentales de un diagrama de Petri son los lugares (representados por círculos), las transiciones (representadas por barras o rectángulos) y los tokens (indicados por puntos dentro de los lugares)</w:t>
      </w:r>
      <w:r w:rsidR="0055011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"/>
          <w:id w:val="-676732686"/>
          <w:placeholder>
            <w:docPart w:val="DefaultPlaceholder_-1854013440"/>
          </w:placeholder>
        </w:sdtPr>
        <w:sdtContent>
          <w:r w:rsidR="00A10032" w:rsidRPr="00A10032">
            <w:rPr>
              <w:rFonts w:ascii="Times New Roman" w:hAnsi="Times New Roman" w:cs="Times New Roman"/>
              <w:color w:val="000000"/>
              <w:sz w:val="24"/>
              <w:szCs w:val="24"/>
            </w:rPr>
            <w:t>[29]</w:t>
          </w:r>
        </w:sdtContent>
      </w:sdt>
      <w:r w:rsidRPr="009D60B0">
        <w:rPr>
          <w:rFonts w:ascii="Times New Roman" w:hAnsi="Times New Roman" w:cs="Times New Roman"/>
          <w:sz w:val="24"/>
          <w:szCs w:val="24"/>
        </w:rPr>
        <w:t>.</w:t>
      </w:r>
    </w:p>
    <w:p w14:paraId="0E05368F" w14:textId="23D70C1F" w:rsidR="009D60B0" w:rsidRPr="009D60B0" w:rsidRDefault="009D60B0" w:rsidP="009D60B0">
      <w:pPr>
        <w:spacing w:line="360" w:lineRule="auto"/>
        <w:jc w:val="both"/>
        <w:rPr>
          <w:rFonts w:ascii="Times New Roman" w:hAnsi="Times New Roman" w:cs="Times New Roman"/>
          <w:sz w:val="24"/>
          <w:szCs w:val="24"/>
        </w:rPr>
      </w:pPr>
      <w:r w:rsidRPr="009D60B0">
        <w:rPr>
          <w:rFonts w:ascii="Times New Roman" w:hAnsi="Times New Roman" w:cs="Times New Roman"/>
          <w:sz w:val="24"/>
          <w:szCs w:val="24"/>
        </w:rPr>
        <w:t>Los lugares pueden interpretarse como condiciones o estados, las transiciones como eventos que pueden cambiar esos estados, y los tokens como indicadores del estado actual del sistema</w:t>
      </w:r>
      <w:r w:rsidR="0055011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"/>
          <w:id w:val="355084559"/>
          <w:placeholder>
            <w:docPart w:val="DefaultPlaceholder_-1854013440"/>
          </w:placeholder>
        </w:sdtPr>
        <w:sdtContent>
          <w:r w:rsidR="00A10032" w:rsidRPr="00A10032">
            <w:rPr>
              <w:rFonts w:ascii="Times New Roman" w:hAnsi="Times New Roman" w:cs="Times New Roman"/>
              <w:color w:val="000000"/>
              <w:sz w:val="24"/>
              <w:szCs w:val="24"/>
            </w:rPr>
            <w:t>[30]</w:t>
          </w:r>
        </w:sdtContent>
      </w:sdt>
      <w:r w:rsidRPr="009D60B0">
        <w:rPr>
          <w:rFonts w:ascii="Times New Roman" w:hAnsi="Times New Roman" w:cs="Times New Roman"/>
          <w:sz w:val="24"/>
          <w:szCs w:val="24"/>
        </w:rPr>
        <w:t>. Un token se mueve de un lugar a otro a través de las transiciones, modelando así el flujo de control o la ejecución de operaciones en el sistema. La activación de una transición ocurre cuando todos los lugares de entrada tienen el número necesario de tokens, lo que permite la simulación de la dinámica y la concurrencia dentro de los sistemas modelados</w:t>
      </w:r>
      <w:r w:rsidR="0055011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"/>
          <w:id w:val="751782973"/>
          <w:placeholder>
            <w:docPart w:val="DefaultPlaceholder_-1854013440"/>
          </w:placeholder>
        </w:sdtPr>
        <w:sdtContent>
          <w:r w:rsidR="00A10032" w:rsidRPr="00A10032">
            <w:rPr>
              <w:rFonts w:ascii="Times New Roman" w:hAnsi="Times New Roman" w:cs="Times New Roman"/>
              <w:color w:val="000000"/>
              <w:sz w:val="24"/>
              <w:szCs w:val="24"/>
            </w:rPr>
            <w:t>[29], [30]</w:t>
          </w:r>
        </w:sdtContent>
      </w:sdt>
      <w:r w:rsidRPr="009D60B0">
        <w:rPr>
          <w:rFonts w:ascii="Times New Roman" w:hAnsi="Times New Roman" w:cs="Times New Roman"/>
          <w:sz w:val="24"/>
          <w:szCs w:val="24"/>
        </w:rPr>
        <w:t>.</w:t>
      </w:r>
    </w:p>
    <w:p w14:paraId="6FA8A724" w14:textId="4A67E877" w:rsidR="006F1427" w:rsidRDefault="009D60B0" w:rsidP="006F3D78">
      <w:pPr>
        <w:spacing w:line="360" w:lineRule="auto"/>
        <w:jc w:val="both"/>
        <w:rPr>
          <w:rFonts w:ascii="Times New Roman" w:hAnsi="Times New Roman" w:cs="Times New Roman"/>
          <w:sz w:val="24"/>
          <w:szCs w:val="24"/>
        </w:rPr>
      </w:pPr>
      <w:r w:rsidRPr="009D60B0">
        <w:rPr>
          <w:rFonts w:ascii="Times New Roman" w:hAnsi="Times New Roman" w:cs="Times New Roman"/>
          <w:sz w:val="24"/>
          <w:szCs w:val="24"/>
        </w:rPr>
        <w:t>Este modelo es ampliamente utilizado en diversas áreas como la informática, la ingeniería, la robótica y la gestión de procesos de negocio, proporcionando una herramienta poderosa para el análisis y diseño de sistemas complejos que involucran operaciones concurrentes y recursos compartidos</w:t>
      </w:r>
      <w:r w:rsidR="005C4F6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"/>
          <w:id w:val="-172574086"/>
          <w:placeholder>
            <w:docPart w:val="DefaultPlaceholder_-1854013440"/>
          </w:placeholder>
        </w:sdtPr>
        <w:sdtContent>
          <w:r w:rsidR="00A10032" w:rsidRPr="00A10032">
            <w:rPr>
              <w:rFonts w:ascii="Times New Roman" w:hAnsi="Times New Roman" w:cs="Times New Roman"/>
              <w:color w:val="000000"/>
              <w:sz w:val="24"/>
              <w:szCs w:val="24"/>
            </w:rPr>
            <w:t>[29]</w:t>
          </w:r>
        </w:sdtContent>
      </w:sdt>
      <w:r w:rsidRPr="009D60B0">
        <w:rPr>
          <w:rFonts w:ascii="Times New Roman" w:hAnsi="Times New Roman" w:cs="Times New Roman"/>
          <w:sz w:val="24"/>
          <w:szCs w:val="24"/>
        </w:rPr>
        <w:t>.</w:t>
      </w:r>
    </w:p>
    <w:p w14:paraId="38A26933" w14:textId="6E669285" w:rsidR="00D21F61" w:rsidRDefault="00D21F61" w:rsidP="006F3D78">
      <w:pPr>
        <w:pStyle w:val="Ttulo3"/>
        <w:spacing w:line="360" w:lineRule="auto"/>
      </w:pPr>
      <w:bookmarkStart w:id="327" w:name="_Toc159708312"/>
      <w:r>
        <w:t xml:space="preserve">Elementos principales de </w:t>
      </w:r>
      <w:r w:rsidR="00FD7881">
        <w:t>Petri</w:t>
      </w:r>
      <w:bookmarkEnd w:id="327"/>
    </w:p>
    <w:p w14:paraId="0305C697" w14:textId="342BA49E" w:rsidR="00CF0B6B" w:rsidRPr="00CF0B6B" w:rsidRDefault="00CF0B6B" w:rsidP="006F3D78">
      <w:pPr>
        <w:spacing w:line="360" w:lineRule="auto"/>
        <w:jc w:val="both"/>
        <w:rPr>
          <w:rFonts w:ascii="Times New Roman" w:hAnsi="Times New Roman" w:cs="Times New Roman"/>
          <w:sz w:val="24"/>
          <w:szCs w:val="24"/>
        </w:rPr>
      </w:pPr>
      <w:r w:rsidRPr="00CF0B6B">
        <w:rPr>
          <w:rFonts w:ascii="Times New Roman" w:hAnsi="Times New Roman" w:cs="Times New Roman"/>
          <w:sz w:val="24"/>
          <w:szCs w:val="24"/>
        </w:rPr>
        <w:t>Los diagramas de Petri se componen de tres elementos clave que juntos facilitan la modelación de procesos dinámicos y concurrentes en sistemas. El primer elemento, los lugares (Places), representados por círculos, simbolizan estados o condiciones dentro del sistema. Los lugares pueden albergar tokens, que indican la presencia de una condición o la disponibilidad de recursos, reflejando el estado actual del sistema a medida que los tokens se mueven o cambian</w:t>
      </w:r>
      <w:r w:rsidR="0036777E">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"/>
          <w:id w:val="282235055"/>
          <w:placeholder>
            <w:docPart w:val="DefaultPlaceholder_-1854013440"/>
          </w:placeholder>
        </w:sdtPr>
        <w:sdtContent>
          <w:r w:rsidR="00A10032" w:rsidRPr="00A10032">
            <w:rPr>
              <w:rFonts w:ascii="Times New Roman" w:hAnsi="Times New Roman" w:cs="Times New Roman"/>
              <w:color w:val="000000"/>
              <w:sz w:val="24"/>
              <w:szCs w:val="24"/>
            </w:rPr>
            <w:t>[30]</w:t>
          </w:r>
        </w:sdtContent>
      </w:sdt>
      <w:r w:rsidRPr="00CF0B6B">
        <w:rPr>
          <w:rFonts w:ascii="Times New Roman" w:hAnsi="Times New Roman" w:cs="Times New Roman"/>
          <w:sz w:val="24"/>
          <w:szCs w:val="24"/>
        </w:rPr>
        <w:t>.</w:t>
      </w:r>
    </w:p>
    <w:p w14:paraId="14650E4E" w14:textId="4BA0CFF3" w:rsidR="00CF0B6B" w:rsidRPr="00CF0B6B" w:rsidRDefault="00CF0B6B" w:rsidP="00CF0B6B">
      <w:pPr>
        <w:spacing w:line="360" w:lineRule="auto"/>
        <w:jc w:val="both"/>
        <w:rPr>
          <w:rFonts w:ascii="Times New Roman" w:hAnsi="Times New Roman" w:cs="Times New Roman"/>
          <w:sz w:val="24"/>
          <w:szCs w:val="24"/>
        </w:rPr>
      </w:pPr>
      <w:r w:rsidRPr="00CF0B6B">
        <w:rPr>
          <w:rFonts w:ascii="Times New Roman" w:hAnsi="Times New Roman" w:cs="Times New Roman"/>
          <w:sz w:val="24"/>
          <w:szCs w:val="24"/>
        </w:rPr>
        <w:t xml:space="preserve">El segundo elemento esencial son las transiciones (Transitions), ilustradas mediante barras o rectángulos. Estas representan eventos o acciones que pueden cambiar el estado del sistema. Para que una transición se active, es necesario que todos sus lugares de entrada contengan el número adecuado de tokens requeridos, lo que permite la simulación de eventos que ocurren bajo ciertas condiciones. Al dispararse, las transiciones consumen tokens de sus lugares de </w:t>
      </w:r>
      <w:r w:rsidRPr="00CF0B6B">
        <w:rPr>
          <w:rFonts w:ascii="Times New Roman" w:hAnsi="Times New Roman" w:cs="Times New Roman"/>
          <w:sz w:val="24"/>
          <w:szCs w:val="24"/>
        </w:rPr>
        <w:lastRenderedPageBreak/>
        <w:t>entrada y generan tokens en los lugares de salida, modificando así la distribución de tokens en el sistema y, por ende, su estado</w:t>
      </w:r>
      <w:r w:rsidR="0036777E">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"/>
          <w:id w:val="-1261447547"/>
          <w:placeholder>
            <w:docPart w:val="DefaultPlaceholder_-1854013440"/>
          </w:placeholder>
        </w:sdtPr>
        <w:sdtContent>
          <w:r w:rsidR="00A10032" w:rsidRPr="00A10032">
            <w:rPr>
              <w:rFonts w:ascii="Times New Roman" w:hAnsi="Times New Roman" w:cs="Times New Roman"/>
              <w:color w:val="000000"/>
              <w:sz w:val="24"/>
              <w:szCs w:val="24"/>
            </w:rPr>
            <w:t>[31]</w:t>
          </w:r>
        </w:sdtContent>
      </w:sdt>
      <w:r w:rsidRPr="00CF0B6B">
        <w:rPr>
          <w:rFonts w:ascii="Times New Roman" w:hAnsi="Times New Roman" w:cs="Times New Roman"/>
          <w:sz w:val="24"/>
          <w:szCs w:val="24"/>
        </w:rPr>
        <w:t>.</w:t>
      </w:r>
    </w:p>
    <w:p w14:paraId="3395B151" w14:textId="0F70A76B" w:rsidR="00FD7881" w:rsidRPr="00CF0B6B" w:rsidRDefault="00CF0B6B" w:rsidP="006F3D78">
      <w:pPr>
        <w:spacing w:line="360" w:lineRule="auto"/>
        <w:jc w:val="both"/>
        <w:rPr>
          <w:rFonts w:ascii="Times New Roman" w:hAnsi="Times New Roman" w:cs="Times New Roman"/>
          <w:sz w:val="24"/>
          <w:szCs w:val="24"/>
        </w:rPr>
      </w:pPr>
      <w:r w:rsidRPr="00CF0B6B">
        <w:rPr>
          <w:rFonts w:ascii="Times New Roman" w:hAnsi="Times New Roman" w:cs="Times New Roman"/>
          <w:sz w:val="24"/>
          <w:szCs w:val="24"/>
        </w:rPr>
        <w:t>Finalmente, los arcos (Arcs), representados por flechas, conectan lugares con transiciones y viceversa, definiendo el flujo de tokens entre estos elementos. Los arcos direccionan el movimiento de los tokens, con arcos de entrada que apuntan hacia las transiciones desde los lugares, y arcos de salida que van desde las transiciones hacia los lugares</w:t>
      </w:r>
      <w:r w:rsidR="0036777E">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"/>
          <w:id w:val="1536851987"/>
          <w:placeholder>
            <w:docPart w:val="DefaultPlaceholder_-1854013440"/>
          </w:placeholder>
        </w:sdtPr>
        <w:sdtContent>
          <w:r w:rsidR="00A10032" w:rsidRPr="00A10032">
            <w:rPr>
              <w:rFonts w:ascii="Times New Roman" w:hAnsi="Times New Roman" w:cs="Times New Roman"/>
              <w:color w:val="000000"/>
              <w:sz w:val="24"/>
              <w:szCs w:val="24"/>
            </w:rPr>
            <w:t>[32]</w:t>
          </w:r>
        </w:sdtContent>
      </w:sdt>
      <w:r w:rsidRPr="00CF0B6B">
        <w:rPr>
          <w:rFonts w:ascii="Times New Roman" w:hAnsi="Times New Roman" w:cs="Times New Roman"/>
          <w:sz w:val="24"/>
          <w:szCs w:val="24"/>
        </w:rPr>
        <w:t>. Los pesos en los arcos determinan la cantidad de tokens necesarios para activar una transición o los que se producen tras la activación, permitiendo modelar con precisión la lógica del sistema modelado. Estos componentes trabajan en conjunto para proporcionar una poderosa herramienta de modelado para sistemas que involucran complejas interacciones y procesos concurrentes</w:t>
      </w:r>
      <w:r w:rsidR="0036777E">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"/>
          <w:id w:val="-1208184033"/>
          <w:placeholder>
            <w:docPart w:val="DefaultPlaceholder_-1854013440"/>
          </w:placeholder>
        </w:sdtPr>
        <w:sdtContent>
          <w:r w:rsidR="00A10032" w:rsidRPr="00A10032">
            <w:rPr>
              <w:rFonts w:ascii="Times New Roman" w:hAnsi="Times New Roman" w:cs="Times New Roman"/>
              <w:color w:val="000000"/>
              <w:sz w:val="24"/>
              <w:szCs w:val="24"/>
            </w:rPr>
            <w:t>[31]</w:t>
          </w:r>
        </w:sdtContent>
      </w:sdt>
      <w:r w:rsidRPr="00CF0B6B">
        <w:rPr>
          <w:rFonts w:ascii="Times New Roman" w:hAnsi="Times New Roman" w:cs="Times New Roman"/>
          <w:sz w:val="24"/>
          <w:szCs w:val="24"/>
        </w:rPr>
        <w:t>.</w:t>
      </w:r>
    </w:p>
    <w:p w14:paraId="50A3EB81" w14:textId="77777777" w:rsidR="00FD7881" w:rsidRDefault="00FD7881" w:rsidP="006F3D78">
      <w:pPr>
        <w:pStyle w:val="Ttulo2"/>
        <w:spacing w:line="360" w:lineRule="auto"/>
      </w:pPr>
      <w:bookmarkStart w:id="328" w:name="_Toc159708313"/>
      <w:r>
        <w:t>Modelamiento de sistemas distribuidos</w:t>
      </w:r>
      <w:bookmarkEnd w:id="328"/>
    </w:p>
    <w:p w14:paraId="3B8E8B9B" w14:textId="268162B8" w:rsidR="00FD7881" w:rsidRDefault="00FD7881" w:rsidP="006F3D78">
      <w:pPr>
        <w:pStyle w:val="Ttulo3"/>
        <w:spacing w:line="360" w:lineRule="auto"/>
      </w:pPr>
      <w:bookmarkStart w:id="329" w:name="_Toc159708314"/>
      <w:r>
        <w:t xml:space="preserve">Ventajas del modelamiento con </w:t>
      </w:r>
      <w:r w:rsidR="00CF0B6B">
        <w:t xml:space="preserve">Petri </w:t>
      </w:r>
      <w:r>
        <w:t>en sistemas distribuidos</w:t>
      </w:r>
      <w:bookmarkEnd w:id="329"/>
    </w:p>
    <w:p w14:paraId="38BA7C26" w14:textId="26CBE164" w:rsidR="007F408E" w:rsidRPr="007F408E" w:rsidRDefault="007F408E" w:rsidP="006F3D78">
      <w:pPr>
        <w:spacing w:line="360" w:lineRule="auto"/>
        <w:jc w:val="both"/>
        <w:rPr>
          <w:rFonts w:ascii="Times New Roman" w:hAnsi="Times New Roman" w:cs="Times New Roman"/>
          <w:sz w:val="24"/>
          <w:szCs w:val="24"/>
        </w:rPr>
      </w:pPr>
      <w:r w:rsidRPr="007F408E">
        <w:rPr>
          <w:rFonts w:ascii="Times New Roman" w:hAnsi="Times New Roman" w:cs="Times New Roman"/>
          <w:sz w:val="24"/>
          <w:szCs w:val="24"/>
        </w:rPr>
        <w:t>El modelado con redes de Petri en sistemas distribuidos brinda una representación clara y detallada de los procesos concurrentes que son fundamentales en estos sistemas</w:t>
      </w:r>
      <w:r w:rsidR="00D415D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"/>
          <w:id w:val="1645463845"/>
          <w:placeholder>
            <w:docPart w:val="DefaultPlaceholder_-1854013440"/>
          </w:placeholder>
        </w:sdtPr>
        <w:sdtContent>
          <w:r w:rsidR="00A10032" w:rsidRPr="00A10032">
            <w:rPr>
              <w:rFonts w:ascii="Times New Roman" w:hAnsi="Times New Roman" w:cs="Times New Roman"/>
              <w:color w:val="000000"/>
              <w:sz w:val="24"/>
              <w:szCs w:val="24"/>
            </w:rPr>
            <w:t>[33]</w:t>
          </w:r>
        </w:sdtContent>
      </w:sdt>
      <w:r w:rsidRPr="007F408E">
        <w:rPr>
          <w:rFonts w:ascii="Times New Roman" w:hAnsi="Times New Roman" w:cs="Times New Roman"/>
          <w:sz w:val="24"/>
          <w:szCs w:val="24"/>
        </w:rPr>
        <w:t>. A través de su estructura única, que facilita la visualización de múltiples actividades ocurriendo simultáneamente, las redes de Petri destacan por su capacidad para modelar la concurrencia de una manera que otros métodos encuentran desafiante. Esta claridad en la representación permite a los diseñadores y analistas de sistemas comprender mejor las interacciones complejas y la simultaneidad inherente a los sistemas distribuidos, mejorando así el diseño y la implementación del sistema</w:t>
      </w:r>
      <w:r w:rsidR="00EC5E5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"/>
          <w:id w:val="946123205"/>
          <w:placeholder>
            <w:docPart w:val="DefaultPlaceholder_-1854013440"/>
          </w:placeholder>
        </w:sdtPr>
        <w:sdtContent>
          <w:r w:rsidR="00A10032" w:rsidRPr="00A10032">
            <w:rPr>
              <w:rFonts w:ascii="Times New Roman" w:hAnsi="Times New Roman" w:cs="Times New Roman"/>
              <w:color w:val="000000"/>
              <w:sz w:val="24"/>
              <w:szCs w:val="24"/>
            </w:rPr>
            <w:t>[32]</w:t>
          </w:r>
        </w:sdtContent>
      </w:sdt>
      <w:r w:rsidRPr="007F408E">
        <w:rPr>
          <w:rFonts w:ascii="Times New Roman" w:hAnsi="Times New Roman" w:cs="Times New Roman"/>
          <w:sz w:val="24"/>
          <w:szCs w:val="24"/>
        </w:rPr>
        <w:t>.</w:t>
      </w:r>
    </w:p>
    <w:p w14:paraId="726D032F" w14:textId="16ADAE40" w:rsidR="00D21F61" w:rsidRDefault="007F408E" w:rsidP="00DE6BA6">
      <w:pPr>
        <w:spacing w:line="360" w:lineRule="auto"/>
        <w:jc w:val="both"/>
        <w:rPr>
          <w:rFonts w:ascii="Times New Roman" w:hAnsi="Times New Roman" w:cs="Times New Roman"/>
          <w:sz w:val="24"/>
          <w:szCs w:val="24"/>
        </w:rPr>
      </w:pPr>
      <w:r w:rsidRPr="007F408E">
        <w:rPr>
          <w:rFonts w:ascii="Times New Roman" w:hAnsi="Times New Roman" w:cs="Times New Roman"/>
          <w:sz w:val="24"/>
          <w:szCs w:val="24"/>
        </w:rPr>
        <w:t>Además, las redes de Petri ofrecen un análisis formal y matemático del comportamiento de los sistemas distribuidos, proporcionando herramientas para verificar propiedades críticas como la vivacidad, la seguridad y la ausencia de condiciones de carrera</w:t>
      </w:r>
      <w:r w:rsidR="00EC5E5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"/>
          <w:id w:val="1510644203"/>
          <w:placeholder>
            <w:docPart w:val="DefaultPlaceholder_-1854013440"/>
          </w:placeholder>
        </w:sdtPr>
        <w:sdtContent>
          <w:r w:rsidR="00A10032" w:rsidRPr="00A10032">
            <w:rPr>
              <w:rFonts w:ascii="Times New Roman" w:hAnsi="Times New Roman" w:cs="Times New Roman"/>
              <w:color w:val="000000"/>
              <w:sz w:val="24"/>
              <w:szCs w:val="24"/>
            </w:rPr>
            <w:t>[31]</w:t>
          </w:r>
        </w:sdtContent>
      </w:sdt>
      <w:r w:rsidRPr="007F408E">
        <w:rPr>
          <w:rFonts w:ascii="Times New Roman" w:hAnsi="Times New Roman" w:cs="Times New Roman"/>
          <w:sz w:val="24"/>
          <w:szCs w:val="24"/>
        </w:rPr>
        <w:t>. Esta capacidad de análisis formal es una ventaja significativa, ya que permite identificar problemas potenciales en las fases tempranas del diseño, evitando costosas correcciones en etapas posteriores del desarrollo. El fundamento matemático de las redes de Petri no solo asegura la precisión en el modelado, sino que también contribuye a la creación de sistemas más robustos y confiables</w:t>
      </w:r>
      <w:r w:rsidR="00EF01E4">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"/>
          <w:id w:val="-1357273948"/>
          <w:placeholder>
            <w:docPart w:val="DefaultPlaceholder_-1854013440"/>
          </w:placeholder>
        </w:sdtPr>
        <w:sdtContent>
          <w:r w:rsidR="00A10032" w:rsidRPr="00A10032">
            <w:rPr>
              <w:rFonts w:ascii="Times New Roman" w:hAnsi="Times New Roman" w:cs="Times New Roman"/>
              <w:color w:val="000000"/>
              <w:sz w:val="24"/>
              <w:szCs w:val="24"/>
            </w:rPr>
            <w:t>[33]</w:t>
          </w:r>
        </w:sdtContent>
      </w:sdt>
      <w:r w:rsidRPr="007F408E">
        <w:rPr>
          <w:rFonts w:ascii="Times New Roman" w:hAnsi="Times New Roman" w:cs="Times New Roman"/>
          <w:sz w:val="24"/>
          <w:szCs w:val="24"/>
        </w:rPr>
        <w:t>.</w:t>
      </w:r>
    </w:p>
    <w:p w14:paraId="195428EC" w14:textId="77777777" w:rsidR="00FD7881" w:rsidRDefault="00FD7881" w:rsidP="00DE6BA6">
      <w:pPr>
        <w:pStyle w:val="Ttulo3"/>
        <w:spacing w:line="360" w:lineRule="auto"/>
        <w:rPr>
          <w:rFonts w:cs="Times New Roman"/>
        </w:rPr>
      </w:pPr>
      <w:bookmarkStart w:id="330" w:name="_Toc159708315"/>
      <w:r>
        <w:t>Consideraciones para el modelamiento de sistemas distribuidos</w:t>
      </w:r>
      <w:bookmarkEnd w:id="330"/>
    </w:p>
    <w:p w14:paraId="327AE563" w14:textId="07BAEDC9" w:rsidR="00A44590" w:rsidRPr="00A44590" w:rsidRDefault="00A44590" w:rsidP="00DE6BA6">
      <w:pPr>
        <w:spacing w:line="360" w:lineRule="auto"/>
        <w:jc w:val="both"/>
        <w:rPr>
          <w:rFonts w:ascii="Times New Roman" w:hAnsi="Times New Roman" w:cs="Times New Roman"/>
          <w:sz w:val="24"/>
          <w:szCs w:val="24"/>
        </w:rPr>
      </w:pPr>
      <w:r w:rsidRPr="00A44590">
        <w:rPr>
          <w:rFonts w:ascii="Times New Roman" w:hAnsi="Times New Roman" w:cs="Times New Roman"/>
          <w:sz w:val="24"/>
          <w:szCs w:val="24"/>
        </w:rPr>
        <w:t>Al modelar sistemas distribuidos con redes de Petri, es clave identificar con precisión los componentes del sistema, como las actividades concurrentes y los recursos compartidos, para capturar efectivamente la concurrencia y las interacciones</w:t>
      </w:r>
      <w:r w:rsidR="00C409ED">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"/>
          <w:id w:val="-1131092063"/>
          <w:placeholder>
            <w:docPart w:val="DefaultPlaceholder_-1854013440"/>
          </w:placeholder>
        </w:sdtPr>
        <w:sdtContent>
          <w:r w:rsidR="00A10032" w:rsidRPr="00A10032">
            <w:rPr>
              <w:rFonts w:ascii="Times New Roman" w:hAnsi="Times New Roman" w:cs="Times New Roman"/>
              <w:color w:val="000000"/>
              <w:sz w:val="24"/>
              <w:szCs w:val="24"/>
            </w:rPr>
            <w:t>[32]</w:t>
          </w:r>
        </w:sdtContent>
      </w:sdt>
      <w:r w:rsidRPr="00A44590">
        <w:rPr>
          <w:rFonts w:ascii="Times New Roman" w:hAnsi="Times New Roman" w:cs="Times New Roman"/>
          <w:sz w:val="24"/>
          <w:szCs w:val="24"/>
        </w:rPr>
        <w:t xml:space="preserve">. Manejar la complejidad del sistema es otro aspecto crucial, donde técnicas como la abstracción y el modularidad resultan </w:t>
      </w:r>
      <w:r w:rsidRPr="00A44590">
        <w:rPr>
          <w:rFonts w:ascii="Times New Roman" w:hAnsi="Times New Roman" w:cs="Times New Roman"/>
          <w:sz w:val="24"/>
          <w:szCs w:val="24"/>
        </w:rPr>
        <w:lastRenderedPageBreak/>
        <w:t>esenciales para simplificar el modelo sin perder detalle. Esto implica descomponer el sistema en subcomponentes o emplear variantes de redes de Petri para representar diversos procesos de manera más manejable</w:t>
      </w:r>
      <w:r w:rsidR="00C409ED">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"/>
          <w:id w:val="-1125838564"/>
          <w:placeholder>
            <w:docPart w:val="DefaultPlaceholder_-1854013440"/>
          </w:placeholder>
        </w:sdtPr>
        <w:sdtContent>
          <w:r w:rsidR="00A10032" w:rsidRPr="00A10032">
            <w:rPr>
              <w:rFonts w:ascii="Times New Roman" w:hAnsi="Times New Roman" w:cs="Times New Roman"/>
              <w:color w:val="000000"/>
              <w:sz w:val="24"/>
              <w:szCs w:val="24"/>
            </w:rPr>
            <w:t>[33]</w:t>
          </w:r>
        </w:sdtContent>
      </w:sdt>
      <w:r w:rsidRPr="00A44590">
        <w:rPr>
          <w:rFonts w:ascii="Times New Roman" w:hAnsi="Times New Roman" w:cs="Times New Roman"/>
          <w:sz w:val="24"/>
          <w:szCs w:val="24"/>
        </w:rPr>
        <w:t>.</w:t>
      </w:r>
    </w:p>
    <w:p w14:paraId="3D18D6ED" w14:textId="247DD642" w:rsidR="00FD7881" w:rsidRDefault="00A44590" w:rsidP="00DE6BA6">
      <w:pPr>
        <w:spacing w:line="360" w:lineRule="auto"/>
        <w:jc w:val="both"/>
        <w:rPr>
          <w:rFonts w:ascii="Times New Roman" w:hAnsi="Times New Roman" w:cs="Times New Roman"/>
          <w:sz w:val="24"/>
          <w:szCs w:val="24"/>
        </w:rPr>
      </w:pPr>
      <w:r w:rsidRPr="00A44590">
        <w:rPr>
          <w:rFonts w:ascii="Times New Roman" w:hAnsi="Times New Roman" w:cs="Times New Roman"/>
          <w:sz w:val="24"/>
          <w:szCs w:val="24"/>
        </w:rPr>
        <w:t>Además, validar el modelo contra el comportamiento real del sistema es fundamental. Esto se realiza a través de simulaciones y análisis formales para asegurar que el modelo cumpla con los requisitos y refleje fielmente el sistema diseñado. Estas consideraciones garantizan que el modelo de Petri sea una herramienta eficaz para el diseño y análisis de sistemas distribuidos, facilitando la identificación y corrección de problemas potenciales desde las etapas iniciales del desarrollo</w:t>
      </w:r>
      <w:r w:rsidR="00C409ED">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"/>
          <w:id w:val="1939634396"/>
          <w:placeholder>
            <w:docPart w:val="DefaultPlaceholder_-1854013440"/>
          </w:placeholder>
        </w:sdtPr>
        <w:sdtContent>
          <w:r w:rsidR="00A10032" w:rsidRPr="00A10032">
            <w:rPr>
              <w:rFonts w:ascii="Times New Roman" w:hAnsi="Times New Roman" w:cs="Times New Roman"/>
              <w:color w:val="000000"/>
              <w:sz w:val="24"/>
              <w:szCs w:val="24"/>
            </w:rPr>
            <w:t>[34]</w:t>
          </w:r>
        </w:sdtContent>
      </w:sdt>
      <w:r w:rsidRPr="00A44590">
        <w:rPr>
          <w:rFonts w:ascii="Times New Roman" w:hAnsi="Times New Roman" w:cs="Times New Roman"/>
          <w:sz w:val="24"/>
          <w:szCs w:val="24"/>
        </w:rPr>
        <w:t>.</w:t>
      </w:r>
    </w:p>
    <w:p w14:paraId="37768F8E" w14:textId="4D16829E" w:rsidR="00FD7881" w:rsidRDefault="00FD7881" w:rsidP="00DE6BA6">
      <w:pPr>
        <w:pStyle w:val="Ttulo3"/>
        <w:spacing w:line="360" w:lineRule="auto"/>
      </w:pPr>
      <w:bookmarkStart w:id="331" w:name="_Toc159708316"/>
      <w:r>
        <w:t xml:space="preserve">Ejemplos de modelamiento de sistemas distribuidos con </w:t>
      </w:r>
      <w:r w:rsidR="00A44590">
        <w:t>Petri</w:t>
      </w:r>
      <w:bookmarkEnd w:id="331"/>
    </w:p>
    <w:p w14:paraId="66DB1323" w14:textId="592CFB2E" w:rsidR="00432053" w:rsidRPr="00432053" w:rsidRDefault="00432053" w:rsidP="00DE6BA6">
      <w:pPr>
        <w:spacing w:line="360" w:lineRule="auto"/>
        <w:jc w:val="both"/>
        <w:rPr>
          <w:rFonts w:ascii="Times New Roman" w:hAnsi="Times New Roman" w:cs="Times New Roman"/>
          <w:sz w:val="24"/>
          <w:szCs w:val="24"/>
        </w:rPr>
      </w:pPr>
      <w:r w:rsidRPr="00432053">
        <w:rPr>
          <w:rFonts w:ascii="Times New Roman" w:hAnsi="Times New Roman" w:cs="Times New Roman"/>
          <w:sz w:val="24"/>
          <w:szCs w:val="24"/>
        </w:rPr>
        <w:t>El modelado de sistemas de control de tráfico mediante redes de Petri ilustra cómo gestionar de manera eficiente la concurrencia y la sincronización de señales y vehículos en intersecciones</w:t>
      </w:r>
      <w:r w:rsidR="002F2B8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"/>
          <w:id w:val="983897323"/>
          <w:placeholder>
            <w:docPart w:val="DefaultPlaceholder_-1854013440"/>
          </w:placeholder>
        </w:sdtPr>
        <w:sdtContent>
          <w:r w:rsidR="00A10032" w:rsidRPr="00A10032">
            <w:rPr>
              <w:rFonts w:ascii="Times New Roman" w:hAnsi="Times New Roman" w:cs="Times New Roman"/>
              <w:color w:val="000000"/>
              <w:sz w:val="24"/>
              <w:szCs w:val="24"/>
            </w:rPr>
            <w:t>[35]</w:t>
          </w:r>
        </w:sdtContent>
      </w:sdt>
      <w:r w:rsidRPr="00432053">
        <w:rPr>
          <w:rFonts w:ascii="Times New Roman" w:hAnsi="Times New Roman" w:cs="Times New Roman"/>
          <w:sz w:val="24"/>
          <w:szCs w:val="24"/>
        </w:rPr>
        <w:t>. En este contexto, las redes de Petri pueden representar los semáforos como transiciones y los vehículos como tokens, moviéndose a través de lugares que representan diferentes segmentos de la carretera o intersecciones. Esto permite analizar el flujo de tráfico, identificar posibles congestiones y optimizar los tiempos de los semáforos para mejorar el flujo vehicular. Al modelar estos sistemas, se pueden evaluar diversas estrategias de control de tráfico bajo distintas condiciones, facilitando la implementación de soluciones que minimicen los tiempos de espera y maximicen la eficiencia del sistema de tránsito</w:t>
      </w:r>
      <w:r w:rsidR="000002BE">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"/>
          <w:id w:val="1190489905"/>
          <w:placeholder>
            <w:docPart w:val="DefaultPlaceholder_-1854013440"/>
          </w:placeholder>
        </w:sdtPr>
        <w:sdtContent>
          <w:r w:rsidR="00A10032" w:rsidRPr="00A10032">
            <w:rPr>
              <w:rFonts w:ascii="Times New Roman" w:hAnsi="Times New Roman" w:cs="Times New Roman"/>
              <w:color w:val="000000"/>
              <w:sz w:val="24"/>
              <w:szCs w:val="24"/>
            </w:rPr>
            <w:t>[34]</w:t>
          </w:r>
        </w:sdtContent>
      </w:sdt>
      <w:r w:rsidRPr="00432053">
        <w:rPr>
          <w:rFonts w:ascii="Times New Roman" w:hAnsi="Times New Roman" w:cs="Times New Roman"/>
          <w:sz w:val="24"/>
          <w:szCs w:val="24"/>
        </w:rPr>
        <w:t>.</w:t>
      </w:r>
    </w:p>
    <w:p w14:paraId="2CC5750B" w14:textId="101567A4" w:rsidR="00FD7881" w:rsidRDefault="00432053" w:rsidP="00DE6BA6">
      <w:pPr>
        <w:spacing w:line="360" w:lineRule="auto"/>
        <w:jc w:val="both"/>
        <w:rPr>
          <w:rFonts w:ascii="Times New Roman" w:hAnsi="Times New Roman" w:cs="Times New Roman"/>
          <w:sz w:val="24"/>
          <w:szCs w:val="24"/>
        </w:rPr>
      </w:pPr>
      <w:r w:rsidRPr="00432053">
        <w:rPr>
          <w:rFonts w:ascii="Times New Roman" w:hAnsi="Times New Roman" w:cs="Times New Roman"/>
          <w:sz w:val="24"/>
          <w:szCs w:val="24"/>
        </w:rPr>
        <w:t>En sistemas de manufactura distribuida, las redes de Petri ayudan a modelar los procesos de producción, desde la adquisición de materiales hasta la entrega de productos finales, pasando por diversas estaciones de trabajo</w:t>
      </w:r>
      <w:r w:rsidR="000002BE">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"/>
          <w:id w:val="631367918"/>
          <w:placeholder>
            <w:docPart w:val="DefaultPlaceholder_-1854013440"/>
          </w:placeholder>
        </w:sdtPr>
        <w:sdtContent>
          <w:r w:rsidR="00A10032" w:rsidRPr="00A10032">
            <w:rPr>
              <w:rFonts w:ascii="Times New Roman" w:hAnsi="Times New Roman" w:cs="Times New Roman"/>
              <w:color w:val="000000"/>
              <w:sz w:val="24"/>
              <w:szCs w:val="24"/>
            </w:rPr>
            <w:t>[36]</w:t>
          </w:r>
        </w:sdtContent>
      </w:sdt>
      <w:r w:rsidRPr="00432053">
        <w:rPr>
          <w:rFonts w:ascii="Times New Roman" w:hAnsi="Times New Roman" w:cs="Times New Roman"/>
          <w:sz w:val="24"/>
          <w:szCs w:val="24"/>
        </w:rPr>
        <w:t>. Cada estación de trabajo puede ser representada por lugares que indican la disponibilidad de recursos y transiciones que simbolizan las operaciones de manufactura. Los tokens pueden representar tanto los materiales en proceso como los productos finales. Este enfoque permite visualizar y optimizar el flujo de producción, identificar cuellos de botella y asegurar una asignación eficiente de recursos</w:t>
      </w:r>
      <w:sdt>
        <w:sdtPr>
          <w:rPr>
            <w:rFonts w:ascii="Times New Roman" w:hAnsi="Times New Roman" w:cs="Times New Roman"/>
            <w:color w:val="000000"/>
            <w:sz w:val="24"/>
            <w:szCs w:val="24"/>
          </w:rPr>
          <w:tag w:val="MENDELEY_CITATION_v3_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"/>
          <w:id w:val="-1451615407"/>
          <w:placeholder>
            <w:docPart w:val="DefaultPlaceholder_-1854013440"/>
          </w:placeholder>
        </w:sdtPr>
        <w:sdtContent>
          <w:r w:rsidR="00A10032" w:rsidRPr="00A10032">
            <w:rPr>
              <w:rFonts w:ascii="Times New Roman" w:hAnsi="Times New Roman" w:cs="Times New Roman"/>
              <w:color w:val="000000"/>
              <w:sz w:val="24"/>
              <w:szCs w:val="24"/>
            </w:rPr>
            <w:t>[37]</w:t>
          </w:r>
        </w:sdtContent>
      </w:sdt>
      <w:r w:rsidRPr="00432053">
        <w:rPr>
          <w:rFonts w:ascii="Times New Roman" w:hAnsi="Times New Roman" w:cs="Times New Roman"/>
          <w:sz w:val="24"/>
          <w:szCs w:val="24"/>
        </w:rPr>
        <w:t>. Al aplicar redes de Petri, se facilita la simulación y mejora de procesos de manufactura, contribuyendo a la eficiencia operativa y la reducción de tiempos de producción en entornos distribuidos</w:t>
      </w:r>
      <w:r w:rsidR="0042039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"/>
          <w:id w:val="-1250421796"/>
          <w:placeholder>
            <w:docPart w:val="DefaultPlaceholder_-1854013440"/>
          </w:placeholder>
        </w:sdtPr>
        <w:sdtContent>
          <w:r w:rsidR="00A10032" w:rsidRPr="00A10032">
            <w:rPr>
              <w:rFonts w:ascii="Times New Roman" w:hAnsi="Times New Roman" w:cs="Times New Roman"/>
              <w:color w:val="000000"/>
              <w:sz w:val="24"/>
              <w:szCs w:val="24"/>
            </w:rPr>
            <w:t>[36]</w:t>
          </w:r>
        </w:sdtContent>
      </w:sdt>
      <w:r w:rsidRPr="00432053">
        <w:rPr>
          <w:rFonts w:ascii="Times New Roman" w:hAnsi="Times New Roman" w:cs="Times New Roman"/>
          <w:sz w:val="24"/>
          <w:szCs w:val="24"/>
        </w:rPr>
        <w:t>.</w:t>
      </w:r>
    </w:p>
    <w:p w14:paraId="7664747F" w14:textId="09FDABDD" w:rsidR="00432053" w:rsidRDefault="00432053" w:rsidP="00DE6BA6">
      <w:pPr>
        <w:pStyle w:val="Ttulo2"/>
        <w:spacing w:line="360" w:lineRule="auto"/>
      </w:pPr>
      <w:bookmarkStart w:id="332" w:name="_Toc159708317"/>
      <w:r>
        <w:lastRenderedPageBreak/>
        <w:t xml:space="preserve">Herramientas y tecnologías para el modelamiento con </w:t>
      </w:r>
      <w:r w:rsidR="0059465B">
        <w:t xml:space="preserve">Petri </w:t>
      </w:r>
      <w:r>
        <w:t>en sistemas distribuidos</w:t>
      </w:r>
      <w:bookmarkEnd w:id="332"/>
    </w:p>
    <w:p w14:paraId="06D63077" w14:textId="2A37014D" w:rsidR="00432053" w:rsidRDefault="00432053" w:rsidP="00DE6BA6">
      <w:pPr>
        <w:pStyle w:val="Ttulo3"/>
        <w:spacing w:line="360" w:lineRule="auto"/>
      </w:pPr>
      <w:bookmarkStart w:id="333" w:name="_Toc159708318"/>
      <w:r>
        <w:t xml:space="preserve">Herramientas de software para el modelamiento con </w:t>
      </w:r>
      <w:r w:rsidR="0059465B">
        <w:t>Petri</w:t>
      </w:r>
      <w:bookmarkEnd w:id="333"/>
    </w:p>
    <w:p w14:paraId="587DBE96" w14:textId="1D3CC812" w:rsidR="006D310E" w:rsidRPr="006D310E" w:rsidRDefault="006D310E" w:rsidP="00DE6BA6">
      <w:pPr>
        <w:spacing w:line="360" w:lineRule="auto"/>
        <w:jc w:val="both"/>
        <w:rPr>
          <w:rFonts w:ascii="Times New Roman" w:hAnsi="Times New Roman" w:cs="Times New Roman"/>
          <w:sz w:val="24"/>
          <w:szCs w:val="24"/>
        </w:rPr>
      </w:pPr>
      <w:r w:rsidRPr="006D310E">
        <w:rPr>
          <w:rFonts w:ascii="Times New Roman" w:hAnsi="Times New Roman" w:cs="Times New Roman"/>
          <w:sz w:val="24"/>
          <w:szCs w:val="24"/>
        </w:rPr>
        <w:t>Para el modelado con redes de Petri, existen varias herramientas de software especializadas que facilitan la creación, simulación y análisis de estos modelos. Estas herramientas varían en funcionalidades, desde opciones básicas para dibujar y simular hasta plataformas avanzadas que ofrecen análisis formal y verificación de propiedades</w:t>
      </w:r>
      <w:r w:rsidR="0042039C">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"/>
          <w:id w:val="-366141007"/>
          <w:placeholder>
            <w:docPart w:val="DefaultPlaceholder_-1854013440"/>
          </w:placeholder>
        </w:sdtPr>
        <w:sdtContent>
          <w:r w:rsidR="00A10032" w:rsidRPr="00A10032">
            <w:rPr>
              <w:rFonts w:ascii="Times New Roman" w:hAnsi="Times New Roman" w:cs="Times New Roman"/>
              <w:color w:val="000000"/>
              <w:sz w:val="24"/>
              <w:szCs w:val="24"/>
            </w:rPr>
            <w:t>[34]</w:t>
          </w:r>
        </w:sdtContent>
      </w:sdt>
      <w:r w:rsidRPr="006D310E">
        <w:rPr>
          <w:rFonts w:ascii="Times New Roman" w:hAnsi="Times New Roman" w:cs="Times New Roman"/>
          <w:sz w:val="24"/>
          <w:szCs w:val="24"/>
        </w:rPr>
        <w:t>. Entre las más destacadas se encuentran WoPeD (Workflow Petri Net Designer), que se enfoca en la facilidad de uso y es ideal para principiantes que desean aprender los fundamentos de las redes de Petri aplicadas a los flujos de trabajo. CPN Tools es otra herramienta poderosa, que permite modelar sistemas complejos utilizando redes de Petri coloreadas, soportando simulaciones detalladas y análisis de comportamiento</w:t>
      </w:r>
      <w:r w:rsidR="008944F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"/>
          <w:id w:val="361476703"/>
          <w:placeholder>
            <w:docPart w:val="DefaultPlaceholder_-1854013440"/>
          </w:placeholder>
        </w:sdtPr>
        <w:sdtContent>
          <w:r w:rsidR="00A10032" w:rsidRPr="00A10032">
            <w:rPr>
              <w:rFonts w:ascii="Times New Roman" w:hAnsi="Times New Roman" w:cs="Times New Roman"/>
              <w:color w:val="000000"/>
              <w:sz w:val="24"/>
              <w:szCs w:val="24"/>
            </w:rPr>
            <w:t>[35]</w:t>
          </w:r>
        </w:sdtContent>
      </w:sdt>
      <w:r w:rsidRPr="006D310E">
        <w:rPr>
          <w:rFonts w:ascii="Times New Roman" w:hAnsi="Times New Roman" w:cs="Times New Roman"/>
          <w:sz w:val="24"/>
          <w:szCs w:val="24"/>
        </w:rPr>
        <w:t>.</w:t>
      </w:r>
    </w:p>
    <w:p w14:paraId="2DAF9A7B" w14:textId="2035C75A" w:rsidR="0059465B" w:rsidRPr="006D310E" w:rsidRDefault="006D310E" w:rsidP="00DE6BA6">
      <w:pPr>
        <w:spacing w:line="360" w:lineRule="auto"/>
        <w:jc w:val="both"/>
        <w:rPr>
          <w:rFonts w:ascii="Times New Roman" w:hAnsi="Times New Roman" w:cs="Times New Roman"/>
          <w:sz w:val="24"/>
          <w:szCs w:val="24"/>
        </w:rPr>
      </w:pPr>
      <w:r w:rsidRPr="006D310E">
        <w:rPr>
          <w:rFonts w:ascii="Times New Roman" w:hAnsi="Times New Roman" w:cs="Times New Roman"/>
          <w:sz w:val="24"/>
          <w:szCs w:val="24"/>
        </w:rPr>
        <w:t>Por otro lado, PIPE (Platform Independent Petri net Editor) ofrece un entorno gráfico para la creación y análisis de redes de Petri, destacándose por su capacidad de ser utilizado en diferentes plataformas. Además, TINA (TIme Petri Net Analyzer) es reconocida por su capacidad para analizar redes de Petri temporizadas, brindando soporte para el estudio de sistemas donde el tiempo es un factor crítico. Estas herramientas proporcionan a los diseñadores y analistas de sistemas una gama de opciones para modelar con precisión sistemas distribuidos, desde el diseño conceptual hasta el análisis detallado y la verificación de propiedades específicas del sistema</w:t>
      </w:r>
      <w:r w:rsidR="0052298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"/>
          <w:id w:val="1369103103"/>
          <w:placeholder>
            <w:docPart w:val="DefaultPlaceholder_-1854013440"/>
          </w:placeholder>
        </w:sdtPr>
        <w:sdtContent>
          <w:r w:rsidR="00A10032" w:rsidRPr="00A10032">
            <w:rPr>
              <w:rFonts w:ascii="Times New Roman" w:hAnsi="Times New Roman" w:cs="Times New Roman"/>
              <w:color w:val="000000"/>
              <w:sz w:val="24"/>
              <w:szCs w:val="24"/>
            </w:rPr>
            <w:t>[36]</w:t>
          </w:r>
        </w:sdtContent>
      </w:sdt>
      <w:r w:rsidRPr="006D310E">
        <w:rPr>
          <w:rFonts w:ascii="Times New Roman" w:hAnsi="Times New Roman" w:cs="Times New Roman"/>
          <w:sz w:val="24"/>
          <w:szCs w:val="24"/>
        </w:rPr>
        <w:t>.</w:t>
      </w:r>
    </w:p>
    <w:p w14:paraId="581F9274" w14:textId="067F8FD4" w:rsidR="0059465B" w:rsidRDefault="0059465B" w:rsidP="00DE6BA6">
      <w:pPr>
        <w:pStyle w:val="Ttulo3"/>
        <w:spacing w:line="360" w:lineRule="auto"/>
      </w:pPr>
      <w:bookmarkStart w:id="334" w:name="_Toc159708319"/>
      <w:r>
        <w:t>Integración de Petri con tecnologías de sistemas distribuidos</w:t>
      </w:r>
      <w:bookmarkEnd w:id="334"/>
    </w:p>
    <w:p w14:paraId="548AA97C" w14:textId="1018F763" w:rsidR="00856212" w:rsidRPr="00856212" w:rsidRDefault="00856212" w:rsidP="00DE6BA6">
      <w:pPr>
        <w:spacing w:line="360" w:lineRule="auto"/>
        <w:jc w:val="both"/>
        <w:rPr>
          <w:rFonts w:ascii="Times New Roman" w:hAnsi="Times New Roman" w:cs="Times New Roman"/>
          <w:sz w:val="24"/>
          <w:szCs w:val="24"/>
        </w:rPr>
      </w:pPr>
      <w:r w:rsidRPr="00856212">
        <w:rPr>
          <w:rFonts w:ascii="Times New Roman" w:hAnsi="Times New Roman" w:cs="Times New Roman"/>
          <w:sz w:val="24"/>
          <w:szCs w:val="24"/>
        </w:rPr>
        <w:t>La integración de redes de Petri con tecnologías de sistemas distribuidos ofrece un enfoque robusto para el diseño, análisis y optimización de estos sistemas complejos. Las redes de Petri, con su capacidad para modelar la concurrencia, la sincronización y los recursos compartidos de manera precisa, complementan las tecnologías de sistemas distribuidos al proporcionar un marco formal para entender y mejorar su comportamiento</w:t>
      </w:r>
      <w:r w:rsidR="0052298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"/>
          <w:id w:val="-2032330444"/>
          <w:placeholder>
            <w:docPart w:val="DefaultPlaceholder_-1854013440"/>
          </w:placeholder>
        </w:sdtPr>
        <w:sdtContent>
          <w:r w:rsidR="00A10032" w:rsidRPr="00A10032">
            <w:rPr>
              <w:rFonts w:ascii="Times New Roman" w:hAnsi="Times New Roman" w:cs="Times New Roman"/>
              <w:color w:val="000000"/>
              <w:sz w:val="24"/>
              <w:szCs w:val="24"/>
            </w:rPr>
            <w:t>[37]</w:t>
          </w:r>
        </w:sdtContent>
      </w:sdt>
      <w:r w:rsidRPr="00856212">
        <w:rPr>
          <w:rFonts w:ascii="Times New Roman" w:hAnsi="Times New Roman" w:cs="Times New Roman"/>
          <w:sz w:val="24"/>
          <w:szCs w:val="24"/>
        </w:rPr>
        <w:t>.</w:t>
      </w:r>
    </w:p>
    <w:p w14:paraId="7937DE9D" w14:textId="4ECCD323" w:rsidR="00856212" w:rsidRPr="00856212" w:rsidRDefault="00856212" w:rsidP="00DE6BA6">
      <w:pPr>
        <w:spacing w:line="360" w:lineRule="auto"/>
        <w:jc w:val="both"/>
        <w:rPr>
          <w:rFonts w:ascii="Times New Roman" w:hAnsi="Times New Roman" w:cs="Times New Roman"/>
          <w:sz w:val="24"/>
          <w:szCs w:val="24"/>
        </w:rPr>
      </w:pPr>
      <w:r w:rsidRPr="00856212">
        <w:rPr>
          <w:rFonts w:ascii="Times New Roman" w:hAnsi="Times New Roman" w:cs="Times New Roman"/>
          <w:sz w:val="24"/>
          <w:szCs w:val="24"/>
        </w:rPr>
        <w:t xml:space="preserve">Una de las principales ventajas de esta integración es la posibilidad de simular y analizar el comportamiento de sistemas distribuidos antes de su implementación. Esto permite identificar y resolver problemas potenciales como deadlocks, condiciones de carrera y cuellos de botella en el flujo de procesos. La capacidad de modelar sistemas distribuidos de manera detallada también facilita la tarea de optimizar el rendimiento y la eficiencia, permitiendo a los </w:t>
      </w:r>
      <w:r w:rsidRPr="00856212">
        <w:rPr>
          <w:rFonts w:ascii="Times New Roman" w:hAnsi="Times New Roman" w:cs="Times New Roman"/>
          <w:sz w:val="24"/>
          <w:szCs w:val="24"/>
        </w:rPr>
        <w:lastRenderedPageBreak/>
        <w:t>diseñadores experimentar con diferentes configuraciones y estrategias de gestión de recursos</w:t>
      </w:r>
      <w:r w:rsidR="00E755E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"/>
          <w:id w:val="1065987838"/>
          <w:placeholder>
            <w:docPart w:val="DefaultPlaceholder_-1854013440"/>
          </w:placeholder>
        </w:sdtPr>
        <w:sdtContent>
          <w:r w:rsidR="00A10032" w:rsidRPr="00A10032">
            <w:rPr>
              <w:rFonts w:ascii="Times New Roman" w:hAnsi="Times New Roman" w:cs="Times New Roman"/>
              <w:color w:val="000000"/>
              <w:sz w:val="24"/>
              <w:szCs w:val="24"/>
            </w:rPr>
            <w:t>[38]</w:t>
          </w:r>
        </w:sdtContent>
      </w:sdt>
      <w:r w:rsidRPr="00856212">
        <w:rPr>
          <w:rFonts w:ascii="Times New Roman" w:hAnsi="Times New Roman" w:cs="Times New Roman"/>
          <w:sz w:val="24"/>
          <w:szCs w:val="24"/>
        </w:rPr>
        <w:t>.</w:t>
      </w:r>
    </w:p>
    <w:p w14:paraId="035B2CB0" w14:textId="73C768EF" w:rsidR="004F0896" w:rsidRPr="00856212" w:rsidRDefault="00856212" w:rsidP="00DE6BA6">
      <w:pPr>
        <w:spacing w:line="360" w:lineRule="auto"/>
        <w:jc w:val="both"/>
        <w:rPr>
          <w:rFonts w:ascii="Times New Roman" w:hAnsi="Times New Roman" w:cs="Times New Roman"/>
          <w:sz w:val="24"/>
          <w:szCs w:val="24"/>
        </w:rPr>
      </w:pPr>
      <w:r w:rsidRPr="00856212">
        <w:rPr>
          <w:rFonts w:ascii="Times New Roman" w:hAnsi="Times New Roman" w:cs="Times New Roman"/>
          <w:sz w:val="24"/>
          <w:szCs w:val="24"/>
        </w:rPr>
        <w:t>Además, las redes de Petri pueden integrarse con herramientas y plataformas de desarrollo de software para sistemas distribuidos, permitiendo una transición fluida del modelo al código. Esta integración puede mejorar significativamente el proceso de desarrollo de software, asegurando que la implementación refleje fielmente el diseño y las especificaciones del modelo</w:t>
      </w:r>
      <w:r w:rsidR="00B470E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"/>
          <w:id w:val="-1220045860"/>
          <w:placeholder>
            <w:docPart w:val="DefaultPlaceholder_-1854013440"/>
          </w:placeholder>
        </w:sdtPr>
        <w:sdtContent>
          <w:r w:rsidR="00A10032" w:rsidRPr="00A10032">
            <w:rPr>
              <w:rFonts w:ascii="Times New Roman" w:hAnsi="Times New Roman" w:cs="Times New Roman"/>
              <w:color w:val="000000"/>
              <w:sz w:val="24"/>
              <w:szCs w:val="24"/>
            </w:rPr>
            <w:t>[39]</w:t>
          </w:r>
        </w:sdtContent>
      </w:sdt>
      <w:r w:rsidRPr="00856212">
        <w:rPr>
          <w:rFonts w:ascii="Times New Roman" w:hAnsi="Times New Roman" w:cs="Times New Roman"/>
          <w:sz w:val="24"/>
          <w:szCs w:val="24"/>
        </w:rPr>
        <w:t>. La utilización de redes de Petri en conjunto con tecnologías de sistemas distribuidos no solo mejora la calidad y fiabilidad de los sistemas diseñados, sino que también contribuye a reducir los tiempos de desarrollo y los costos asociados a la detección y corrección de errores en etapas avanzadas</w:t>
      </w:r>
      <w:r w:rsidR="00B470E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"/>
          <w:id w:val="-1747408432"/>
          <w:placeholder>
            <w:docPart w:val="DefaultPlaceholder_-1854013440"/>
          </w:placeholder>
        </w:sdtPr>
        <w:sdtContent>
          <w:r w:rsidR="00A10032" w:rsidRPr="00A10032">
            <w:rPr>
              <w:rFonts w:ascii="Times New Roman" w:hAnsi="Times New Roman" w:cs="Times New Roman"/>
              <w:color w:val="000000"/>
              <w:sz w:val="24"/>
              <w:szCs w:val="24"/>
            </w:rPr>
            <w:t>[40]</w:t>
          </w:r>
        </w:sdtContent>
      </w:sdt>
      <w:r w:rsidRPr="00856212">
        <w:rPr>
          <w:rFonts w:ascii="Times New Roman" w:hAnsi="Times New Roman" w:cs="Times New Roman"/>
          <w:sz w:val="24"/>
          <w:szCs w:val="24"/>
        </w:rPr>
        <w:t>.</w:t>
      </w:r>
    </w:p>
    <w:p w14:paraId="6B7200B5" w14:textId="17922201" w:rsidR="0059465B" w:rsidRDefault="0059465B" w:rsidP="00DE6BA6">
      <w:pPr>
        <w:pStyle w:val="Ttulo3"/>
        <w:spacing w:line="360" w:lineRule="auto"/>
      </w:pPr>
      <w:bookmarkStart w:id="335" w:name="_Toc159708320"/>
      <w:r>
        <w:t>Consideraciones de implementación y despliegue de modelos Petri en sistemas distribuidos</w:t>
      </w:r>
      <w:bookmarkEnd w:id="335"/>
    </w:p>
    <w:p w14:paraId="33DFB162" w14:textId="17CAA9CD" w:rsidR="00A95A2D" w:rsidRPr="00A95A2D" w:rsidRDefault="00A95A2D" w:rsidP="00DE6BA6">
      <w:pPr>
        <w:spacing w:line="360" w:lineRule="auto"/>
        <w:jc w:val="both"/>
        <w:rPr>
          <w:rFonts w:ascii="Times New Roman" w:hAnsi="Times New Roman" w:cs="Times New Roman"/>
          <w:sz w:val="24"/>
          <w:szCs w:val="24"/>
        </w:rPr>
      </w:pPr>
      <w:r w:rsidRPr="00A95A2D">
        <w:rPr>
          <w:rFonts w:ascii="Times New Roman" w:hAnsi="Times New Roman" w:cs="Times New Roman"/>
          <w:sz w:val="24"/>
          <w:szCs w:val="24"/>
        </w:rPr>
        <w:t>La implementación y despliegue de modelos de redes de Petri en sistemas distribuidos requieren una serie de consideraciones cuidadosas para asegurar la efectividad del sistema diseñado</w:t>
      </w:r>
      <w:r w:rsidR="00767CD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"/>
          <w:id w:val="-1592379423"/>
          <w:placeholder>
            <w:docPart w:val="DefaultPlaceholder_-1854013440"/>
          </w:placeholder>
        </w:sdtPr>
        <w:sdtContent>
          <w:r w:rsidR="00A10032" w:rsidRPr="00A10032">
            <w:rPr>
              <w:rFonts w:ascii="Times New Roman" w:hAnsi="Times New Roman" w:cs="Times New Roman"/>
              <w:color w:val="000000"/>
              <w:sz w:val="24"/>
              <w:szCs w:val="24"/>
            </w:rPr>
            <w:t>[38]</w:t>
          </w:r>
        </w:sdtContent>
      </w:sdt>
      <w:r w:rsidRPr="00A95A2D">
        <w:rPr>
          <w:rFonts w:ascii="Times New Roman" w:hAnsi="Times New Roman" w:cs="Times New Roman"/>
          <w:sz w:val="24"/>
          <w:szCs w:val="24"/>
        </w:rPr>
        <w:t>. Primero, es fundamental garantizar la correspondencia precisa entre el modelo de Petri y la lógica de negocio o los requisitos del sistema distribuido. Esto implica una validación rigurosa del modelo para confirmar que todas las operaciones, sincronizaciones y dependencias están correctamente representadas y que el modelo refleja con exactitud el comportamiento deseado del sistema en el mundo real</w:t>
      </w:r>
      <w:r w:rsidR="008803E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"/>
          <w:id w:val="1681311850"/>
          <w:placeholder>
            <w:docPart w:val="DefaultPlaceholder_-1854013440"/>
          </w:placeholder>
        </w:sdtPr>
        <w:sdtContent>
          <w:r w:rsidR="00A10032" w:rsidRPr="00A10032">
            <w:rPr>
              <w:rFonts w:ascii="Times New Roman" w:hAnsi="Times New Roman" w:cs="Times New Roman"/>
              <w:color w:val="000000"/>
              <w:sz w:val="24"/>
              <w:szCs w:val="24"/>
            </w:rPr>
            <w:t>[40]</w:t>
          </w:r>
        </w:sdtContent>
      </w:sdt>
      <w:r w:rsidRPr="00A95A2D">
        <w:rPr>
          <w:rFonts w:ascii="Times New Roman" w:hAnsi="Times New Roman" w:cs="Times New Roman"/>
          <w:sz w:val="24"/>
          <w:szCs w:val="24"/>
        </w:rPr>
        <w:t>.</w:t>
      </w:r>
    </w:p>
    <w:p w14:paraId="766245A6" w14:textId="04C2177D" w:rsidR="00A95A2D" w:rsidRPr="00A95A2D" w:rsidRDefault="00A95A2D" w:rsidP="00A95A2D">
      <w:pPr>
        <w:spacing w:line="360" w:lineRule="auto"/>
        <w:jc w:val="both"/>
        <w:rPr>
          <w:rFonts w:ascii="Times New Roman" w:hAnsi="Times New Roman" w:cs="Times New Roman"/>
          <w:sz w:val="24"/>
          <w:szCs w:val="24"/>
        </w:rPr>
      </w:pPr>
      <w:r w:rsidRPr="00A95A2D">
        <w:rPr>
          <w:rFonts w:ascii="Times New Roman" w:hAnsi="Times New Roman" w:cs="Times New Roman"/>
          <w:sz w:val="24"/>
          <w:szCs w:val="24"/>
        </w:rPr>
        <w:t>Una segunda consideración importante es la elección de herramientas y plataformas que soporten eficientemente la transición del modelo de Petri al entorno de sistema distribuido. Esto incluye herramientas que faciliten la simulación detallada del modelo, así como plataformas de desarrollo que permitan una implementación efectiva del modelo en código ejecutable. La compatibilidad y la capacidad de integración entre estas herramientas y plataformas son cruciales para minimizar los problemas durante la implementación</w:t>
      </w:r>
      <w:r w:rsidR="008803E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"/>
          <w:id w:val="668064769"/>
          <w:placeholder>
            <w:docPart w:val="DefaultPlaceholder_-1854013440"/>
          </w:placeholder>
        </w:sdtPr>
        <w:sdtContent>
          <w:r w:rsidR="00A10032" w:rsidRPr="00A10032">
            <w:rPr>
              <w:rFonts w:ascii="Times New Roman" w:hAnsi="Times New Roman" w:cs="Times New Roman"/>
              <w:color w:val="000000"/>
              <w:sz w:val="24"/>
              <w:szCs w:val="24"/>
            </w:rPr>
            <w:t>[39]</w:t>
          </w:r>
        </w:sdtContent>
      </w:sdt>
      <w:r w:rsidRPr="00A95A2D">
        <w:rPr>
          <w:rFonts w:ascii="Times New Roman" w:hAnsi="Times New Roman" w:cs="Times New Roman"/>
          <w:sz w:val="24"/>
          <w:szCs w:val="24"/>
        </w:rPr>
        <w:t>.</w:t>
      </w:r>
    </w:p>
    <w:p w14:paraId="0E5666C7" w14:textId="43F850B9" w:rsidR="00A95A2D" w:rsidRPr="00A95A2D" w:rsidRDefault="00A95A2D" w:rsidP="00A95A2D">
      <w:pPr>
        <w:spacing w:line="360" w:lineRule="auto"/>
        <w:jc w:val="both"/>
        <w:rPr>
          <w:rFonts w:ascii="Times New Roman" w:hAnsi="Times New Roman" w:cs="Times New Roman"/>
          <w:sz w:val="24"/>
          <w:szCs w:val="24"/>
        </w:rPr>
      </w:pPr>
      <w:r w:rsidRPr="00A95A2D">
        <w:rPr>
          <w:rFonts w:ascii="Times New Roman" w:hAnsi="Times New Roman" w:cs="Times New Roman"/>
          <w:sz w:val="24"/>
          <w:szCs w:val="24"/>
        </w:rPr>
        <w:t>Además, al desplegar modelos de Petri en sistemas distribuidos, se debe prestar especial atención a la gestión de recursos y la planificación de la capacidad. Los modelos de Petri pueden ayudar a identificar los requisitos de recursos y a optimizar la asignación de estos, pero es esencial planificar adecuadamente para asegurar que el sistema pueda escalar y manejar la carga de trabajo prevista sin comprometer el rendimiento</w:t>
      </w:r>
      <w:r w:rsidR="008803E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"/>
          <w:id w:val="363250994"/>
          <w:placeholder>
            <w:docPart w:val="DefaultPlaceholder_-1854013440"/>
          </w:placeholder>
        </w:sdtPr>
        <w:sdtContent>
          <w:r w:rsidR="00A10032" w:rsidRPr="00A10032">
            <w:rPr>
              <w:rFonts w:ascii="Times New Roman" w:hAnsi="Times New Roman" w:cs="Times New Roman"/>
              <w:color w:val="000000"/>
              <w:sz w:val="24"/>
              <w:szCs w:val="24"/>
            </w:rPr>
            <w:t>[40]</w:t>
          </w:r>
        </w:sdtContent>
      </w:sdt>
      <w:r w:rsidRPr="00A95A2D">
        <w:rPr>
          <w:rFonts w:ascii="Times New Roman" w:hAnsi="Times New Roman" w:cs="Times New Roman"/>
          <w:sz w:val="24"/>
          <w:szCs w:val="24"/>
        </w:rPr>
        <w:t>.</w:t>
      </w:r>
    </w:p>
    <w:p w14:paraId="71E61C9F" w14:textId="3E0505AA" w:rsidR="006D2572" w:rsidRPr="006D2572" w:rsidRDefault="0059465B" w:rsidP="00DE6BA6">
      <w:pPr>
        <w:pStyle w:val="Ttulo3"/>
        <w:spacing w:line="360" w:lineRule="auto"/>
      </w:pPr>
      <w:bookmarkStart w:id="336" w:name="_Toc159708321"/>
      <w:r>
        <w:lastRenderedPageBreak/>
        <w:t>Notación y símbolos utilizados en Petri</w:t>
      </w:r>
      <w:bookmarkEnd w:id="336"/>
    </w:p>
    <w:p w14:paraId="757301B2" w14:textId="48DA1F16" w:rsidR="00432053" w:rsidRDefault="006D2572" w:rsidP="00DE6BA6">
      <w:pPr>
        <w:spacing w:line="360" w:lineRule="auto"/>
        <w:jc w:val="both"/>
        <w:rPr>
          <w:rFonts w:ascii="Times New Roman" w:hAnsi="Times New Roman" w:cs="Times New Roman"/>
          <w:sz w:val="24"/>
          <w:szCs w:val="24"/>
        </w:rPr>
      </w:pPr>
      <w:r w:rsidRPr="006D2572">
        <w:rPr>
          <w:rFonts w:ascii="Times New Roman" w:hAnsi="Times New Roman" w:cs="Times New Roman"/>
          <w:sz w:val="24"/>
          <w:szCs w:val="24"/>
        </w:rPr>
        <w:t>La notación y los símbolos utilizados en las redes de Petri son fundamentales para modelar sistemas que involucran procesos concurrentes y comunicación entre componentes</w:t>
      </w:r>
      <w:r w:rsidR="008803E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"/>
          <w:id w:val="-2136023270"/>
          <w:placeholder>
            <w:docPart w:val="DefaultPlaceholder_-1854013440"/>
          </w:placeholder>
        </w:sdtPr>
        <w:sdtContent>
          <w:r w:rsidR="00A10032" w:rsidRPr="00A10032">
            <w:rPr>
              <w:rFonts w:ascii="Times New Roman" w:hAnsi="Times New Roman" w:cs="Times New Roman"/>
              <w:color w:val="000000"/>
              <w:sz w:val="24"/>
              <w:szCs w:val="24"/>
            </w:rPr>
            <w:t>[39]</w:t>
          </w:r>
        </w:sdtContent>
      </w:sdt>
      <w:r w:rsidRPr="006D2572">
        <w:rPr>
          <w:rFonts w:ascii="Times New Roman" w:hAnsi="Times New Roman" w:cs="Times New Roman"/>
          <w:sz w:val="24"/>
          <w:szCs w:val="24"/>
        </w:rPr>
        <w:t>.</w:t>
      </w:r>
    </w:p>
    <w:p w14:paraId="28AD1DA8" w14:textId="2EBC4B62" w:rsidR="00586ABA" w:rsidRDefault="00586ABA" w:rsidP="00586ABA">
      <w:pPr>
        <w:pStyle w:val="Descripcin"/>
        <w:keepNext/>
        <w:spacing w:after="0"/>
        <w:jc w:val="center"/>
      </w:pPr>
      <w:bookmarkStart w:id="337" w:name="_Toc159708730"/>
      <w:r>
        <w:t xml:space="preserve">Tabla </w:t>
      </w:r>
      <w:r>
        <w:fldChar w:fldCharType="begin"/>
      </w:r>
      <w:r>
        <w:instrText xml:space="preserve"> SEQ Tabla \* ARABIC </w:instrText>
      </w:r>
      <w:r>
        <w:fldChar w:fldCharType="separate"/>
      </w:r>
      <w:r w:rsidR="00231346">
        <w:rPr>
          <w:noProof/>
        </w:rPr>
        <w:t>4</w:t>
      </w:r>
      <w:r>
        <w:fldChar w:fldCharType="end"/>
      </w:r>
      <w:r>
        <w:t xml:space="preserve"> Notaciones diagrama de petri</w:t>
      </w:r>
      <w:bookmarkEnd w:id="337"/>
    </w:p>
    <w:p w14:paraId="26A181BF" w14:textId="1B33AE29" w:rsidR="00586ABA" w:rsidRDefault="00586ABA" w:rsidP="00586ABA">
      <w:pPr>
        <w:pStyle w:val="Descripcin"/>
        <w:keepNext/>
        <w:spacing w:after="0"/>
        <w:jc w:val="center"/>
      </w:pPr>
      <w:r w:rsidRPr="00C01FA5">
        <w:t>Realizado por LETURNE PLUAS JHON BYRON &amp; CHICA VALFRE VALESKA SOFIA</w:t>
      </w:r>
    </w:p>
    <w:tbl>
      <w:tblPr>
        <w:tblStyle w:val="Tablaconcuadrcula"/>
        <w:tblW w:w="0" w:type="auto"/>
        <w:tblLook w:val="04A0" w:firstRow="1" w:lastRow="0" w:firstColumn="1" w:lastColumn="0" w:noHBand="0" w:noVBand="1"/>
      </w:tblPr>
      <w:tblGrid>
        <w:gridCol w:w="2263"/>
        <w:gridCol w:w="3119"/>
        <w:gridCol w:w="3634"/>
      </w:tblGrid>
      <w:tr w:rsidR="006D2572" w14:paraId="70F8D99A" w14:textId="77777777" w:rsidTr="00FA14C5">
        <w:trPr>
          <w:trHeight w:val="199"/>
        </w:trPr>
        <w:tc>
          <w:tcPr>
            <w:tcW w:w="2263" w:type="dxa"/>
            <w:shd w:val="clear" w:color="auto" w:fill="FFE599" w:themeFill="accent4" w:themeFillTint="66"/>
          </w:tcPr>
          <w:p w14:paraId="2FC75529" w14:textId="77777777" w:rsidR="006D2572" w:rsidRPr="00D33193" w:rsidRDefault="006D2572" w:rsidP="00FA14C5">
            <w:pPr>
              <w:jc w:val="center"/>
              <w:rPr>
                <w:rFonts w:ascii="Times New Roman" w:hAnsi="Times New Roman" w:cs="Times New Roman"/>
                <w:b/>
                <w:bCs/>
              </w:rPr>
            </w:pPr>
            <w:r w:rsidRPr="00D33193">
              <w:rPr>
                <w:rFonts w:ascii="Times New Roman" w:hAnsi="Times New Roman" w:cs="Times New Roman"/>
                <w:b/>
                <w:bCs/>
              </w:rPr>
              <w:t>Tipo</w:t>
            </w:r>
          </w:p>
        </w:tc>
        <w:tc>
          <w:tcPr>
            <w:tcW w:w="3119" w:type="dxa"/>
            <w:shd w:val="clear" w:color="auto" w:fill="FFE599" w:themeFill="accent4" w:themeFillTint="66"/>
          </w:tcPr>
          <w:p w14:paraId="0D1ADB8A" w14:textId="77777777" w:rsidR="006D2572" w:rsidRPr="00D33193" w:rsidRDefault="006D2572" w:rsidP="00FA14C5">
            <w:pPr>
              <w:jc w:val="center"/>
              <w:rPr>
                <w:rFonts w:ascii="Times New Roman" w:hAnsi="Times New Roman" w:cs="Times New Roman"/>
                <w:b/>
                <w:bCs/>
              </w:rPr>
            </w:pPr>
            <w:r w:rsidRPr="00D33193">
              <w:rPr>
                <w:rFonts w:ascii="Times New Roman" w:hAnsi="Times New Roman" w:cs="Times New Roman"/>
                <w:b/>
                <w:bCs/>
              </w:rPr>
              <w:t>Descripción</w:t>
            </w:r>
          </w:p>
        </w:tc>
        <w:tc>
          <w:tcPr>
            <w:tcW w:w="3634" w:type="dxa"/>
            <w:shd w:val="clear" w:color="auto" w:fill="FFE599" w:themeFill="accent4" w:themeFillTint="66"/>
          </w:tcPr>
          <w:p w14:paraId="5A650836" w14:textId="77777777" w:rsidR="006D2572" w:rsidRPr="00D33193" w:rsidRDefault="006D2572" w:rsidP="00FA14C5">
            <w:pPr>
              <w:jc w:val="center"/>
              <w:rPr>
                <w:rFonts w:ascii="Times New Roman" w:hAnsi="Times New Roman" w:cs="Times New Roman"/>
                <w:b/>
                <w:bCs/>
              </w:rPr>
            </w:pPr>
            <w:r w:rsidRPr="00D33193">
              <w:rPr>
                <w:rFonts w:ascii="Times New Roman" w:hAnsi="Times New Roman" w:cs="Times New Roman"/>
                <w:b/>
                <w:bCs/>
              </w:rPr>
              <w:t>Notación</w:t>
            </w:r>
          </w:p>
        </w:tc>
      </w:tr>
      <w:tr w:rsidR="006D2572" w14:paraId="46C1B822" w14:textId="77777777" w:rsidTr="00FA14C5">
        <w:tc>
          <w:tcPr>
            <w:tcW w:w="2263" w:type="dxa"/>
          </w:tcPr>
          <w:p w14:paraId="15C0EEEC" w14:textId="72CF9A6E" w:rsidR="006D2572" w:rsidRDefault="00BE56CF" w:rsidP="00FA14C5">
            <w:pPr>
              <w:spacing w:line="360" w:lineRule="auto"/>
              <w:jc w:val="center"/>
              <w:rPr>
                <w:rFonts w:ascii="Times New Roman" w:hAnsi="Times New Roman" w:cs="Times New Roman"/>
                <w:b/>
                <w:bCs/>
                <w:sz w:val="24"/>
                <w:szCs w:val="24"/>
              </w:rPr>
            </w:pPr>
            <w:r w:rsidRPr="00BE56CF">
              <w:rPr>
                <w:rFonts w:ascii="Times New Roman" w:hAnsi="Times New Roman" w:cs="Times New Roman"/>
                <w:b/>
                <w:bCs/>
                <w:sz w:val="24"/>
                <w:szCs w:val="24"/>
              </w:rPr>
              <w:t>Lugares (Places)</w:t>
            </w:r>
          </w:p>
        </w:tc>
        <w:tc>
          <w:tcPr>
            <w:tcW w:w="3119" w:type="dxa"/>
          </w:tcPr>
          <w:p w14:paraId="259A7E85" w14:textId="31DAB0D3" w:rsidR="006D2572" w:rsidRPr="007D41C8" w:rsidRDefault="00BE56CF" w:rsidP="00FA14C5">
            <w:pPr>
              <w:spacing w:line="360" w:lineRule="auto"/>
              <w:jc w:val="both"/>
              <w:rPr>
                <w:rFonts w:ascii="Times New Roman" w:hAnsi="Times New Roman" w:cs="Times New Roman"/>
              </w:rPr>
            </w:pPr>
            <w:r w:rsidRPr="00BE56CF">
              <w:rPr>
                <w:rFonts w:ascii="Times New Roman" w:hAnsi="Times New Roman" w:cs="Times New Roman"/>
              </w:rPr>
              <w:t>Representados por círculos.</w:t>
            </w:r>
          </w:p>
        </w:tc>
        <w:tc>
          <w:tcPr>
            <w:tcW w:w="3634" w:type="dxa"/>
          </w:tcPr>
          <w:p w14:paraId="695D98F4" w14:textId="16235D27" w:rsidR="006D2572" w:rsidRDefault="00E435D3" w:rsidP="00E435D3">
            <w:pPr>
              <w:spacing w:line="360" w:lineRule="auto"/>
              <w:jc w:val="center"/>
              <w:rPr>
                <w:rFonts w:ascii="Times New Roman" w:hAnsi="Times New Roman" w:cs="Times New Roman"/>
                <w:b/>
                <w:bCs/>
                <w:sz w:val="24"/>
                <w:szCs w:val="24"/>
              </w:rPr>
            </w:pPr>
            <w:r w:rsidRPr="00E435D3">
              <w:rPr>
                <w:rFonts w:ascii="Times New Roman" w:hAnsi="Times New Roman" w:cs="Times New Roman"/>
                <w:b/>
                <w:bCs/>
                <w:noProof/>
                <w:sz w:val="24"/>
                <w:szCs w:val="24"/>
              </w:rPr>
              <w:drawing>
                <wp:inline distT="0" distB="0" distL="0" distR="0" wp14:anchorId="65B95C0F" wp14:editId="5ED30D1E">
                  <wp:extent cx="647341" cy="647341"/>
                  <wp:effectExtent l="0" t="0" r="635" b="635"/>
                  <wp:docPr id="1013006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06867" name=""/>
                          <pic:cNvPicPr/>
                        </pic:nvPicPr>
                        <pic:blipFill>
                          <a:blip r:embed="rId84"/>
                          <a:stretch>
                            <a:fillRect/>
                          </a:stretch>
                        </pic:blipFill>
                        <pic:spPr>
                          <a:xfrm>
                            <a:off x="0" y="0"/>
                            <a:ext cx="648156" cy="648156"/>
                          </a:xfrm>
                          <a:prstGeom prst="rect">
                            <a:avLst/>
                          </a:prstGeom>
                        </pic:spPr>
                      </pic:pic>
                    </a:graphicData>
                  </a:graphic>
                </wp:inline>
              </w:drawing>
            </w:r>
          </w:p>
        </w:tc>
      </w:tr>
      <w:tr w:rsidR="006D2572" w14:paraId="5D3C93D4" w14:textId="77777777" w:rsidTr="00FA14C5">
        <w:tc>
          <w:tcPr>
            <w:tcW w:w="2263" w:type="dxa"/>
          </w:tcPr>
          <w:p w14:paraId="10C1D4FC" w14:textId="00F3CBF3" w:rsidR="006D2572" w:rsidRPr="00D07588" w:rsidRDefault="0019148C" w:rsidP="00FA14C5">
            <w:pPr>
              <w:spacing w:line="360" w:lineRule="auto"/>
              <w:jc w:val="center"/>
              <w:rPr>
                <w:rFonts w:ascii="Times New Roman" w:hAnsi="Times New Roman" w:cs="Times New Roman"/>
                <w:b/>
                <w:bCs/>
                <w:sz w:val="24"/>
                <w:szCs w:val="24"/>
              </w:rPr>
            </w:pPr>
            <w:r w:rsidRPr="0019148C">
              <w:rPr>
                <w:rFonts w:ascii="Times New Roman" w:hAnsi="Times New Roman" w:cs="Times New Roman"/>
                <w:b/>
                <w:bCs/>
                <w:sz w:val="24"/>
                <w:szCs w:val="24"/>
              </w:rPr>
              <w:t>Transiciones (Transitions)</w:t>
            </w:r>
          </w:p>
        </w:tc>
        <w:tc>
          <w:tcPr>
            <w:tcW w:w="3119" w:type="dxa"/>
          </w:tcPr>
          <w:p w14:paraId="771478D9" w14:textId="16B15005" w:rsidR="006D2572" w:rsidRPr="00643A3F" w:rsidRDefault="0019148C" w:rsidP="00FA14C5">
            <w:pPr>
              <w:spacing w:line="360" w:lineRule="auto"/>
              <w:jc w:val="both"/>
              <w:rPr>
                <w:rFonts w:ascii="Times New Roman" w:hAnsi="Times New Roman" w:cs="Times New Roman"/>
                <w:lang w:val="pt-PT"/>
              </w:rPr>
            </w:pPr>
            <w:r w:rsidRPr="00643A3F">
              <w:rPr>
                <w:rFonts w:ascii="Times New Roman" w:hAnsi="Times New Roman" w:cs="Times New Roman"/>
                <w:lang w:val="pt-PT"/>
              </w:rPr>
              <w:t>Ilustradas por barras o rectángulos.</w:t>
            </w:r>
          </w:p>
        </w:tc>
        <w:tc>
          <w:tcPr>
            <w:tcW w:w="3634" w:type="dxa"/>
          </w:tcPr>
          <w:p w14:paraId="676D0A9A" w14:textId="49D15606" w:rsidR="006D2572" w:rsidRDefault="00FD33D2" w:rsidP="00FA14C5">
            <w:pPr>
              <w:spacing w:line="360" w:lineRule="auto"/>
              <w:jc w:val="center"/>
              <w:rPr>
                <w:rFonts w:ascii="Times New Roman" w:hAnsi="Times New Roman" w:cs="Times New Roman"/>
                <w:b/>
                <w:bCs/>
                <w:sz w:val="24"/>
                <w:szCs w:val="24"/>
              </w:rPr>
            </w:pPr>
            <w:r w:rsidRPr="00FD33D2">
              <w:rPr>
                <w:rFonts w:ascii="Times New Roman" w:hAnsi="Times New Roman" w:cs="Times New Roman"/>
                <w:b/>
                <w:bCs/>
                <w:noProof/>
                <w:sz w:val="24"/>
                <w:szCs w:val="24"/>
              </w:rPr>
              <w:drawing>
                <wp:inline distT="0" distB="0" distL="0" distR="0" wp14:anchorId="7EDE092E" wp14:editId="27132438">
                  <wp:extent cx="200053" cy="619211"/>
                  <wp:effectExtent l="0" t="0" r="9525" b="0"/>
                  <wp:docPr id="13370065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06559" name=""/>
                          <pic:cNvPicPr/>
                        </pic:nvPicPr>
                        <pic:blipFill>
                          <a:blip r:embed="rId85"/>
                          <a:stretch>
                            <a:fillRect/>
                          </a:stretch>
                        </pic:blipFill>
                        <pic:spPr>
                          <a:xfrm>
                            <a:off x="0" y="0"/>
                            <a:ext cx="200053" cy="619211"/>
                          </a:xfrm>
                          <a:prstGeom prst="rect">
                            <a:avLst/>
                          </a:prstGeom>
                        </pic:spPr>
                      </pic:pic>
                    </a:graphicData>
                  </a:graphic>
                </wp:inline>
              </w:drawing>
            </w:r>
          </w:p>
        </w:tc>
      </w:tr>
      <w:tr w:rsidR="006D2572" w14:paraId="54AA3B6B" w14:textId="77777777" w:rsidTr="00FA14C5">
        <w:tc>
          <w:tcPr>
            <w:tcW w:w="2263" w:type="dxa"/>
          </w:tcPr>
          <w:p w14:paraId="78001CB4" w14:textId="2B4A893E" w:rsidR="006D2572" w:rsidRPr="00B63EF5" w:rsidRDefault="00FD33D2" w:rsidP="00FA14C5">
            <w:pPr>
              <w:spacing w:line="360" w:lineRule="auto"/>
              <w:jc w:val="center"/>
              <w:rPr>
                <w:rFonts w:ascii="Times New Roman" w:hAnsi="Times New Roman" w:cs="Times New Roman"/>
                <w:b/>
                <w:bCs/>
                <w:sz w:val="24"/>
                <w:szCs w:val="24"/>
              </w:rPr>
            </w:pPr>
            <w:r w:rsidRPr="00FD33D2">
              <w:rPr>
                <w:rFonts w:ascii="Times New Roman" w:hAnsi="Times New Roman" w:cs="Times New Roman"/>
                <w:b/>
                <w:bCs/>
                <w:sz w:val="24"/>
                <w:szCs w:val="24"/>
              </w:rPr>
              <w:t>Tokens</w:t>
            </w:r>
          </w:p>
        </w:tc>
        <w:tc>
          <w:tcPr>
            <w:tcW w:w="3119" w:type="dxa"/>
          </w:tcPr>
          <w:p w14:paraId="375A2CC9" w14:textId="56F7A005" w:rsidR="006D2572" w:rsidRPr="00B63EF5" w:rsidRDefault="00FD33D2" w:rsidP="00FA14C5">
            <w:pPr>
              <w:spacing w:line="360" w:lineRule="auto"/>
              <w:jc w:val="both"/>
              <w:rPr>
                <w:rFonts w:ascii="Times New Roman" w:hAnsi="Times New Roman" w:cs="Times New Roman"/>
              </w:rPr>
            </w:pPr>
            <w:r w:rsidRPr="00FD33D2">
              <w:rPr>
                <w:rFonts w:ascii="Times New Roman" w:hAnsi="Times New Roman" w:cs="Times New Roman"/>
              </w:rPr>
              <w:t>Dibujados como puntos o pequeños círculos dentro de los lugares.</w:t>
            </w:r>
          </w:p>
        </w:tc>
        <w:tc>
          <w:tcPr>
            <w:tcW w:w="3634" w:type="dxa"/>
          </w:tcPr>
          <w:p w14:paraId="1974FD8E" w14:textId="77777777" w:rsidR="006D2572" w:rsidRDefault="006D2572" w:rsidP="00FA14C5">
            <w:pPr>
              <w:spacing w:line="360" w:lineRule="auto"/>
              <w:jc w:val="center"/>
              <w:rPr>
                <w:noProof/>
              </w:rPr>
            </w:pPr>
          </w:p>
          <w:p w14:paraId="382FDE98" w14:textId="6843D460" w:rsidR="006D2572" w:rsidRDefault="0078741B" w:rsidP="00FA14C5">
            <w:pPr>
              <w:spacing w:line="360" w:lineRule="auto"/>
              <w:jc w:val="center"/>
              <w:rPr>
                <w:noProof/>
              </w:rPr>
            </w:pPr>
            <w:r w:rsidRPr="0078741B">
              <w:rPr>
                <w:noProof/>
              </w:rPr>
              <w:drawing>
                <wp:inline distT="0" distB="0" distL="0" distR="0" wp14:anchorId="0D3760C9" wp14:editId="0255F09C">
                  <wp:extent cx="1329690" cy="431320"/>
                  <wp:effectExtent l="0" t="0" r="3810" b="6985"/>
                  <wp:docPr id="1014343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43951" name=""/>
                          <pic:cNvPicPr/>
                        </pic:nvPicPr>
                        <pic:blipFill rotWithShape="1">
                          <a:blip r:embed="rId86"/>
                          <a:srcRect b="9175"/>
                          <a:stretch/>
                        </pic:blipFill>
                        <pic:spPr bwMode="auto">
                          <a:xfrm>
                            <a:off x="0" y="0"/>
                            <a:ext cx="1346953" cy="436920"/>
                          </a:xfrm>
                          <a:prstGeom prst="rect">
                            <a:avLst/>
                          </a:prstGeom>
                          <a:ln>
                            <a:noFill/>
                          </a:ln>
                          <a:extLst>
                            <a:ext uri="{53640926-AAD7-44D8-BBD7-CCE9431645EC}">
                              <a14:shadowObscured xmlns:a14="http://schemas.microsoft.com/office/drawing/2010/main"/>
                            </a:ext>
                          </a:extLst>
                        </pic:spPr>
                      </pic:pic>
                    </a:graphicData>
                  </a:graphic>
                </wp:inline>
              </w:drawing>
            </w:r>
          </w:p>
          <w:p w14:paraId="1F7B34ED" w14:textId="77777777" w:rsidR="006D2572" w:rsidRPr="009A61DE" w:rsidRDefault="006D2572" w:rsidP="00FA14C5">
            <w:pPr>
              <w:tabs>
                <w:tab w:val="left" w:pos="1680"/>
              </w:tabs>
              <w:rPr>
                <w:rFonts w:ascii="Times New Roman" w:hAnsi="Times New Roman" w:cs="Times New Roman"/>
                <w:sz w:val="24"/>
                <w:szCs w:val="24"/>
              </w:rPr>
            </w:pPr>
            <w:r>
              <w:rPr>
                <w:rFonts w:ascii="Times New Roman" w:hAnsi="Times New Roman" w:cs="Times New Roman"/>
                <w:sz w:val="24"/>
                <w:szCs w:val="24"/>
              </w:rPr>
              <w:tab/>
            </w:r>
          </w:p>
        </w:tc>
      </w:tr>
      <w:tr w:rsidR="006D2572" w14:paraId="3BECE1EF" w14:textId="77777777" w:rsidTr="00FA14C5">
        <w:tc>
          <w:tcPr>
            <w:tcW w:w="2263" w:type="dxa"/>
          </w:tcPr>
          <w:p w14:paraId="21B6511D" w14:textId="121A0CF4" w:rsidR="006D2572" w:rsidRPr="000154B9" w:rsidRDefault="000951A4" w:rsidP="00FA14C5">
            <w:pPr>
              <w:spacing w:line="360" w:lineRule="auto"/>
              <w:jc w:val="center"/>
              <w:rPr>
                <w:rFonts w:ascii="Times New Roman" w:hAnsi="Times New Roman" w:cs="Times New Roman"/>
                <w:b/>
                <w:bCs/>
                <w:sz w:val="24"/>
                <w:szCs w:val="24"/>
              </w:rPr>
            </w:pPr>
            <w:r w:rsidRPr="000951A4">
              <w:rPr>
                <w:rFonts w:ascii="Times New Roman" w:hAnsi="Times New Roman" w:cs="Times New Roman"/>
                <w:b/>
                <w:bCs/>
                <w:sz w:val="24"/>
                <w:szCs w:val="24"/>
              </w:rPr>
              <w:t>Arcos (Arcs)</w:t>
            </w:r>
          </w:p>
        </w:tc>
        <w:tc>
          <w:tcPr>
            <w:tcW w:w="3119" w:type="dxa"/>
          </w:tcPr>
          <w:p w14:paraId="6A5285D2" w14:textId="2B47B9F7" w:rsidR="006D2572" w:rsidRPr="00C37926" w:rsidRDefault="000951A4" w:rsidP="00FA14C5">
            <w:pPr>
              <w:spacing w:line="360" w:lineRule="auto"/>
              <w:jc w:val="both"/>
              <w:rPr>
                <w:rFonts w:ascii="Times New Roman" w:hAnsi="Times New Roman" w:cs="Times New Roman"/>
              </w:rPr>
            </w:pPr>
            <w:r w:rsidRPr="000951A4">
              <w:rPr>
                <w:rFonts w:ascii="Times New Roman" w:hAnsi="Times New Roman" w:cs="Times New Roman"/>
              </w:rPr>
              <w:t>Flechas que conectan lugares con transiciones y viceversa.</w:t>
            </w:r>
          </w:p>
        </w:tc>
        <w:tc>
          <w:tcPr>
            <w:tcW w:w="3634" w:type="dxa"/>
          </w:tcPr>
          <w:p w14:paraId="7AE4C3A5" w14:textId="70EFFE60" w:rsidR="006D2572" w:rsidRDefault="003A7638" w:rsidP="00FA14C5">
            <w:pPr>
              <w:spacing w:line="360" w:lineRule="auto"/>
              <w:jc w:val="center"/>
              <w:rPr>
                <w:noProof/>
              </w:rPr>
            </w:pPr>
            <w:r>
              <w:rPr>
                <w:noProof/>
              </w:rPr>
              <mc:AlternateContent>
                <mc:Choice Requires="wps">
                  <w:drawing>
                    <wp:anchor distT="0" distB="0" distL="114300" distR="114300" simplePos="0" relativeHeight="251734528" behindDoc="0" locked="0" layoutInCell="1" allowOverlap="1" wp14:anchorId="41FE9F69" wp14:editId="6F79F303">
                      <wp:simplePos x="0" y="0"/>
                      <wp:positionH relativeFrom="column">
                        <wp:posOffset>185528</wp:posOffset>
                      </wp:positionH>
                      <wp:positionV relativeFrom="paragraph">
                        <wp:posOffset>243816</wp:posOffset>
                      </wp:positionV>
                      <wp:extent cx="1466490" cy="0"/>
                      <wp:effectExtent l="0" t="76200" r="19685" b="95250"/>
                      <wp:wrapNone/>
                      <wp:docPr id="1808648279" name="Conector recto de flecha 1"/>
                      <wp:cNvGraphicFramePr/>
                      <a:graphic xmlns:a="http://schemas.openxmlformats.org/drawingml/2006/main">
                        <a:graphicData uri="http://schemas.microsoft.com/office/word/2010/wordprocessingShape">
                          <wps:wsp>
                            <wps:cNvCnPr/>
                            <wps:spPr>
                              <a:xfrm>
                                <a:off x="0" y="0"/>
                                <a:ext cx="14664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5654A7" id="Conector recto de flecha 1" o:spid="_x0000_s1026" type="#_x0000_t32" style="position:absolute;margin-left:14.6pt;margin-top:19.2pt;width:115.45pt;height:0;z-index:251734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" strokecolor="black [3200]" strokeweight=".5pt">
                      <v:stroke endarrow="block" joinstyle="miter"/>
                    </v:shape>
                  </w:pict>
                </mc:Fallback>
              </mc:AlternateContent>
            </w:r>
          </w:p>
          <w:p w14:paraId="73A92B3E" w14:textId="15C1A25E" w:rsidR="006D2572" w:rsidRPr="00DA2B31" w:rsidRDefault="006D2572" w:rsidP="003A7638">
            <w:pPr>
              <w:spacing w:line="360" w:lineRule="auto"/>
              <w:rPr>
                <w:noProof/>
              </w:rPr>
            </w:pPr>
          </w:p>
        </w:tc>
      </w:tr>
    </w:tbl>
    <w:p w14:paraId="7084C004" w14:textId="77777777" w:rsidR="006D2572" w:rsidRDefault="006D2572" w:rsidP="006D2572">
      <w:pPr>
        <w:spacing w:line="360" w:lineRule="auto"/>
        <w:jc w:val="both"/>
        <w:rPr>
          <w:rFonts w:ascii="Times New Roman" w:hAnsi="Times New Roman" w:cs="Times New Roman"/>
          <w:sz w:val="24"/>
          <w:szCs w:val="24"/>
        </w:rPr>
      </w:pPr>
    </w:p>
    <w:p w14:paraId="7040A561" w14:textId="77777777" w:rsidR="00302FD0" w:rsidRDefault="00302FD0" w:rsidP="00302FD0">
      <w:pPr>
        <w:pStyle w:val="Ttulo2"/>
      </w:pPr>
      <w:bookmarkStart w:id="338" w:name="_Toc159708322"/>
      <w:r w:rsidRPr="00326370">
        <w:t>Ejemplos de notaciones</w:t>
      </w:r>
      <w:bookmarkEnd w:id="338"/>
    </w:p>
    <w:p w14:paraId="7C840855" w14:textId="33E22EE1" w:rsidR="00302FD0" w:rsidRDefault="00302FD0" w:rsidP="00302FD0">
      <w:pPr>
        <w:pStyle w:val="Ttulo3"/>
        <w:rPr>
          <w:rFonts w:cs="Times New Roman"/>
          <w:bCs/>
        </w:rPr>
      </w:pPr>
      <w:bookmarkStart w:id="339" w:name="_Toc159708323"/>
      <w:r w:rsidRPr="00BE56CF">
        <w:rPr>
          <w:rFonts w:cs="Times New Roman"/>
          <w:bCs/>
        </w:rPr>
        <w:t>Lugares (Places)</w:t>
      </w:r>
      <w:bookmarkEnd w:id="339"/>
    </w:p>
    <w:p w14:paraId="15B75DF4" w14:textId="2A878D27" w:rsidR="00302FD0" w:rsidRDefault="00924DAD" w:rsidP="00924DAD">
      <w:pPr>
        <w:spacing w:line="360" w:lineRule="auto"/>
        <w:jc w:val="both"/>
        <w:rPr>
          <w:rFonts w:ascii="Times New Roman" w:hAnsi="Times New Roman" w:cs="Times New Roman"/>
          <w:sz w:val="24"/>
          <w:szCs w:val="24"/>
        </w:rPr>
      </w:pPr>
      <w:r w:rsidRPr="00924DAD">
        <w:rPr>
          <w:rFonts w:ascii="Times New Roman" w:hAnsi="Times New Roman" w:cs="Times New Roman"/>
          <w:sz w:val="24"/>
          <w:szCs w:val="24"/>
        </w:rPr>
        <w:t>Simbolizan los estados, condiciones o recursos disponibles en el sistema. Los lugares pueden contener tokens, que representan la existencia o cantidad de una determinada condición o recurso.</w:t>
      </w:r>
    </w:p>
    <w:p w14:paraId="29C3445A" w14:textId="77777777" w:rsidR="003E1530" w:rsidRDefault="00924DAD" w:rsidP="003E1530">
      <w:pPr>
        <w:keepNext/>
        <w:spacing w:line="360" w:lineRule="auto"/>
        <w:jc w:val="center"/>
      </w:pPr>
      <w:r w:rsidRPr="00924DAD">
        <w:rPr>
          <w:rFonts w:ascii="Times New Roman" w:hAnsi="Times New Roman" w:cs="Times New Roman"/>
          <w:noProof/>
          <w:sz w:val="24"/>
          <w:szCs w:val="24"/>
        </w:rPr>
        <w:drawing>
          <wp:inline distT="0" distB="0" distL="0" distR="0" wp14:anchorId="7BF155CC" wp14:editId="5005C2B8">
            <wp:extent cx="1207698" cy="1195973"/>
            <wp:effectExtent l="0" t="0" r="0" b="4445"/>
            <wp:docPr id="12352840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84023" name=""/>
                    <pic:cNvPicPr/>
                  </pic:nvPicPr>
                  <pic:blipFill>
                    <a:blip r:embed="rId87"/>
                    <a:stretch>
                      <a:fillRect/>
                    </a:stretch>
                  </pic:blipFill>
                  <pic:spPr>
                    <a:xfrm>
                      <a:off x="0" y="0"/>
                      <a:ext cx="1215138" cy="1203341"/>
                    </a:xfrm>
                    <a:prstGeom prst="rect">
                      <a:avLst/>
                    </a:prstGeom>
                  </pic:spPr>
                </pic:pic>
              </a:graphicData>
            </a:graphic>
          </wp:inline>
        </w:drawing>
      </w:r>
    </w:p>
    <w:p w14:paraId="4410610A" w14:textId="0965EAB9" w:rsidR="003E1530" w:rsidRDefault="003E1530" w:rsidP="00DE6BA6">
      <w:pPr>
        <w:pStyle w:val="Descripcin"/>
        <w:spacing w:after="0"/>
        <w:jc w:val="center"/>
      </w:pPr>
      <w:bookmarkStart w:id="340" w:name="_Toc159708713"/>
      <w:r>
        <w:t xml:space="preserve">Ilustración </w:t>
      </w:r>
      <w:r>
        <w:fldChar w:fldCharType="begin"/>
      </w:r>
      <w:r>
        <w:instrText xml:space="preserve"> SEQ Ilustración \* ARABIC </w:instrText>
      </w:r>
      <w:r>
        <w:fldChar w:fldCharType="separate"/>
      </w:r>
      <w:r w:rsidR="00231346">
        <w:rPr>
          <w:noProof/>
        </w:rPr>
        <w:t>41</w:t>
      </w:r>
      <w:r>
        <w:fldChar w:fldCharType="end"/>
      </w:r>
      <w:r>
        <w:t xml:space="preserve"> Lugares</w:t>
      </w:r>
      <w:bookmarkEnd w:id="340"/>
    </w:p>
    <w:p w14:paraId="7E5E2A38" w14:textId="1C13F0FA" w:rsidR="00924DAD" w:rsidRDefault="003E1530" w:rsidP="00DE6BA6">
      <w:pPr>
        <w:pStyle w:val="Descripcin"/>
        <w:spacing w:after="0"/>
        <w:jc w:val="center"/>
      </w:pPr>
      <w:r>
        <w:t xml:space="preserve"> </w:t>
      </w:r>
      <w:r w:rsidRPr="00114CCC">
        <w:t>Realizado por LETURNE PLUAS JHON BYRON &amp; CHICA VALFRE VALESKA SOFIA</w:t>
      </w:r>
    </w:p>
    <w:p w14:paraId="04C9573E" w14:textId="77777777" w:rsidR="00DE6BA6" w:rsidRPr="00DE6BA6" w:rsidRDefault="00DE6BA6" w:rsidP="00DE6BA6"/>
    <w:p w14:paraId="49D48DCF" w14:textId="29C7203D" w:rsidR="00924DAD" w:rsidRDefault="00E653DA" w:rsidP="00E653DA">
      <w:pPr>
        <w:pStyle w:val="Ttulo3"/>
      </w:pPr>
      <w:bookmarkStart w:id="341" w:name="_Toc159708324"/>
      <w:r w:rsidRPr="00E653DA">
        <w:t>Transiciones (Transitions)</w:t>
      </w:r>
      <w:bookmarkEnd w:id="341"/>
    </w:p>
    <w:p w14:paraId="65181EC8" w14:textId="3C07CC31" w:rsidR="00E653DA" w:rsidRPr="00E653DA" w:rsidRDefault="00E653DA" w:rsidP="00E653DA">
      <w:pPr>
        <w:spacing w:line="360" w:lineRule="auto"/>
        <w:jc w:val="both"/>
        <w:rPr>
          <w:rFonts w:ascii="Times New Roman" w:hAnsi="Times New Roman" w:cs="Times New Roman"/>
          <w:sz w:val="24"/>
          <w:szCs w:val="24"/>
        </w:rPr>
      </w:pPr>
      <w:r w:rsidRPr="00E653DA">
        <w:rPr>
          <w:rFonts w:ascii="Times New Roman" w:hAnsi="Times New Roman" w:cs="Times New Roman"/>
          <w:sz w:val="24"/>
          <w:szCs w:val="24"/>
        </w:rPr>
        <w:t>Representan los eventos o acciones que causan cambios en el estado del sistema. Una transición se activa cuando todas las condiciones para su activación se cumplen, lo cual generalmente significa que todos los lugares de entrada tienen el número adecuado de tokens.</w:t>
      </w:r>
    </w:p>
    <w:p w14:paraId="29B89C1C" w14:textId="77777777" w:rsidR="003E1530" w:rsidRDefault="0042365A" w:rsidP="003E1530">
      <w:pPr>
        <w:keepNext/>
        <w:spacing w:line="360" w:lineRule="auto"/>
        <w:jc w:val="center"/>
      </w:pPr>
      <w:r w:rsidRPr="0042365A">
        <w:rPr>
          <w:rFonts w:ascii="Times New Roman" w:hAnsi="Times New Roman" w:cs="Times New Roman"/>
          <w:noProof/>
          <w:sz w:val="24"/>
          <w:szCs w:val="24"/>
        </w:rPr>
        <w:lastRenderedPageBreak/>
        <w:drawing>
          <wp:inline distT="0" distB="0" distL="0" distR="0" wp14:anchorId="2CD1940A" wp14:editId="33A6D8AC">
            <wp:extent cx="2200582" cy="1000265"/>
            <wp:effectExtent l="0" t="0" r="0" b="9525"/>
            <wp:docPr id="179538595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85951" name="Imagen 1" descr="Gráfico&#10;&#10;Descripción generada automáticamente"/>
                    <pic:cNvPicPr/>
                  </pic:nvPicPr>
                  <pic:blipFill>
                    <a:blip r:embed="rId88"/>
                    <a:stretch>
                      <a:fillRect/>
                    </a:stretch>
                  </pic:blipFill>
                  <pic:spPr>
                    <a:xfrm>
                      <a:off x="0" y="0"/>
                      <a:ext cx="2200582" cy="1000265"/>
                    </a:xfrm>
                    <a:prstGeom prst="rect">
                      <a:avLst/>
                    </a:prstGeom>
                  </pic:spPr>
                </pic:pic>
              </a:graphicData>
            </a:graphic>
          </wp:inline>
        </w:drawing>
      </w:r>
    </w:p>
    <w:p w14:paraId="13169323" w14:textId="4F926F27" w:rsidR="003E1530" w:rsidRDefault="003E1530" w:rsidP="00DE6BA6">
      <w:pPr>
        <w:pStyle w:val="Descripcin"/>
        <w:spacing w:after="0" w:line="360" w:lineRule="auto"/>
        <w:jc w:val="center"/>
      </w:pPr>
      <w:bookmarkStart w:id="342" w:name="_Toc159708714"/>
      <w:r>
        <w:t xml:space="preserve">Ilustración </w:t>
      </w:r>
      <w:r>
        <w:fldChar w:fldCharType="begin"/>
      </w:r>
      <w:r>
        <w:instrText xml:space="preserve"> SEQ Ilustración \* ARABIC </w:instrText>
      </w:r>
      <w:r>
        <w:fldChar w:fldCharType="separate"/>
      </w:r>
      <w:r w:rsidR="00231346">
        <w:rPr>
          <w:noProof/>
        </w:rPr>
        <w:t>42</w:t>
      </w:r>
      <w:r>
        <w:fldChar w:fldCharType="end"/>
      </w:r>
      <w:r>
        <w:t xml:space="preserve"> Transiciones</w:t>
      </w:r>
      <w:bookmarkEnd w:id="342"/>
      <w:r>
        <w:t xml:space="preserve"> </w:t>
      </w:r>
    </w:p>
    <w:p w14:paraId="1947A79C" w14:textId="15FEA2E9" w:rsidR="00DE6BA6" w:rsidRPr="00DE6BA6" w:rsidRDefault="003E1530" w:rsidP="00DE6BA6">
      <w:pPr>
        <w:pStyle w:val="Descripcin"/>
        <w:spacing w:after="0" w:line="360" w:lineRule="auto"/>
        <w:jc w:val="center"/>
      </w:pPr>
      <w:r w:rsidRPr="00E43DF7">
        <w:t>Realizado por LETURNE PLUAS JHON BYRON &amp; CHICA VALFRE VALESKA SOFIA</w:t>
      </w:r>
    </w:p>
    <w:p w14:paraId="16AF6175" w14:textId="0E31D7F2" w:rsidR="0042365A" w:rsidRPr="009D60B0" w:rsidRDefault="00A0195F" w:rsidP="00A0195F">
      <w:pPr>
        <w:pStyle w:val="Ttulo3"/>
      </w:pPr>
      <w:bookmarkStart w:id="343" w:name="_Toc159708325"/>
      <w:r w:rsidRPr="00A0195F">
        <w:t>Tokens</w:t>
      </w:r>
      <w:bookmarkEnd w:id="343"/>
    </w:p>
    <w:p w14:paraId="0C7C05E6" w14:textId="44D24B22" w:rsidR="006F1427" w:rsidRDefault="00A0195F" w:rsidP="00A0195F">
      <w:pPr>
        <w:spacing w:line="360" w:lineRule="auto"/>
        <w:jc w:val="both"/>
        <w:rPr>
          <w:rFonts w:ascii="Times New Roman" w:hAnsi="Times New Roman" w:cs="Times New Roman"/>
          <w:sz w:val="24"/>
          <w:szCs w:val="24"/>
          <w:lang w:val="es-ES"/>
        </w:rPr>
      </w:pPr>
      <w:r w:rsidRPr="00A0195F">
        <w:rPr>
          <w:rFonts w:ascii="Times New Roman" w:hAnsi="Times New Roman" w:cs="Times New Roman"/>
          <w:sz w:val="24"/>
          <w:szCs w:val="24"/>
          <w:lang w:val="es-ES"/>
        </w:rPr>
        <w:t>Indican la presencia de una condición o la cantidad de un recurso. El movimiento de tokens entre lugares, a través de las transiciones, modela el cambio de estado en el sistema.</w:t>
      </w:r>
    </w:p>
    <w:p w14:paraId="5B46454C" w14:textId="77777777" w:rsidR="003E1530" w:rsidRDefault="00B42152" w:rsidP="003E1530">
      <w:pPr>
        <w:keepNext/>
        <w:spacing w:line="360" w:lineRule="auto"/>
        <w:jc w:val="center"/>
      </w:pPr>
      <w:r w:rsidRPr="00B42152">
        <w:rPr>
          <w:rFonts w:ascii="Times New Roman" w:hAnsi="Times New Roman" w:cs="Times New Roman"/>
          <w:noProof/>
          <w:sz w:val="24"/>
          <w:szCs w:val="24"/>
          <w:lang w:val="es-ES"/>
        </w:rPr>
        <w:drawing>
          <wp:inline distT="0" distB="0" distL="0" distR="0" wp14:anchorId="0F096FF2" wp14:editId="3E812405">
            <wp:extent cx="2876951" cy="1066949"/>
            <wp:effectExtent l="0" t="0" r="0" b="0"/>
            <wp:docPr id="1917241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41340" name="Imagen 1"/>
                    <pic:cNvPicPr/>
                  </pic:nvPicPr>
                  <pic:blipFill>
                    <a:blip r:embed="rId89"/>
                    <a:stretch>
                      <a:fillRect/>
                    </a:stretch>
                  </pic:blipFill>
                  <pic:spPr>
                    <a:xfrm>
                      <a:off x="0" y="0"/>
                      <a:ext cx="2876951" cy="1066949"/>
                    </a:xfrm>
                    <a:prstGeom prst="rect">
                      <a:avLst/>
                    </a:prstGeom>
                  </pic:spPr>
                </pic:pic>
              </a:graphicData>
            </a:graphic>
          </wp:inline>
        </w:drawing>
      </w:r>
    </w:p>
    <w:p w14:paraId="63562C1E" w14:textId="3C988827" w:rsidR="00A0195F" w:rsidRDefault="003E1530" w:rsidP="003E1530">
      <w:pPr>
        <w:pStyle w:val="Descripcin"/>
        <w:jc w:val="center"/>
        <w:rPr>
          <w:rFonts w:ascii="Times New Roman" w:hAnsi="Times New Roman" w:cs="Times New Roman"/>
          <w:sz w:val="24"/>
          <w:szCs w:val="24"/>
          <w:lang w:val="es-ES"/>
        </w:rPr>
      </w:pPr>
      <w:bookmarkStart w:id="344" w:name="_Toc159708715"/>
      <w:r>
        <w:t xml:space="preserve">Ilustración </w:t>
      </w:r>
      <w:r>
        <w:fldChar w:fldCharType="begin"/>
      </w:r>
      <w:r>
        <w:instrText xml:space="preserve"> SEQ Ilustración \* ARABIC </w:instrText>
      </w:r>
      <w:r>
        <w:fldChar w:fldCharType="separate"/>
      </w:r>
      <w:r w:rsidR="00231346">
        <w:rPr>
          <w:noProof/>
        </w:rPr>
        <w:t>43</w:t>
      </w:r>
      <w:r>
        <w:fldChar w:fldCharType="end"/>
      </w:r>
      <w:r>
        <w:t xml:space="preserve"> Tokens </w:t>
      </w:r>
      <w:r w:rsidRPr="004D41C0">
        <w:t>Realizado por LETURNE PLUAS JHON BYRON &amp; CHICA VALFRE VALESKA SOFIA</w:t>
      </w:r>
      <w:bookmarkEnd w:id="344"/>
    </w:p>
    <w:p w14:paraId="3892710D" w14:textId="3A8B6327" w:rsidR="00B42152" w:rsidRDefault="001F49E9" w:rsidP="00DE6BA6">
      <w:pPr>
        <w:pStyle w:val="Ttulo3"/>
        <w:spacing w:line="360" w:lineRule="auto"/>
        <w:rPr>
          <w:lang w:val="es-ES"/>
        </w:rPr>
      </w:pPr>
      <w:bookmarkStart w:id="345" w:name="_Toc159708326"/>
      <w:r w:rsidRPr="001F49E9">
        <w:rPr>
          <w:lang w:val="es-ES"/>
        </w:rPr>
        <w:t>Arcos (Arcs)</w:t>
      </w:r>
      <w:bookmarkEnd w:id="345"/>
    </w:p>
    <w:p w14:paraId="7CCC6674" w14:textId="1AA482C5" w:rsidR="001F49E9" w:rsidRDefault="00A235CA" w:rsidP="00DE6BA6">
      <w:pPr>
        <w:spacing w:line="360" w:lineRule="auto"/>
        <w:jc w:val="both"/>
        <w:rPr>
          <w:rFonts w:ascii="Times New Roman" w:hAnsi="Times New Roman" w:cs="Times New Roman"/>
          <w:sz w:val="24"/>
          <w:szCs w:val="24"/>
          <w:lang w:val="es-ES"/>
        </w:rPr>
      </w:pPr>
      <w:r w:rsidRPr="00A235CA">
        <w:rPr>
          <w:rFonts w:ascii="Times New Roman" w:hAnsi="Times New Roman" w:cs="Times New Roman"/>
          <w:sz w:val="24"/>
          <w:szCs w:val="24"/>
          <w:lang w:val="es-ES"/>
        </w:rPr>
        <w:t>Indican la dirección del flujo entre lugares y transiciones. Los arcos de entrada llevan tokens hacia las transiciones, mientras que los arcos de salida mueven tokens desde las transiciones a los lugares. Los arcos pueden tener asociados pesos, los cuales especifican el número de tokens requeridos o producidos por la activación de una transición.</w:t>
      </w:r>
    </w:p>
    <w:p w14:paraId="4721CAF5" w14:textId="77777777" w:rsidR="003E1530" w:rsidRDefault="00AC0D12" w:rsidP="003E1530">
      <w:pPr>
        <w:keepNext/>
        <w:spacing w:line="360" w:lineRule="auto"/>
        <w:jc w:val="center"/>
      </w:pPr>
      <w:r w:rsidRPr="00AC0D12">
        <w:rPr>
          <w:rFonts w:ascii="Times New Roman" w:hAnsi="Times New Roman" w:cs="Times New Roman"/>
          <w:noProof/>
          <w:sz w:val="24"/>
          <w:szCs w:val="24"/>
          <w:lang w:val="es-ES"/>
        </w:rPr>
        <w:drawing>
          <wp:inline distT="0" distB="0" distL="0" distR="0" wp14:anchorId="106779E4" wp14:editId="6CBBEBE1">
            <wp:extent cx="2819794" cy="1619476"/>
            <wp:effectExtent l="0" t="0" r="0" b="0"/>
            <wp:docPr id="1320684503"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84503" name="Imagen 1" descr="Diagrama, Esquemático&#10;&#10;Descripción generada automáticamente"/>
                    <pic:cNvPicPr/>
                  </pic:nvPicPr>
                  <pic:blipFill>
                    <a:blip r:embed="rId90"/>
                    <a:stretch>
                      <a:fillRect/>
                    </a:stretch>
                  </pic:blipFill>
                  <pic:spPr>
                    <a:xfrm>
                      <a:off x="0" y="0"/>
                      <a:ext cx="2819794" cy="1619476"/>
                    </a:xfrm>
                    <a:prstGeom prst="rect">
                      <a:avLst/>
                    </a:prstGeom>
                  </pic:spPr>
                </pic:pic>
              </a:graphicData>
            </a:graphic>
          </wp:inline>
        </w:drawing>
      </w:r>
    </w:p>
    <w:p w14:paraId="374B2092" w14:textId="6C9198C2" w:rsidR="003E1530" w:rsidRDefault="003E1530" w:rsidP="00DE6BA6">
      <w:pPr>
        <w:pStyle w:val="Descripcin"/>
        <w:spacing w:after="0"/>
        <w:jc w:val="center"/>
      </w:pPr>
      <w:bookmarkStart w:id="346" w:name="_Toc159708716"/>
      <w:r>
        <w:t xml:space="preserve">Ilustración </w:t>
      </w:r>
      <w:r>
        <w:fldChar w:fldCharType="begin"/>
      </w:r>
      <w:r>
        <w:instrText xml:space="preserve"> SEQ Ilustración \* ARABIC </w:instrText>
      </w:r>
      <w:r>
        <w:fldChar w:fldCharType="separate"/>
      </w:r>
      <w:r w:rsidR="00231346">
        <w:rPr>
          <w:noProof/>
        </w:rPr>
        <w:t>44</w:t>
      </w:r>
      <w:r>
        <w:fldChar w:fldCharType="end"/>
      </w:r>
      <w:r>
        <w:t xml:space="preserve"> Arcos</w:t>
      </w:r>
      <w:bookmarkEnd w:id="346"/>
      <w:r>
        <w:t xml:space="preserve"> </w:t>
      </w:r>
    </w:p>
    <w:p w14:paraId="723BC78F" w14:textId="6FF1EAF8" w:rsidR="002F48C4" w:rsidRDefault="003E1530" w:rsidP="00DE6BA6">
      <w:pPr>
        <w:pStyle w:val="Descripcin"/>
        <w:spacing w:after="0"/>
        <w:jc w:val="center"/>
        <w:rPr>
          <w:rFonts w:ascii="Times New Roman" w:hAnsi="Times New Roman" w:cs="Times New Roman"/>
          <w:sz w:val="24"/>
          <w:szCs w:val="24"/>
          <w:lang w:val="es-ES"/>
        </w:rPr>
      </w:pPr>
      <w:r w:rsidRPr="008217A4">
        <w:t>Realizado por LETURNE PLUAS JHON BYRON &amp; CHICA VALFRE VALESKA SOFIA</w:t>
      </w:r>
    </w:p>
    <w:p w14:paraId="5F05937A" w14:textId="5C915540" w:rsidR="006F2180" w:rsidRDefault="002F48C4" w:rsidP="00DE6BA6">
      <w:pPr>
        <w:pStyle w:val="Ttulo1"/>
        <w:spacing w:line="360" w:lineRule="auto"/>
        <w:rPr>
          <w:lang w:val="es-ES"/>
        </w:rPr>
      </w:pPr>
      <w:bookmarkStart w:id="347" w:name="_Toc159708327"/>
      <w:r w:rsidRPr="002F48C4">
        <w:rPr>
          <w:lang w:val="es-ES"/>
        </w:rPr>
        <w:lastRenderedPageBreak/>
        <w:t>Desarrollo de Sistemas basados en IoT</w:t>
      </w:r>
      <w:bookmarkEnd w:id="347"/>
    </w:p>
    <w:p w14:paraId="5C4A7B5D" w14:textId="2DFFE52B" w:rsidR="002F48C4" w:rsidRDefault="002F48C4" w:rsidP="00DE6BA6">
      <w:pPr>
        <w:pStyle w:val="Ttulo2"/>
        <w:spacing w:line="360" w:lineRule="auto"/>
        <w:rPr>
          <w:lang w:val="es-ES"/>
        </w:rPr>
      </w:pPr>
      <w:bookmarkStart w:id="348" w:name="_Toc159708328"/>
      <w:r w:rsidRPr="002F48C4">
        <w:rPr>
          <w:lang w:val="es-ES"/>
        </w:rPr>
        <w:t>Metodología de Desarrollo</w:t>
      </w:r>
      <w:bookmarkEnd w:id="348"/>
    </w:p>
    <w:p w14:paraId="312AC477" w14:textId="22673B58" w:rsidR="002F48C4" w:rsidRDefault="002F48C4" w:rsidP="00DE6BA6">
      <w:pPr>
        <w:pStyle w:val="Ttulo3"/>
        <w:spacing w:line="360" w:lineRule="auto"/>
      </w:pPr>
      <w:bookmarkStart w:id="349" w:name="_Toc159708329"/>
      <w:r>
        <w:t>Selección y aplicación de metodologías de desarrollo para proyectos basados en IoT.</w:t>
      </w:r>
      <w:bookmarkEnd w:id="349"/>
    </w:p>
    <w:p w14:paraId="5CFDFED6" w14:textId="4BAF4DD5" w:rsidR="001B41D4" w:rsidRPr="001B41D4" w:rsidRDefault="001B41D4" w:rsidP="00DE6BA6">
      <w:pPr>
        <w:spacing w:line="360" w:lineRule="auto"/>
        <w:jc w:val="both"/>
        <w:rPr>
          <w:rFonts w:ascii="Times New Roman" w:hAnsi="Times New Roman" w:cs="Times New Roman"/>
          <w:sz w:val="24"/>
          <w:szCs w:val="24"/>
        </w:rPr>
      </w:pPr>
      <w:r w:rsidRPr="001B41D4">
        <w:rPr>
          <w:rFonts w:ascii="Times New Roman" w:hAnsi="Times New Roman" w:cs="Times New Roman"/>
          <w:sz w:val="24"/>
          <w:szCs w:val="24"/>
        </w:rPr>
        <w:t>La selección de metodologías de desarrollo adecuadas es crucial para el éxito de proyectos basados en Internet de las Cosas (IoT) debido a su inherente complejidad y la necesidad de integrar hardware, software y conectividad. Estos proyectos demandan un enfoque holístico que abarque desde el diseño inicial del dispositivo hasta su implementación final en la nube, soportando iteraciones rápidas, prototipación y pruebas continuas</w:t>
      </w:r>
      <w:r w:rsidR="002C688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"/>
          <w:id w:val="-1855261867"/>
          <w:placeholder>
            <w:docPart w:val="DefaultPlaceholder_-1854013440"/>
          </w:placeholder>
        </w:sdtPr>
        <w:sdtContent>
          <w:r w:rsidR="00A10032" w:rsidRPr="00A10032">
            <w:rPr>
              <w:rFonts w:ascii="Times New Roman" w:hAnsi="Times New Roman" w:cs="Times New Roman"/>
              <w:color w:val="000000"/>
              <w:sz w:val="24"/>
              <w:szCs w:val="24"/>
            </w:rPr>
            <w:t>[41]</w:t>
          </w:r>
        </w:sdtContent>
      </w:sdt>
      <w:r w:rsidRPr="001B41D4">
        <w:rPr>
          <w:rFonts w:ascii="Times New Roman" w:hAnsi="Times New Roman" w:cs="Times New Roman"/>
          <w:sz w:val="24"/>
          <w:szCs w:val="24"/>
        </w:rPr>
        <w:t>.</w:t>
      </w:r>
    </w:p>
    <w:p w14:paraId="33E65DA6" w14:textId="40B1AA1B" w:rsidR="001B41D4" w:rsidRPr="001B41D4" w:rsidRDefault="001B41D4" w:rsidP="001B41D4">
      <w:pPr>
        <w:spacing w:line="360" w:lineRule="auto"/>
        <w:jc w:val="both"/>
        <w:rPr>
          <w:rFonts w:ascii="Times New Roman" w:hAnsi="Times New Roman" w:cs="Times New Roman"/>
          <w:sz w:val="24"/>
          <w:szCs w:val="24"/>
        </w:rPr>
      </w:pPr>
      <w:r w:rsidRPr="001B41D4">
        <w:rPr>
          <w:rFonts w:ascii="Times New Roman" w:hAnsi="Times New Roman" w:cs="Times New Roman"/>
          <w:sz w:val="24"/>
          <w:szCs w:val="24"/>
        </w:rPr>
        <w:t>El desarrollo ágil se presenta como una metodología especialmente adecuada para el IoT, promoviendo la adaptabilidad, la colaboración entre diferentes funciones del equipo y una rápida respuesta a los cambios. Esta flexibilidad es esencial para abordar la naturaleza cambiante de los requisitos en proyectos de IoT, permitiendo una gestión eficaz de la incertidumbre y la complejidad del sistema</w:t>
      </w:r>
      <w:r w:rsidR="002C688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"/>
          <w:id w:val="-1830197956"/>
          <w:placeholder>
            <w:docPart w:val="DefaultPlaceholder_-1854013440"/>
          </w:placeholder>
        </w:sdtPr>
        <w:sdtContent>
          <w:r w:rsidR="00A10032" w:rsidRPr="00A10032">
            <w:rPr>
              <w:rFonts w:ascii="Times New Roman" w:hAnsi="Times New Roman" w:cs="Times New Roman"/>
              <w:color w:val="000000"/>
              <w:sz w:val="24"/>
              <w:szCs w:val="24"/>
            </w:rPr>
            <w:t>[42]</w:t>
          </w:r>
        </w:sdtContent>
      </w:sdt>
      <w:r w:rsidRPr="001B41D4">
        <w:rPr>
          <w:rFonts w:ascii="Times New Roman" w:hAnsi="Times New Roman" w:cs="Times New Roman"/>
          <w:sz w:val="24"/>
          <w:szCs w:val="24"/>
        </w:rPr>
        <w:t>.</w:t>
      </w:r>
      <w:r w:rsidR="002C6885">
        <w:rPr>
          <w:rFonts w:ascii="Times New Roman" w:hAnsi="Times New Roman" w:cs="Times New Roman"/>
          <w:sz w:val="24"/>
          <w:szCs w:val="24"/>
        </w:rPr>
        <w:t xml:space="preserve"> </w:t>
      </w:r>
    </w:p>
    <w:p w14:paraId="45FC5ED9" w14:textId="5CE7E690" w:rsidR="001B41D4" w:rsidRPr="001B41D4" w:rsidRDefault="001B41D4" w:rsidP="00DE6BA6">
      <w:pPr>
        <w:spacing w:line="360" w:lineRule="auto"/>
        <w:jc w:val="both"/>
        <w:rPr>
          <w:rFonts w:ascii="Times New Roman" w:hAnsi="Times New Roman" w:cs="Times New Roman"/>
          <w:sz w:val="24"/>
          <w:szCs w:val="24"/>
        </w:rPr>
      </w:pPr>
      <w:r w:rsidRPr="001B41D4">
        <w:rPr>
          <w:rFonts w:ascii="Times New Roman" w:hAnsi="Times New Roman" w:cs="Times New Roman"/>
          <w:sz w:val="24"/>
          <w:szCs w:val="24"/>
        </w:rPr>
        <w:t>Complementando al desarrollo ágil, las prácticas de integración y entrega continuas (CI/CD) facilitan la automatización del proceso de testing y despliegue, mejorando significativamente la calidad y la eficiencia del ciclo de desarrollo. Por otro lado, la adopción de metodologías Lean, con su enfoque en maximizar el valor para el cliente y minimizar el desperdicio, guía el desarrollo hacia características que ofrecen un valor real desde la perspectiva del usuario</w:t>
      </w:r>
      <w:r w:rsidR="002C688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"/>
          <w:id w:val="-1565942953"/>
          <w:placeholder>
            <w:docPart w:val="DefaultPlaceholder_-1854013440"/>
          </w:placeholder>
        </w:sdtPr>
        <w:sdtContent>
          <w:r w:rsidR="00A10032" w:rsidRPr="00A10032">
            <w:rPr>
              <w:rFonts w:ascii="Times New Roman" w:hAnsi="Times New Roman" w:cs="Times New Roman"/>
              <w:color w:val="000000"/>
              <w:sz w:val="24"/>
              <w:szCs w:val="24"/>
            </w:rPr>
            <w:t>[41]</w:t>
          </w:r>
        </w:sdtContent>
      </w:sdt>
      <w:r w:rsidRPr="001B41D4">
        <w:rPr>
          <w:rFonts w:ascii="Times New Roman" w:hAnsi="Times New Roman" w:cs="Times New Roman"/>
          <w:sz w:val="24"/>
          <w:szCs w:val="24"/>
        </w:rPr>
        <w:t>.</w:t>
      </w:r>
    </w:p>
    <w:p w14:paraId="1ED14288" w14:textId="59950CC3" w:rsidR="002F48C4" w:rsidRPr="002F48C4" w:rsidRDefault="007220E1" w:rsidP="00DE6BA6">
      <w:pPr>
        <w:pStyle w:val="Ttulo3"/>
        <w:spacing w:line="360" w:lineRule="auto"/>
      </w:pPr>
      <w:bookmarkStart w:id="350" w:name="_Toc159708330"/>
      <w:r>
        <w:t>Consideración de aspectos como la adquisición de datos, el procesamiento en la nube y la interconexión de dispositivos</w:t>
      </w:r>
      <w:bookmarkEnd w:id="350"/>
    </w:p>
    <w:p w14:paraId="3EA404C6" w14:textId="2F826645" w:rsidR="001B5871" w:rsidRPr="001B5871" w:rsidRDefault="001B5871" w:rsidP="00DE6BA6">
      <w:pPr>
        <w:spacing w:line="360" w:lineRule="auto"/>
        <w:jc w:val="both"/>
        <w:rPr>
          <w:rFonts w:ascii="Times New Roman" w:hAnsi="Times New Roman" w:cs="Times New Roman"/>
          <w:sz w:val="24"/>
          <w:szCs w:val="24"/>
          <w:lang w:val="es-ES"/>
        </w:rPr>
      </w:pPr>
      <w:r w:rsidRPr="001B5871">
        <w:rPr>
          <w:rFonts w:ascii="Times New Roman" w:hAnsi="Times New Roman" w:cs="Times New Roman"/>
          <w:sz w:val="24"/>
          <w:szCs w:val="24"/>
          <w:lang w:val="es-ES"/>
        </w:rPr>
        <w:t>En proyectos basados en IoT, es crucial considerar la adquisición de datos, el procesamiento en la nube y la interconexión de dispositivos como aspectos fundamentales del diseño y desarrollo del sistema. La adquisición de datos implica la recolección eficiente y precisa de información desde una variedad de sensores y dispositivos, lo que requiere un enfoque detallado en la selección de hardware y la implementación de protocolos de comunicación seguros y eficientes</w:t>
      </w:r>
      <w:r w:rsidR="003E5D5F">
        <w:rPr>
          <w:rFonts w:ascii="Times New Roman" w:hAnsi="Times New Roman" w:cs="Times New Roman"/>
          <w:sz w:val="24"/>
          <w:szCs w:val="24"/>
          <w:lang w:val="es-ES"/>
        </w:rPr>
        <w:t xml:space="preserve"> </w:t>
      </w:r>
      <w:sdt>
        <w:sdtPr>
          <w:rPr>
            <w:rFonts w:ascii="Times New Roman" w:hAnsi="Times New Roman" w:cs="Times New Roman"/>
            <w:color w:val="000000"/>
            <w:sz w:val="24"/>
            <w:szCs w:val="24"/>
            <w:lang w:val="es-ES"/>
          </w:rPr>
          <w:tag w:val="MENDELEY_CITATION_v3_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"/>
          <w:id w:val="-673951457"/>
          <w:placeholder>
            <w:docPart w:val="DefaultPlaceholder_-1854013440"/>
          </w:placeholder>
        </w:sdtPr>
        <w:sdtContent>
          <w:r w:rsidR="00A10032" w:rsidRPr="00A10032">
            <w:rPr>
              <w:rFonts w:ascii="Times New Roman" w:hAnsi="Times New Roman" w:cs="Times New Roman"/>
              <w:color w:val="000000"/>
              <w:sz w:val="24"/>
              <w:szCs w:val="24"/>
              <w:lang w:val="es-ES"/>
            </w:rPr>
            <w:t>[43]</w:t>
          </w:r>
        </w:sdtContent>
      </w:sdt>
      <w:r w:rsidRPr="001B5871">
        <w:rPr>
          <w:rFonts w:ascii="Times New Roman" w:hAnsi="Times New Roman" w:cs="Times New Roman"/>
          <w:sz w:val="24"/>
          <w:szCs w:val="24"/>
          <w:lang w:val="es-ES"/>
        </w:rPr>
        <w:t>.</w:t>
      </w:r>
    </w:p>
    <w:p w14:paraId="08B467A9" w14:textId="1BD984F2" w:rsidR="001B5871" w:rsidRPr="001B5871" w:rsidRDefault="001B5871" w:rsidP="001B5871">
      <w:pPr>
        <w:spacing w:line="360" w:lineRule="auto"/>
        <w:jc w:val="both"/>
        <w:rPr>
          <w:rFonts w:ascii="Times New Roman" w:hAnsi="Times New Roman" w:cs="Times New Roman"/>
          <w:sz w:val="24"/>
          <w:szCs w:val="24"/>
          <w:lang w:val="es-ES"/>
        </w:rPr>
      </w:pPr>
      <w:r w:rsidRPr="001B5871">
        <w:rPr>
          <w:rFonts w:ascii="Times New Roman" w:hAnsi="Times New Roman" w:cs="Times New Roman"/>
          <w:sz w:val="24"/>
          <w:szCs w:val="24"/>
          <w:lang w:val="es-ES"/>
        </w:rPr>
        <w:t xml:space="preserve">Por otro lado, el procesamiento en la nube es esencial para analizar y almacenar grandes volúmenes de datos generados por dispositivos IoT. Esto no solo implica la elección de una plataforma de nube adecuada, sino también la implementación de soluciones escalables que puedan adaptarse al crecimiento del sistema. La interconexión de dispositivos, que asegura la comunicación fluida entre componentes del sistema IoT, es vital para el rendimiento general y </w:t>
      </w:r>
      <w:r w:rsidRPr="001B5871">
        <w:rPr>
          <w:rFonts w:ascii="Times New Roman" w:hAnsi="Times New Roman" w:cs="Times New Roman"/>
          <w:sz w:val="24"/>
          <w:szCs w:val="24"/>
          <w:lang w:val="es-ES"/>
        </w:rPr>
        <w:lastRenderedPageBreak/>
        <w:t>la funcionalidad del proyecto, demandando atención especial a la compatibilidad y la gestión de la red</w:t>
      </w:r>
      <w:r w:rsidR="003E5D5F">
        <w:rPr>
          <w:rFonts w:ascii="Times New Roman" w:hAnsi="Times New Roman" w:cs="Times New Roman"/>
          <w:sz w:val="24"/>
          <w:szCs w:val="24"/>
          <w:lang w:val="es-ES"/>
        </w:rPr>
        <w:t xml:space="preserve"> </w:t>
      </w:r>
      <w:sdt>
        <w:sdtPr>
          <w:rPr>
            <w:rFonts w:ascii="Times New Roman" w:hAnsi="Times New Roman" w:cs="Times New Roman"/>
            <w:color w:val="000000"/>
            <w:sz w:val="24"/>
            <w:szCs w:val="24"/>
            <w:lang w:val="es-ES"/>
          </w:rPr>
          <w:tag w:val="MENDELEY_CITATION_v3_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"/>
          <w:id w:val="-1524085983"/>
          <w:placeholder>
            <w:docPart w:val="DefaultPlaceholder_-1854013440"/>
          </w:placeholder>
        </w:sdtPr>
        <w:sdtContent>
          <w:r w:rsidR="00A10032" w:rsidRPr="00A10032">
            <w:rPr>
              <w:rFonts w:ascii="Times New Roman" w:hAnsi="Times New Roman" w:cs="Times New Roman"/>
              <w:color w:val="000000"/>
              <w:sz w:val="24"/>
              <w:szCs w:val="24"/>
              <w:lang w:val="es-ES"/>
            </w:rPr>
            <w:t>[42]</w:t>
          </w:r>
        </w:sdtContent>
      </w:sdt>
      <w:r w:rsidRPr="001B5871">
        <w:rPr>
          <w:rFonts w:ascii="Times New Roman" w:hAnsi="Times New Roman" w:cs="Times New Roman"/>
          <w:sz w:val="24"/>
          <w:szCs w:val="24"/>
          <w:lang w:val="es-ES"/>
        </w:rPr>
        <w:t>.</w:t>
      </w:r>
    </w:p>
    <w:p w14:paraId="145117E1" w14:textId="5EAFB4B0" w:rsidR="00B30B4B" w:rsidRPr="001B5871" w:rsidRDefault="001B5871" w:rsidP="00DE6BA6">
      <w:pPr>
        <w:spacing w:line="360" w:lineRule="auto"/>
        <w:jc w:val="both"/>
        <w:rPr>
          <w:rFonts w:ascii="Times New Roman" w:hAnsi="Times New Roman" w:cs="Times New Roman"/>
          <w:sz w:val="24"/>
          <w:szCs w:val="24"/>
          <w:lang w:val="es-ES"/>
        </w:rPr>
      </w:pPr>
      <w:r w:rsidRPr="001B5871">
        <w:rPr>
          <w:rFonts w:ascii="Times New Roman" w:hAnsi="Times New Roman" w:cs="Times New Roman"/>
          <w:sz w:val="24"/>
          <w:szCs w:val="24"/>
          <w:lang w:val="es-ES"/>
        </w:rPr>
        <w:t>Estos aspectos son pilares en el desarrollo de soluciones IoT, dictando la arquitectura del sistema y las decisiones tecnológicas, y por lo tanto deben ser considerados cuidadosamente para garantizar el éxito del proyecto</w:t>
      </w:r>
      <w:r w:rsidR="003E5D5F">
        <w:rPr>
          <w:rFonts w:ascii="Times New Roman" w:hAnsi="Times New Roman" w:cs="Times New Roman"/>
          <w:sz w:val="24"/>
          <w:szCs w:val="24"/>
          <w:lang w:val="es-ES"/>
        </w:rPr>
        <w:t xml:space="preserve"> </w:t>
      </w:r>
      <w:sdt>
        <w:sdtPr>
          <w:rPr>
            <w:rFonts w:ascii="Times New Roman" w:hAnsi="Times New Roman" w:cs="Times New Roman"/>
            <w:color w:val="000000"/>
            <w:sz w:val="24"/>
            <w:szCs w:val="24"/>
            <w:lang w:val="es-ES"/>
          </w:rPr>
          <w:tag w:val="MENDELEY_CITATION_v3_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"/>
          <w:id w:val="916902555"/>
          <w:placeholder>
            <w:docPart w:val="DefaultPlaceholder_-1854013440"/>
          </w:placeholder>
        </w:sdtPr>
        <w:sdtContent>
          <w:r w:rsidR="00A10032" w:rsidRPr="00A10032">
            <w:rPr>
              <w:rFonts w:ascii="Times New Roman" w:hAnsi="Times New Roman" w:cs="Times New Roman"/>
              <w:color w:val="000000"/>
              <w:sz w:val="24"/>
              <w:szCs w:val="24"/>
              <w:lang w:val="es-ES"/>
            </w:rPr>
            <w:t>[43]</w:t>
          </w:r>
        </w:sdtContent>
      </w:sdt>
      <w:r w:rsidRPr="001B5871">
        <w:rPr>
          <w:rFonts w:ascii="Times New Roman" w:hAnsi="Times New Roman" w:cs="Times New Roman"/>
          <w:sz w:val="24"/>
          <w:szCs w:val="24"/>
          <w:lang w:val="es-ES"/>
        </w:rPr>
        <w:t>.</w:t>
      </w:r>
    </w:p>
    <w:p w14:paraId="5B76C6C3" w14:textId="4D17CCCF" w:rsidR="00B30B4B" w:rsidRDefault="008C3C21" w:rsidP="00DE6BA6">
      <w:pPr>
        <w:pStyle w:val="Ttulo2"/>
        <w:spacing w:line="360" w:lineRule="auto"/>
      </w:pPr>
      <w:bookmarkStart w:id="351" w:name="_Toc159708331"/>
      <w:r>
        <w:t>Alternativas de Solución</w:t>
      </w:r>
      <w:bookmarkEnd w:id="351"/>
    </w:p>
    <w:p w14:paraId="4C4DB9D7" w14:textId="425E3F6B" w:rsidR="00B2494E" w:rsidRDefault="00B2494E" w:rsidP="00DE6BA6">
      <w:pPr>
        <w:pStyle w:val="Ttulo3"/>
        <w:spacing w:line="360" w:lineRule="auto"/>
      </w:pPr>
      <w:bookmarkStart w:id="352" w:name="_Toc159708332"/>
      <w:r>
        <w:t>Exploración de alternativas de solución para la implementación de sistemas IoT</w:t>
      </w:r>
      <w:bookmarkEnd w:id="352"/>
    </w:p>
    <w:p w14:paraId="2A148787" w14:textId="1A43256A" w:rsidR="00CA2EC3" w:rsidRPr="00CA2EC3" w:rsidRDefault="00CA2EC3" w:rsidP="00DE6BA6">
      <w:pPr>
        <w:spacing w:line="360" w:lineRule="auto"/>
        <w:jc w:val="both"/>
        <w:rPr>
          <w:rFonts w:ascii="Times New Roman" w:hAnsi="Times New Roman" w:cs="Times New Roman"/>
          <w:sz w:val="24"/>
          <w:szCs w:val="24"/>
        </w:rPr>
      </w:pPr>
      <w:r w:rsidRPr="00CA2EC3">
        <w:rPr>
          <w:rFonts w:ascii="Times New Roman" w:hAnsi="Times New Roman" w:cs="Times New Roman"/>
          <w:sz w:val="24"/>
          <w:szCs w:val="24"/>
        </w:rPr>
        <w:t>Al implementar sistemas IoT, es esencial evaluar diversas opciones tecnológicas para cumplir con los requisitos específicos del proyecto. La selección del hardware adecuado, que varía desde microcontroladores hasta dispositivos avanzados, depende de las necesidades de procesamiento de datos y conectividad. En cuanto al software, la elección de sistemas operativos, lenguajes de programación y plataformas de desarrollo debe facilitar la integración y escalabilidad del sistema, priorizando la seguridad y la privacidad en todas las etapas</w:t>
      </w:r>
      <w:r w:rsidR="00B86BF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"/>
          <w:id w:val="608402680"/>
          <w:placeholder>
            <w:docPart w:val="DefaultPlaceholder_-1854013440"/>
          </w:placeholder>
        </w:sdtPr>
        <w:sdtContent>
          <w:r w:rsidR="00A10032" w:rsidRPr="00A10032">
            <w:rPr>
              <w:rFonts w:ascii="Times New Roman" w:hAnsi="Times New Roman" w:cs="Times New Roman"/>
              <w:color w:val="000000"/>
              <w:sz w:val="24"/>
              <w:szCs w:val="24"/>
            </w:rPr>
            <w:t>[44]</w:t>
          </w:r>
        </w:sdtContent>
      </w:sdt>
      <w:r w:rsidRPr="00CA2EC3">
        <w:rPr>
          <w:rFonts w:ascii="Times New Roman" w:hAnsi="Times New Roman" w:cs="Times New Roman"/>
          <w:sz w:val="24"/>
          <w:szCs w:val="24"/>
        </w:rPr>
        <w:t>.</w:t>
      </w:r>
    </w:p>
    <w:p w14:paraId="0B8B28EF" w14:textId="6E56FEF5" w:rsidR="00B2494E" w:rsidRPr="00CA2EC3" w:rsidRDefault="00CA2EC3" w:rsidP="00DE6BA6">
      <w:pPr>
        <w:spacing w:line="360" w:lineRule="auto"/>
        <w:jc w:val="both"/>
        <w:rPr>
          <w:rFonts w:ascii="Times New Roman" w:hAnsi="Times New Roman" w:cs="Times New Roman"/>
          <w:sz w:val="24"/>
          <w:szCs w:val="24"/>
        </w:rPr>
      </w:pPr>
      <w:r w:rsidRPr="00CA2EC3">
        <w:rPr>
          <w:rFonts w:ascii="Times New Roman" w:hAnsi="Times New Roman" w:cs="Times New Roman"/>
          <w:sz w:val="24"/>
          <w:szCs w:val="24"/>
        </w:rPr>
        <w:t>Además, la experiencia del usuario final juega un papel crucial en el diseño de interfaces que permitan una interacción intuitiva con el sistema IoT. Considerar todas estas opciones no solo ayuda a construir sistemas IoT eficientes y seguros, sino que también asegura su aceptación y efectividad en el entorno previsto</w:t>
      </w:r>
      <w:r w:rsidR="00D47E2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"/>
          <w:id w:val="637765352"/>
          <w:placeholder>
            <w:docPart w:val="DefaultPlaceholder_-1854013440"/>
          </w:placeholder>
        </w:sdtPr>
        <w:sdtContent>
          <w:r w:rsidR="00A10032" w:rsidRPr="00A10032">
            <w:rPr>
              <w:rFonts w:ascii="Times New Roman" w:hAnsi="Times New Roman" w:cs="Times New Roman"/>
              <w:color w:val="000000"/>
              <w:sz w:val="24"/>
              <w:szCs w:val="24"/>
            </w:rPr>
            <w:t>[45]</w:t>
          </w:r>
        </w:sdtContent>
      </w:sdt>
      <w:r w:rsidRPr="00CA2EC3">
        <w:rPr>
          <w:rFonts w:ascii="Times New Roman" w:hAnsi="Times New Roman" w:cs="Times New Roman"/>
          <w:sz w:val="24"/>
          <w:szCs w:val="24"/>
        </w:rPr>
        <w:t>.</w:t>
      </w:r>
    </w:p>
    <w:p w14:paraId="6F73F312" w14:textId="683B7AF1" w:rsidR="00B2494E" w:rsidRDefault="00B2494E" w:rsidP="00DE6BA6">
      <w:pPr>
        <w:pStyle w:val="Ttulo3"/>
        <w:spacing w:line="360" w:lineRule="auto"/>
      </w:pPr>
      <w:bookmarkStart w:id="353" w:name="_Toc159708333"/>
      <w:r>
        <w:t>Uso de plataformas y tecnologías como Arduino, Raspberry Pi, y servicios en la nube para IoT (por ejemplo, AWS IoT, Azure</w:t>
      </w:r>
      <w:r w:rsidR="000C120C">
        <w:t xml:space="preserve"> </w:t>
      </w:r>
      <w:r>
        <w:t>IoT, Google Cloud IoT).</w:t>
      </w:r>
      <w:bookmarkEnd w:id="353"/>
    </w:p>
    <w:p w14:paraId="15D1FC6F" w14:textId="14D29EB2" w:rsidR="003F2BD2" w:rsidRPr="003F2BD2" w:rsidRDefault="003F2BD2" w:rsidP="00DE6BA6">
      <w:pPr>
        <w:spacing w:line="360" w:lineRule="auto"/>
        <w:jc w:val="both"/>
        <w:rPr>
          <w:rFonts w:ascii="Times New Roman" w:hAnsi="Times New Roman" w:cs="Times New Roman"/>
          <w:sz w:val="24"/>
          <w:szCs w:val="24"/>
        </w:rPr>
      </w:pPr>
      <w:r w:rsidRPr="003F2BD2">
        <w:rPr>
          <w:rFonts w:ascii="Times New Roman" w:hAnsi="Times New Roman" w:cs="Times New Roman"/>
          <w:sz w:val="24"/>
          <w:szCs w:val="24"/>
        </w:rPr>
        <w:t>El desarrollo de soluciones IoT se ve notablemente favorecido por el uso de plataformas como Arduino y Raspberry Pi. Arduino, con su simplicidad y facilidad de uso, es perfecto para proyectos básicos que necesitan control de dispositivos y recolección de datos. Por su parte, Raspberry Pi ofrece una mayor capacidad de procesamiento, ideal para proyectos IoT más complejos que demandan procesamiento de datos en el dispositivo o la ejecución de sistemas operativos completos</w:t>
      </w:r>
      <w:r w:rsidR="0009341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"/>
          <w:id w:val="725572850"/>
          <w:placeholder>
            <w:docPart w:val="DefaultPlaceholder_-1854013440"/>
          </w:placeholder>
        </w:sdtPr>
        <w:sdtContent>
          <w:r w:rsidR="00A10032" w:rsidRPr="00A10032">
            <w:rPr>
              <w:rFonts w:ascii="Times New Roman" w:hAnsi="Times New Roman" w:cs="Times New Roman"/>
              <w:color w:val="000000"/>
              <w:sz w:val="24"/>
              <w:szCs w:val="24"/>
            </w:rPr>
            <w:t>[46]</w:t>
          </w:r>
        </w:sdtContent>
      </w:sdt>
      <w:r w:rsidRPr="003F2BD2">
        <w:rPr>
          <w:rFonts w:ascii="Times New Roman" w:hAnsi="Times New Roman" w:cs="Times New Roman"/>
          <w:sz w:val="24"/>
          <w:szCs w:val="24"/>
        </w:rPr>
        <w:t>.</w:t>
      </w:r>
    </w:p>
    <w:p w14:paraId="139251D0" w14:textId="105B6F84" w:rsidR="000C120C" w:rsidRDefault="003F2BD2" w:rsidP="003F2BD2">
      <w:pPr>
        <w:spacing w:line="360" w:lineRule="auto"/>
        <w:jc w:val="both"/>
        <w:rPr>
          <w:rFonts w:ascii="Times New Roman" w:hAnsi="Times New Roman" w:cs="Times New Roman"/>
          <w:sz w:val="24"/>
          <w:szCs w:val="24"/>
        </w:rPr>
      </w:pPr>
      <w:r w:rsidRPr="003F2BD2">
        <w:rPr>
          <w:rFonts w:ascii="Times New Roman" w:hAnsi="Times New Roman" w:cs="Times New Roman"/>
          <w:sz w:val="24"/>
          <w:szCs w:val="24"/>
        </w:rPr>
        <w:t>Los servicios en la nube como AWS IoT, Azure IoT y Google Cloud IoT juegan un papel complementario esencial al proporcionar herramientas avanzadas para la gestión de dispositivos, análisis de datos y medidas de seguridad. Estos servicios facilitan el escalado de proyectos IoT desde simples prototipos hasta soluciones integrales y robustas. Esta sinergia entre hardware accesible y servicios en la nube potentes abre un amplio abanico de posibilidades para los desarrolladores, permitiéndoles implementar soluciones IoT innovadoras y efectivas de manera rápida y eficiente</w:t>
      </w:r>
      <w:r w:rsidR="0009341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"/>
          <w:id w:val="-731083170"/>
          <w:placeholder>
            <w:docPart w:val="DefaultPlaceholder_-1854013440"/>
          </w:placeholder>
        </w:sdtPr>
        <w:sdtContent>
          <w:r w:rsidR="00A10032" w:rsidRPr="00A10032">
            <w:rPr>
              <w:rFonts w:ascii="Times New Roman" w:hAnsi="Times New Roman" w:cs="Times New Roman"/>
              <w:color w:val="000000"/>
              <w:sz w:val="24"/>
              <w:szCs w:val="24"/>
            </w:rPr>
            <w:t>[47]</w:t>
          </w:r>
        </w:sdtContent>
      </w:sdt>
      <w:r w:rsidRPr="003F2BD2">
        <w:rPr>
          <w:rFonts w:ascii="Times New Roman" w:hAnsi="Times New Roman" w:cs="Times New Roman"/>
          <w:sz w:val="24"/>
          <w:szCs w:val="24"/>
        </w:rPr>
        <w:t>.</w:t>
      </w:r>
    </w:p>
    <w:p w14:paraId="04C281A8" w14:textId="00966747" w:rsidR="00DE6BA6" w:rsidRDefault="00DE6BA6" w:rsidP="00111ED8">
      <w:pPr>
        <w:pStyle w:val="Ttulo1"/>
        <w:spacing w:line="360" w:lineRule="auto"/>
      </w:pPr>
      <w:bookmarkStart w:id="354" w:name="_Toc159708334"/>
      <w:r>
        <w:lastRenderedPageBreak/>
        <w:t>Redes de Petri practica</w:t>
      </w:r>
      <w:bookmarkEnd w:id="354"/>
    </w:p>
    <w:p w14:paraId="4BA01406" w14:textId="30C9E731" w:rsidR="00111ED8" w:rsidRPr="009F1E28" w:rsidRDefault="009F1E28" w:rsidP="009F1E28">
      <w:pPr>
        <w:spacing w:line="360" w:lineRule="auto"/>
        <w:jc w:val="both"/>
        <w:rPr>
          <w:rFonts w:ascii="Times New Roman" w:hAnsi="Times New Roman" w:cs="Times New Roman"/>
          <w:sz w:val="24"/>
          <w:szCs w:val="24"/>
        </w:rPr>
      </w:pPr>
      <w:r w:rsidRPr="009F1E28">
        <w:rPr>
          <w:rFonts w:ascii="Times New Roman" w:hAnsi="Times New Roman" w:cs="Times New Roman"/>
          <w:sz w:val="24"/>
          <w:szCs w:val="24"/>
        </w:rPr>
        <w:t>Para la práctica de redes de Petri, se empleó un software denominado "HPSim". Este programa, desarrollado en lenguajes C y C++, facilita la creación y simulación de modelos de redes de Petri.</w:t>
      </w:r>
    </w:p>
    <w:p w14:paraId="3B8C9F7A" w14:textId="77777777" w:rsidR="00DE6BA6" w:rsidRDefault="00DE6BA6" w:rsidP="00DE6BA6">
      <w:pPr>
        <w:pStyle w:val="Ttulo2"/>
        <w:spacing w:line="360" w:lineRule="auto"/>
      </w:pPr>
      <w:bookmarkStart w:id="355" w:name="_Toc159708335"/>
      <w:r w:rsidRPr="00CA63FB">
        <w:t>Problema: Evaluación de solicitud de créditos</w:t>
      </w:r>
      <w:bookmarkEnd w:id="355"/>
    </w:p>
    <w:p w14:paraId="1CCEE024" w14:textId="77777777" w:rsidR="00DE6BA6" w:rsidRPr="00531E5B" w:rsidRDefault="00DE6BA6" w:rsidP="00DE6BA6">
      <w:pPr>
        <w:spacing w:line="360" w:lineRule="auto"/>
        <w:jc w:val="both"/>
        <w:rPr>
          <w:rFonts w:ascii="Times New Roman" w:hAnsi="Times New Roman" w:cs="Times New Roman"/>
          <w:sz w:val="24"/>
          <w:szCs w:val="24"/>
        </w:rPr>
      </w:pPr>
      <w:r w:rsidRPr="00531E5B">
        <w:rPr>
          <w:rFonts w:ascii="Times New Roman" w:hAnsi="Times New Roman" w:cs="Times New Roman"/>
          <w:sz w:val="24"/>
          <w:szCs w:val="24"/>
        </w:rPr>
        <w:t>Cuando el banco recibe la solicitud de crédito de un cliente procede a solicitar algunos documentos. Si el cliente no trae los documentos dentro de los siguientes 5 días es necesario contactarlo. Si el cliente no continua con la solicitud no se deben esperar los documentos y el proceso debe terminar caso contrario el banco esperará los documentos del cliente.</w:t>
      </w:r>
    </w:p>
    <w:p w14:paraId="4779903B" w14:textId="432FB62E" w:rsidR="00DE6BA6" w:rsidRDefault="00DE6BA6" w:rsidP="00DE6BA6">
      <w:pPr>
        <w:spacing w:line="360" w:lineRule="auto"/>
        <w:jc w:val="both"/>
        <w:rPr>
          <w:rFonts w:ascii="Times New Roman" w:hAnsi="Times New Roman" w:cs="Times New Roman"/>
          <w:sz w:val="24"/>
          <w:szCs w:val="24"/>
        </w:rPr>
      </w:pPr>
      <w:r w:rsidRPr="00531E5B">
        <w:rPr>
          <w:rFonts w:ascii="Times New Roman" w:hAnsi="Times New Roman" w:cs="Times New Roman"/>
          <w:sz w:val="24"/>
          <w:szCs w:val="24"/>
        </w:rPr>
        <w:t>Por otro lado, si el cliente envía los documentos, no es necesario contactarlo y se procede a evaluar la documentación, si la solicitud de crédito no es aprobada se notifica rechazo caso contrario se notifica aprobación solicitud de créditos.</w:t>
      </w:r>
    </w:p>
    <w:p w14:paraId="0A58BF51" w14:textId="4756D4FF" w:rsidR="00111ED8" w:rsidRDefault="00111ED8" w:rsidP="00111ED8">
      <w:pPr>
        <w:pStyle w:val="Ttulo3"/>
      </w:pPr>
      <w:bookmarkStart w:id="356" w:name="_Toc159708336"/>
      <w:r>
        <w:t>Modelo</w:t>
      </w:r>
      <w:bookmarkEnd w:id="356"/>
    </w:p>
    <w:p w14:paraId="34ECCD34" w14:textId="2984B7E1" w:rsidR="00111ED8" w:rsidRPr="00111ED8" w:rsidRDefault="009F1E28" w:rsidP="00111ED8">
      <w:r>
        <w:rPr>
          <w:noProof/>
        </w:rPr>
        <w:drawing>
          <wp:anchor distT="0" distB="0" distL="114300" distR="114300" simplePos="0" relativeHeight="251741696" behindDoc="0" locked="0" layoutInCell="1" allowOverlap="1" wp14:anchorId="0EA5326D" wp14:editId="5F828FB8">
            <wp:simplePos x="0" y="0"/>
            <wp:positionH relativeFrom="column">
              <wp:posOffset>-597389</wp:posOffset>
            </wp:positionH>
            <wp:positionV relativeFrom="paragraph">
              <wp:posOffset>178776</wp:posOffset>
            </wp:positionV>
            <wp:extent cx="7126362" cy="2391508"/>
            <wp:effectExtent l="0" t="0" r="0" b="8890"/>
            <wp:wrapNone/>
            <wp:docPr id="6507206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20698" name=""/>
                    <pic:cNvPicPr/>
                  </pic:nvPicPr>
                  <pic:blipFill>
                    <a:blip r:embed="rId91">
                      <a:extLst>
                        <a:ext uri="{28A0092B-C50C-407E-A947-70E740481C1C}">
                          <a14:useLocalDpi xmlns:a14="http://schemas.microsoft.com/office/drawing/2010/main" val="0"/>
                        </a:ext>
                      </a:extLst>
                    </a:blip>
                    <a:stretch>
                      <a:fillRect/>
                    </a:stretch>
                  </pic:blipFill>
                  <pic:spPr>
                    <a:xfrm>
                      <a:off x="0" y="0"/>
                      <a:ext cx="7126362" cy="2391508"/>
                    </a:xfrm>
                    <a:prstGeom prst="rect">
                      <a:avLst/>
                    </a:prstGeom>
                  </pic:spPr>
                </pic:pic>
              </a:graphicData>
            </a:graphic>
            <wp14:sizeRelH relativeFrom="page">
              <wp14:pctWidth>0</wp14:pctWidth>
            </wp14:sizeRelH>
            <wp14:sizeRelV relativeFrom="page">
              <wp14:pctHeight>0</wp14:pctHeight>
            </wp14:sizeRelV>
          </wp:anchor>
        </w:drawing>
      </w:r>
    </w:p>
    <w:p w14:paraId="3A0A6334" w14:textId="4183A6F7" w:rsidR="00DE6BA6" w:rsidRDefault="00DE6BA6" w:rsidP="003F2BD2">
      <w:pPr>
        <w:spacing w:line="360" w:lineRule="auto"/>
        <w:jc w:val="both"/>
        <w:rPr>
          <w:rFonts w:ascii="Times New Roman" w:hAnsi="Times New Roman" w:cs="Times New Roman"/>
          <w:sz w:val="24"/>
          <w:szCs w:val="24"/>
        </w:rPr>
      </w:pPr>
    </w:p>
    <w:p w14:paraId="2E5B9BC7" w14:textId="45B25008" w:rsidR="00DE6BA6" w:rsidRDefault="00DE6BA6" w:rsidP="003F2BD2">
      <w:pPr>
        <w:spacing w:line="360" w:lineRule="auto"/>
        <w:jc w:val="both"/>
        <w:rPr>
          <w:rFonts w:ascii="Times New Roman" w:hAnsi="Times New Roman" w:cs="Times New Roman"/>
          <w:sz w:val="24"/>
          <w:szCs w:val="24"/>
        </w:rPr>
      </w:pPr>
    </w:p>
    <w:p w14:paraId="40C744EA" w14:textId="77777777" w:rsidR="00111ED8" w:rsidRDefault="00111ED8" w:rsidP="003F2BD2">
      <w:pPr>
        <w:spacing w:line="360" w:lineRule="auto"/>
        <w:jc w:val="both"/>
        <w:rPr>
          <w:rFonts w:ascii="Times New Roman" w:hAnsi="Times New Roman" w:cs="Times New Roman"/>
          <w:sz w:val="24"/>
          <w:szCs w:val="24"/>
        </w:rPr>
      </w:pPr>
    </w:p>
    <w:p w14:paraId="27A4B772" w14:textId="77777777" w:rsidR="00111ED8" w:rsidRDefault="00111ED8" w:rsidP="003F2BD2">
      <w:pPr>
        <w:spacing w:line="360" w:lineRule="auto"/>
        <w:jc w:val="both"/>
        <w:rPr>
          <w:rFonts w:ascii="Times New Roman" w:hAnsi="Times New Roman" w:cs="Times New Roman"/>
          <w:sz w:val="24"/>
          <w:szCs w:val="24"/>
        </w:rPr>
      </w:pPr>
    </w:p>
    <w:p w14:paraId="264A460D" w14:textId="77777777" w:rsidR="00111ED8" w:rsidRDefault="00111ED8" w:rsidP="003F2BD2">
      <w:pPr>
        <w:spacing w:line="360" w:lineRule="auto"/>
        <w:jc w:val="both"/>
        <w:rPr>
          <w:rFonts w:ascii="Times New Roman" w:hAnsi="Times New Roman" w:cs="Times New Roman"/>
          <w:sz w:val="24"/>
          <w:szCs w:val="24"/>
        </w:rPr>
      </w:pPr>
    </w:p>
    <w:p w14:paraId="40C103E2" w14:textId="77777777" w:rsidR="00111ED8" w:rsidRDefault="00111ED8" w:rsidP="003F2BD2">
      <w:pPr>
        <w:spacing w:line="360" w:lineRule="auto"/>
        <w:jc w:val="both"/>
        <w:rPr>
          <w:rFonts w:ascii="Times New Roman" w:hAnsi="Times New Roman" w:cs="Times New Roman"/>
          <w:sz w:val="24"/>
          <w:szCs w:val="24"/>
        </w:rPr>
      </w:pPr>
    </w:p>
    <w:p w14:paraId="46902019" w14:textId="0D628E83" w:rsidR="000069D8" w:rsidRDefault="000069D8" w:rsidP="000069D8">
      <w:pPr>
        <w:pStyle w:val="Ttulo2"/>
        <w:numPr>
          <w:ilvl w:val="0"/>
          <w:numId w:val="0"/>
        </w:numPr>
        <w:spacing w:line="360" w:lineRule="auto"/>
        <w:jc w:val="both"/>
      </w:pPr>
    </w:p>
    <w:p w14:paraId="2994D418" w14:textId="1578F948" w:rsidR="00586ABA" w:rsidRDefault="00586ABA" w:rsidP="00586ABA">
      <w:r>
        <w:rPr>
          <w:noProof/>
        </w:rPr>
        <mc:AlternateContent>
          <mc:Choice Requires="wps">
            <w:drawing>
              <wp:anchor distT="0" distB="0" distL="114300" distR="114300" simplePos="0" relativeHeight="251802112" behindDoc="0" locked="0" layoutInCell="1" allowOverlap="1" wp14:anchorId="4F51D94F" wp14:editId="5CFFFE2B">
                <wp:simplePos x="0" y="0"/>
                <wp:positionH relativeFrom="margin">
                  <wp:align>center</wp:align>
                </wp:positionH>
                <wp:positionV relativeFrom="paragraph">
                  <wp:posOffset>129540</wp:posOffset>
                </wp:positionV>
                <wp:extent cx="7125970" cy="635"/>
                <wp:effectExtent l="0" t="0" r="0" b="6985"/>
                <wp:wrapNone/>
                <wp:docPr id="291363424" name="Cuadro de texto 1"/>
                <wp:cNvGraphicFramePr/>
                <a:graphic xmlns:a="http://schemas.openxmlformats.org/drawingml/2006/main">
                  <a:graphicData uri="http://schemas.microsoft.com/office/word/2010/wordprocessingShape">
                    <wps:wsp>
                      <wps:cNvSpPr txBox="1"/>
                      <wps:spPr>
                        <a:xfrm>
                          <a:off x="0" y="0"/>
                          <a:ext cx="7125970" cy="635"/>
                        </a:xfrm>
                        <a:prstGeom prst="rect">
                          <a:avLst/>
                        </a:prstGeom>
                        <a:solidFill>
                          <a:prstClr val="white"/>
                        </a:solidFill>
                        <a:ln>
                          <a:noFill/>
                        </a:ln>
                      </wps:spPr>
                      <wps:txbx>
                        <w:txbxContent>
                          <w:p w14:paraId="77F03DA3" w14:textId="34B01F48" w:rsidR="00586ABA" w:rsidRDefault="00586ABA" w:rsidP="00586ABA">
                            <w:pPr>
                              <w:pStyle w:val="Descripcin"/>
                              <w:spacing w:after="0"/>
                              <w:jc w:val="center"/>
                            </w:pPr>
                            <w:bookmarkStart w:id="357" w:name="_Toc159708717"/>
                            <w:r>
                              <w:t xml:space="preserve">Ilustración </w:t>
                            </w:r>
                            <w:r>
                              <w:fldChar w:fldCharType="begin"/>
                            </w:r>
                            <w:r>
                              <w:instrText xml:space="preserve"> SEQ Ilustración \* ARABIC </w:instrText>
                            </w:r>
                            <w:r>
                              <w:fldChar w:fldCharType="separate"/>
                            </w:r>
                            <w:r w:rsidR="00231346">
                              <w:rPr>
                                <w:noProof/>
                              </w:rPr>
                              <w:t>45</w:t>
                            </w:r>
                            <w:r>
                              <w:fldChar w:fldCharType="end"/>
                            </w:r>
                            <w:r>
                              <w:t xml:space="preserve"> Modelo de solicitud de creditos</w:t>
                            </w:r>
                            <w:bookmarkEnd w:id="357"/>
                          </w:p>
                          <w:p w14:paraId="479ECD88" w14:textId="044C233B" w:rsidR="00586ABA" w:rsidRPr="00B47F22" w:rsidRDefault="00586ABA" w:rsidP="00586ABA">
                            <w:pPr>
                              <w:pStyle w:val="Descripcin"/>
                              <w:spacing w:after="0"/>
                              <w:jc w:val="center"/>
                              <w:rPr>
                                <w:noProof/>
                              </w:rPr>
                            </w:pPr>
                            <w:r w:rsidRPr="00E10D81">
                              <w:t>Realizado por LETURNE PLUAS JHON BYRON &amp; CHICA VALFRE VALESKA SOFIA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1D94F" id="_x0000_s1046" type="#_x0000_t202" style="position:absolute;margin-left:0;margin-top:10.2pt;width:561.1pt;height:.05pt;z-index:2518021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" stroked="f">
                <v:textbox style="mso-fit-shape-to-text:t" inset="0,0,0,0">
                  <w:txbxContent>
                    <w:p w14:paraId="77F03DA3" w14:textId="34B01F48" w:rsidR="00586ABA" w:rsidRDefault="00586ABA" w:rsidP="00586ABA">
                      <w:pPr>
                        <w:pStyle w:val="Descripcin"/>
                        <w:spacing w:after="0"/>
                        <w:jc w:val="center"/>
                      </w:pPr>
                      <w:bookmarkStart w:id="358" w:name="_Toc159708717"/>
                      <w:r>
                        <w:t xml:space="preserve">Ilustración </w:t>
                      </w:r>
                      <w:r>
                        <w:fldChar w:fldCharType="begin"/>
                      </w:r>
                      <w:r>
                        <w:instrText xml:space="preserve"> SEQ Ilustración \* ARABIC </w:instrText>
                      </w:r>
                      <w:r>
                        <w:fldChar w:fldCharType="separate"/>
                      </w:r>
                      <w:r w:rsidR="00231346">
                        <w:rPr>
                          <w:noProof/>
                        </w:rPr>
                        <w:t>45</w:t>
                      </w:r>
                      <w:r>
                        <w:fldChar w:fldCharType="end"/>
                      </w:r>
                      <w:r>
                        <w:t xml:space="preserve"> Modelo de solicitud de creditos</w:t>
                      </w:r>
                      <w:bookmarkEnd w:id="358"/>
                    </w:p>
                    <w:p w14:paraId="479ECD88" w14:textId="044C233B" w:rsidR="00586ABA" w:rsidRPr="00B47F22" w:rsidRDefault="00586ABA" w:rsidP="00586ABA">
                      <w:pPr>
                        <w:pStyle w:val="Descripcin"/>
                        <w:spacing w:after="0"/>
                        <w:jc w:val="center"/>
                        <w:rPr>
                          <w:noProof/>
                        </w:rPr>
                      </w:pPr>
                      <w:r w:rsidRPr="00E10D81">
                        <w:t>Realizado por LETURNE PLUAS JHON BYRON &amp; CHICA VALFRE VALESKA SOFIA</w:t>
                      </w:r>
                    </w:p>
                  </w:txbxContent>
                </v:textbox>
                <w10:wrap anchorx="margin"/>
              </v:shape>
            </w:pict>
          </mc:Fallback>
        </mc:AlternateContent>
      </w:r>
    </w:p>
    <w:p w14:paraId="10863EBB" w14:textId="2D84D8DF" w:rsidR="00586ABA" w:rsidRPr="00586ABA" w:rsidRDefault="00586ABA" w:rsidP="00586ABA"/>
    <w:p w14:paraId="15B305DB" w14:textId="12244BB4" w:rsidR="000069D8" w:rsidRDefault="000069D8" w:rsidP="000069D8">
      <w:pPr>
        <w:pStyle w:val="Ttulo3"/>
        <w:spacing w:line="360" w:lineRule="auto"/>
        <w:jc w:val="both"/>
      </w:pPr>
      <w:bookmarkStart w:id="359" w:name="_Toc159708337"/>
      <w:r>
        <w:t>Solución</w:t>
      </w:r>
      <w:bookmarkEnd w:id="359"/>
    </w:p>
    <w:p w14:paraId="342C4FF3" w14:textId="77777777" w:rsidR="00A32C2D" w:rsidRDefault="000069D8" w:rsidP="000069D8">
      <w:pPr>
        <w:spacing w:line="360" w:lineRule="auto"/>
        <w:jc w:val="both"/>
        <w:rPr>
          <w:rFonts w:ascii="Times New Roman" w:hAnsi="Times New Roman" w:cs="Times New Roman"/>
          <w:sz w:val="24"/>
          <w:szCs w:val="24"/>
        </w:rPr>
      </w:pPr>
      <w:r w:rsidRPr="00D80D97">
        <w:rPr>
          <w:rFonts w:ascii="Times New Roman" w:hAnsi="Times New Roman" w:cs="Times New Roman"/>
          <w:sz w:val="24"/>
          <w:szCs w:val="24"/>
        </w:rPr>
        <w:t>Para la solución de este caso se implementaría un sistema que ayude a controlar de mejor manera la revisión de documentos para la solicitud de crédito. Además de que este mismo notifique a los clientes si los documentos fueron aprobados o no. Además de que el cliente pueda recibir seguimiento por parte de los trabajadores de la entidad donde desea solicitar el crédito.</w:t>
      </w:r>
      <w:r w:rsidR="00D80D97">
        <w:rPr>
          <w:rFonts w:ascii="Times New Roman" w:hAnsi="Times New Roman" w:cs="Times New Roman"/>
          <w:sz w:val="24"/>
          <w:szCs w:val="24"/>
        </w:rPr>
        <w:t xml:space="preserve"> Esto ocasionaría que el sistema fuera más viable y mas practica tanto para clientes como para los trabajadores.</w:t>
      </w:r>
    </w:p>
    <w:p w14:paraId="093A9E76" w14:textId="2A91BDD5" w:rsidR="00E95B14" w:rsidRPr="00A32C2D" w:rsidRDefault="00E95B14" w:rsidP="000069D8">
      <w:pPr>
        <w:spacing w:line="360" w:lineRule="auto"/>
        <w:jc w:val="both"/>
        <w:rPr>
          <w:rFonts w:ascii="Times New Roman" w:hAnsi="Times New Roman" w:cs="Times New Roman"/>
          <w:sz w:val="24"/>
          <w:szCs w:val="24"/>
        </w:rPr>
      </w:pPr>
      <w:r w:rsidRPr="00E95B14">
        <w:rPr>
          <w:rFonts w:ascii="Times New Roman" w:hAnsi="Times New Roman" w:cs="Times New Roman"/>
          <w:b/>
          <w:bCs/>
          <w:sz w:val="24"/>
          <w:szCs w:val="24"/>
        </w:rPr>
        <w:lastRenderedPageBreak/>
        <w:t>Pasos</w:t>
      </w:r>
    </w:p>
    <w:p w14:paraId="13DDC7EC" w14:textId="50B3D9AE" w:rsidR="000069D8" w:rsidRDefault="00E95B14" w:rsidP="00E95B14">
      <w:pPr>
        <w:pStyle w:val="Prrafodelista"/>
        <w:numPr>
          <w:ilvl w:val="0"/>
          <w:numId w:val="17"/>
        </w:numPr>
        <w:spacing w:line="360" w:lineRule="auto"/>
        <w:jc w:val="both"/>
        <w:rPr>
          <w:rFonts w:ascii="Times New Roman" w:hAnsi="Times New Roman" w:cs="Times New Roman"/>
          <w:sz w:val="24"/>
          <w:szCs w:val="24"/>
        </w:rPr>
      </w:pPr>
      <w:r w:rsidRPr="00E95B14">
        <w:rPr>
          <w:rFonts w:ascii="Times New Roman" w:hAnsi="Times New Roman" w:cs="Times New Roman"/>
          <w:sz w:val="24"/>
          <w:szCs w:val="24"/>
        </w:rPr>
        <w:t>Primero se tienen que crear las acciones o transacciones de solicitud e entrega los documentos ya que con ello iniciara nuestro proceso.</w:t>
      </w:r>
    </w:p>
    <w:p w14:paraId="26F042D4" w14:textId="70B7EDDB" w:rsidR="00E95B14" w:rsidRDefault="00C51106" w:rsidP="00E95B14">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81632" behindDoc="0" locked="0" layoutInCell="1" allowOverlap="1" wp14:anchorId="5B2CD854" wp14:editId="4911C854">
                <wp:simplePos x="0" y="0"/>
                <wp:positionH relativeFrom="column">
                  <wp:posOffset>-363220</wp:posOffset>
                </wp:positionH>
                <wp:positionV relativeFrom="paragraph">
                  <wp:posOffset>1029335</wp:posOffset>
                </wp:positionV>
                <wp:extent cx="6450965" cy="635"/>
                <wp:effectExtent l="0" t="0" r="0" b="0"/>
                <wp:wrapNone/>
                <wp:docPr id="241538096" name="Cuadro de texto 1"/>
                <wp:cNvGraphicFramePr/>
                <a:graphic xmlns:a="http://schemas.openxmlformats.org/drawingml/2006/main">
                  <a:graphicData uri="http://schemas.microsoft.com/office/word/2010/wordprocessingShape">
                    <wps:wsp>
                      <wps:cNvSpPr txBox="1"/>
                      <wps:spPr>
                        <a:xfrm>
                          <a:off x="0" y="0"/>
                          <a:ext cx="6450965" cy="635"/>
                        </a:xfrm>
                        <a:prstGeom prst="rect">
                          <a:avLst/>
                        </a:prstGeom>
                        <a:solidFill>
                          <a:prstClr val="white"/>
                        </a:solidFill>
                        <a:ln>
                          <a:noFill/>
                        </a:ln>
                      </wps:spPr>
                      <wps:txbx>
                        <w:txbxContent>
                          <w:p w14:paraId="52C9A6C7" w14:textId="71918F58" w:rsidR="00C51106" w:rsidRDefault="00C51106" w:rsidP="00C51106">
                            <w:pPr>
                              <w:pStyle w:val="Descripcin"/>
                              <w:spacing w:after="0"/>
                              <w:jc w:val="center"/>
                            </w:pPr>
                            <w:bookmarkStart w:id="360" w:name="_Toc159708718"/>
                            <w:r>
                              <w:t xml:space="preserve">Ilustración </w:t>
                            </w:r>
                            <w:r>
                              <w:fldChar w:fldCharType="begin"/>
                            </w:r>
                            <w:r>
                              <w:instrText xml:space="preserve"> SEQ Ilustración \* ARABIC </w:instrText>
                            </w:r>
                            <w:r>
                              <w:fldChar w:fldCharType="separate"/>
                            </w:r>
                            <w:r w:rsidR="00231346">
                              <w:rPr>
                                <w:noProof/>
                              </w:rPr>
                              <w:t>46</w:t>
                            </w:r>
                            <w:r>
                              <w:fldChar w:fldCharType="end"/>
                            </w:r>
                            <w:r>
                              <w:t xml:space="preserve"> Acciones primarias de solicitud de documentos</w:t>
                            </w:r>
                            <w:bookmarkEnd w:id="360"/>
                          </w:p>
                          <w:p w14:paraId="6515DE14" w14:textId="2A0D141F" w:rsidR="00C51106" w:rsidRPr="00947C10" w:rsidRDefault="00C51106" w:rsidP="00C51106">
                            <w:pPr>
                              <w:pStyle w:val="Descripcin"/>
                              <w:spacing w:after="0"/>
                              <w:jc w:val="center"/>
                              <w:rPr>
                                <w:noProof/>
                              </w:rPr>
                            </w:pPr>
                            <w:r w:rsidRPr="00C5190C">
                              <w:t>Realizado por LETURNE PLUAS JHON BYRON &amp; CHICA VALFRE VALESKA SOFIA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CD854" id="_x0000_s1047" type="#_x0000_t202" style="position:absolute;left:0;text-align:left;margin-left:-28.6pt;margin-top:81.05pt;width:507.95pt;height:.05pt;z-index:25178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LkNGgIAAEAEAAAOAAAAZHJzL2Uyb0RvYy54bWysU1GP2jAMfp+0/xDlfRTYQ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" stroked="f">
                <v:textbox style="mso-fit-shape-to-text:t" inset="0,0,0,0">
                  <w:txbxContent>
                    <w:p w14:paraId="52C9A6C7" w14:textId="71918F58" w:rsidR="00C51106" w:rsidRDefault="00C51106" w:rsidP="00C51106">
                      <w:pPr>
                        <w:pStyle w:val="Descripcin"/>
                        <w:spacing w:after="0"/>
                        <w:jc w:val="center"/>
                      </w:pPr>
                      <w:bookmarkStart w:id="361" w:name="_Toc159708718"/>
                      <w:r>
                        <w:t xml:space="preserve">Ilustración </w:t>
                      </w:r>
                      <w:r>
                        <w:fldChar w:fldCharType="begin"/>
                      </w:r>
                      <w:r>
                        <w:instrText xml:space="preserve"> SEQ Ilustración \* ARABIC </w:instrText>
                      </w:r>
                      <w:r>
                        <w:fldChar w:fldCharType="separate"/>
                      </w:r>
                      <w:r w:rsidR="00231346">
                        <w:rPr>
                          <w:noProof/>
                        </w:rPr>
                        <w:t>46</w:t>
                      </w:r>
                      <w:r>
                        <w:fldChar w:fldCharType="end"/>
                      </w:r>
                      <w:r>
                        <w:t xml:space="preserve"> Acciones primarias de solicitud de documentos</w:t>
                      </w:r>
                      <w:bookmarkEnd w:id="361"/>
                    </w:p>
                    <w:p w14:paraId="6515DE14" w14:textId="2A0D141F" w:rsidR="00C51106" w:rsidRPr="00947C10" w:rsidRDefault="00C51106" w:rsidP="00C51106">
                      <w:pPr>
                        <w:pStyle w:val="Descripcin"/>
                        <w:spacing w:after="0"/>
                        <w:jc w:val="center"/>
                        <w:rPr>
                          <w:noProof/>
                        </w:rPr>
                      </w:pPr>
                      <w:r w:rsidRPr="00C5190C">
                        <w:t>Realizado por LETURNE PLUAS JHON BYRON &amp; CHICA VALFRE VALESKA SOFIA</w:t>
                      </w:r>
                    </w:p>
                  </w:txbxContent>
                </v:textbox>
              </v:shape>
            </w:pict>
          </mc:Fallback>
        </mc:AlternateContent>
      </w:r>
      <w:r w:rsidR="00E95B14">
        <w:rPr>
          <w:noProof/>
        </w:rPr>
        <w:drawing>
          <wp:anchor distT="0" distB="0" distL="114300" distR="114300" simplePos="0" relativeHeight="251777536" behindDoc="0" locked="0" layoutInCell="1" allowOverlap="1" wp14:anchorId="30E7C64B" wp14:editId="4C135774">
            <wp:simplePos x="0" y="0"/>
            <wp:positionH relativeFrom="margin">
              <wp:align>center</wp:align>
            </wp:positionH>
            <wp:positionV relativeFrom="paragraph">
              <wp:posOffset>10160</wp:posOffset>
            </wp:positionV>
            <wp:extent cx="6451142" cy="962025"/>
            <wp:effectExtent l="0" t="0" r="6985" b="0"/>
            <wp:wrapNone/>
            <wp:docPr id="20219394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39409" name=""/>
                    <pic:cNvPicPr/>
                  </pic:nvPicPr>
                  <pic:blipFill>
                    <a:blip r:embed="rId92">
                      <a:extLst>
                        <a:ext uri="{28A0092B-C50C-407E-A947-70E740481C1C}">
                          <a14:useLocalDpi xmlns:a14="http://schemas.microsoft.com/office/drawing/2010/main" val="0"/>
                        </a:ext>
                      </a:extLst>
                    </a:blip>
                    <a:stretch>
                      <a:fillRect/>
                    </a:stretch>
                  </pic:blipFill>
                  <pic:spPr>
                    <a:xfrm>
                      <a:off x="0" y="0"/>
                      <a:ext cx="6451142" cy="962025"/>
                    </a:xfrm>
                    <a:prstGeom prst="rect">
                      <a:avLst/>
                    </a:prstGeom>
                  </pic:spPr>
                </pic:pic>
              </a:graphicData>
            </a:graphic>
            <wp14:sizeRelH relativeFrom="page">
              <wp14:pctWidth>0</wp14:pctWidth>
            </wp14:sizeRelH>
            <wp14:sizeRelV relativeFrom="page">
              <wp14:pctHeight>0</wp14:pctHeight>
            </wp14:sizeRelV>
          </wp:anchor>
        </w:drawing>
      </w:r>
    </w:p>
    <w:p w14:paraId="4753508B" w14:textId="57136CA8" w:rsidR="00E95B14" w:rsidRPr="00E95B14" w:rsidRDefault="00E95B14" w:rsidP="00E95B14">
      <w:pPr>
        <w:spacing w:line="360" w:lineRule="auto"/>
        <w:jc w:val="both"/>
        <w:rPr>
          <w:rFonts w:ascii="Times New Roman" w:hAnsi="Times New Roman" w:cs="Times New Roman"/>
          <w:sz w:val="24"/>
          <w:szCs w:val="24"/>
        </w:rPr>
      </w:pPr>
    </w:p>
    <w:p w14:paraId="7DD44997" w14:textId="77777777" w:rsidR="00E95B14" w:rsidRDefault="00E95B14" w:rsidP="000069D8"/>
    <w:p w14:paraId="55444A68" w14:textId="397F4A06" w:rsidR="00E95B14" w:rsidRDefault="00E95B14" w:rsidP="000069D8"/>
    <w:p w14:paraId="43E4C7E3" w14:textId="2EBCC644" w:rsidR="00E95B14" w:rsidRPr="00C51106" w:rsidRDefault="00E95B14" w:rsidP="00E95B14">
      <w:pPr>
        <w:pStyle w:val="Prrafodelista"/>
        <w:numPr>
          <w:ilvl w:val="0"/>
          <w:numId w:val="17"/>
        </w:numPr>
        <w:spacing w:line="360" w:lineRule="auto"/>
        <w:jc w:val="both"/>
        <w:rPr>
          <w:rFonts w:ascii="Times New Roman" w:hAnsi="Times New Roman" w:cs="Times New Roman"/>
          <w:sz w:val="24"/>
          <w:szCs w:val="24"/>
        </w:rPr>
      </w:pPr>
      <w:r w:rsidRPr="00C51106">
        <w:rPr>
          <w:rFonts w:ascii="Times New Roman" w:hAnsi="Times New Roman" w:cs="Times New Roman"/>
          <w:sz w:val="24"/>
          <w:szCs w:val="24"/>
        </w:rPr>
        <w:t>Luego cuando los documentos los trae el cliente se bifurcan en dos acciones tanto si la recepción como no los trae en el tiempo indicado o no.</w:t>
      </w:r>
    </w:p>
    <w:p w14:paraId="5A0A42E7" w14:textId="3F1FCE95" w:rsidR="00E95B14" w:rsidRDefault="00E95B14" w:rsidP="00E95B14">
      <w:pPr>
        <w:spacing w:line="360" w:lineRule="auto"/>
        <w:jc w:val="both"/>
      </w:pPr>
      <w:r>
        <w:rPr>
          <w:noProof/>
        </w:rPr>
        <w:drawing>
          <wp:anchor distT="0" distB="0" distL="114300" distR="114300" simplePos="0" relativeHeight="251778560" behindDoc="0" locked="0" layoutInCell="1" allowOverlap="1" wp14:anchorId="0D38E24D" wp14:editId="4A08A232">
            <wp:simplePos x="0" y="0"/>
            <wp:positionH relativeFrom="margin">
              <wp:align>center</wp:align>
            </wp:positionH>
            <wp:positionV relativeFrom="paragraph">
              <wp:posOffset>2540</wp:posOffset>
            </wp:positionV>
            <wp:extent cx="2000250" cy="1657350"/>
            <wp:effectExtent l="0" t="0" r="0" b="0"/>
            <wp:wrapNone/>
            <wp:docPr id="432463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463538" name=""/>
                    <pic:cNvPicPr/>
                  </pic:nvPicPr>
                  <pic:blipFill>
                    <a:blip r:embed="rId93">
                      <a:extLst>
                        <a:ext uri="{28A0092B-C50C-407E-A947-70E740481C1C}">
                          <a14:useLocalDpi xmlns:a14="http://schemas.microsoft.com/office/drawing/2010/main" val="0"/>
                        </a:ext>
                      </a:extLst>
                    </a:blip>
                    <a:stretch>
                      <a:fillRect/>
                    </a:stretch>
                  </pic:blipFill>
                  <pic:spPr>
                    <a:xfrm>
                      <a:off x="0" y="0"/>
                      <a:ext cx="2000250" cy="1657350"/>
                    </a:xfrm>
                    <a:prstGeom prst="rect">
                      <a:avLst/>
                    </a:prstGeom>
                  </pic:spPr>
                </pic:pic>
              </a:graphicData>
            </a:graphic>
            <wp14:sizeRelH relativeFrom="page">
              <wp14:pctWidth>0</wp14:pctWidth>
            </wp14:sizeRelH>
            <wp14:sizeRelV relativeFrom="page">
              <wp14:pctHeight>0</wp14:pctHeight>
            </wp14:sizeRelV>
          </wp:anchor>
        </w:drawing>
      </w:r>
    </w:p>
    <w:p w14:paraId="3AF0E624" w14:textId="77777777" w:rsidR="00E95B14" w:rsidRDefault="00E95B14" w:rsidP="00E95B14">
      <w:pPr>
        <w:spacing w:line="360" w:lineRule="auto"/>
        <w:jc w:val="both"/>
      </w:pPr>
    </w:p>
    <w:p w14:paraId="1C961E6B" w14:textId="2D7AE9FD" w:rsidR="00E95B14" w:rsidRDefault="00E95B14" w:rsidP="000069D8"/>
    <w:p w14:paraId="71A578C9" w14:textId="77777777" w:rsidR="000069D8" w:rsidRDefault="000069D8" w:rsidP="000069D8"/>
    <w:p w14:paraId="5F2C65EB" w14:textId="52A7F274" w:rsidR="00E95B14" w:rsidRDefault="00E95B14" w:rsidP="000069D8"/>
    <w:p w14:paraId="408FE21D" w14:textId="291F6318" w:rsidR="00E95B14" w:rsidRDefault="00E95B14" w:rsidP="000069D8"/>
    <w:p w14:paraId="475D82F5" w14:textId="46EE8561" w:rsidR="00C51106" w:rsidRDefault="00C51106" w:rsidP="000069D8">
      <w:r>
        <w:rPr>
          <w:noProof/>
        </w:rPr>
        <mc:AlternateContent>
          <mc:Choice Requires="wps">
            <w:drawing>
              <wp:anchor distT="0" distB="0" distL="114300" distR="114300" simplePos="0" relativeHeight="251783680" behindDoc="0" locked="0" layoutInCell="1" allowOverlap="1" wp14:anchorId="108E58DD" wp14:editId="477FA265">
                <wp:simplePos x="0" y="0"/>
                <wp:positionH relativeFrom="margin">
                  <wp:align>center</wp:align>
                </wp:positionH>
                <wp:positionV relativeFrom="paragraph">
                  <wp:posOffset>5080</wp:posOffset>
                </wp:positionV>
                <wp:extent cx="4191000" cy="635"/>
                <wp:effectExtent l="0" t="0" r="0" b="6985"/>
                <wp:wrapNone/>
                <wp:docPr id="979714479" name="Cuadro de texto 1"/>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3B942458" w14:textId="143284EE" w:rsidR="00C51106" w:rsidRDefault="00C51106" w:rsidP="00C51106">
                            <w:pPr>
                              <w:pStyle w:val="Descripcin"/>
                              <w:spacing w:after="0"/>
                              <w:jc w:val="center"/>
                            </w:pPr>
                            <w:bookmarkStart w:id="362" w:name="_Toc159708719"/>
                            <w:r>
                              <w:t xml:space="preserve">Ilustración </w:t>
                            </w:r>
                            <w:r>
                              <w:fldChar w:fldCharType="begin"/>
                            </w:r>
                            <w:r>
                              <w:instrText xml:space="preserve"> SEQ Ilustración \* ARABIC </w:instrText>
                            </w:r>
                            <w:r>
                              <w:fldChar w:fldCharType="separate"/>
                            </w:r>
                            <w:r w:rsidR="00231346">
                              <w:rPr>
                                <w:noProof/>
                              </w:rPr>
                              <w:t>47</w:t>
                            </w:r>
                            <w:r>
                              <w:fldChar w:fldCharType="end"/>
                            </w:r>
                            <w:r>
                              <w:t xml:space="preserve"> Bifurcación de entrega de documentos</w:t>
                            </w:r>
                            <w:bookmarkEnd w:id="362"/>
                          </w:p>
                          <w:p w14:paraId="0A89FE1F" w14:textId="6C8814D5" w:rsidR="00C51106" w:rsidRPr="00A657BA" w:rsidRDefault="00C51106" w:rsidP="00C51106">
                            <w:pPr>
                              <w:pStyle w:val="Descripcin"/>
                              <w:spacing w:after="0"/>
                              <w:jc w:val="center"/>
                              <w:rPr>
                                <w:noProof/>
                              </w:rPr>
                            </w:pPr>
                            <w:r w:rsidRPr="00C2731F">
                              <w:t>Realizado por LETURNE PLUAS JHON BYRON &amp; CHICA VALFRE VALESKA SOFIA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8E58DD" id="_x0000_s1048" type="#_x0000_t202" style="position:absolute;margin-left:0;margin-top:.4pt;width:330pt;height:.05pt;z-index:2517836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" stroked="f">
                <v:textbox style="mso-fit-shape-to-text:t" inset="0,0,0,0">
                  <w:txbxContent>
                    <w:p w14:paraId="3B942458" w14:textId="143284EE" w:rsidR="00C51106" w:rsidRDefault="00C51106" w:rsidP="00C51106">
                      <w:pPr>
                        <w:pStyle w:val="Descripcin"/>
                        <w:spacing w:after="0"/>
                        <w:jc w:val="center"/>
                      </w:pPr>
                      <w:bookmarkStart w:id="363" w:name="_Toc159708719"/>
                      <w:r>
                        <w:t xml:space="preserve">Ilustración </w:t>
                      </w:r>
                      <w:r>
                        <w:fldChar w:fldCharType="begin"/>
                      </w:r>
                      <w:r>
                        <w:instrText xml:space="preserve"> SEQ Ilustración \* ARABIC </w:instrText>
                      </w:r>
                      <w:r>
                        <w:fldChar w:fldCharType="separate"/>
                      </w:r>
                      <w:r w:rsidR="00231346">
                        <w:rPr>
                          <w:noProof/>
                        </w:rPr>
                        <w:t>47</w:t>
                      </w:r>
                      <w:r>
                        <w:fldChar w:fldCharType="end"/>
                      </w:r>
                      <w:r>
                        <w:t xml:space="preserve"> Bifurcación de entrega de documentos</w:t>
                      </w:r>
                      <w:bookmarkEnd w:id="363"/>
                    </w:p>
                    <w:p w14:paraId="0A89FE1F" w14:textId="6C8814D5" w:rsidR="00C51106" w:rsidRPr="00A657BA" w:rsidRDefault="00C51106" w:rsidP="00C51106">
                      <w:pPr>
                        <w:pStyle w:val="Descripcin"/>
                        <w:spacing w:after="0"/>
                        <w:jc w:val="center"/>
                        <w:rPr>
                          <w:noProof/>
                        </w:rPr>
                      </w:pPr>
                      <w:r w:rsidRPr="00C2731F">
                        <w:t>Realizado por LETURNE PLUAS JHON BYRON &amp; CHICA VALFRE VALESKA SOFIA</w:t>
                      </w:r>
                    </w:p>
                  </w:txbxContent>
                </v:textbox>
                <w10:wrap anchorx="margin"/>
              </v:shape>
            </w:pict>
          </mc:Fallback>
        </mc:AlternateContent>
      </w:r>
    </w:p>
    <w:p w14:paraId="41239605" w14:textId="77777777" w:rsidR="00C51106" w:rsidRDefault="00C51106" w:rsidP="000069D8"/>
    <w:p w14:paraId="658A6641" w14:textId="608AC683" w:rsidR="00E95B14" w:rsidRPr="00C51106" w:rsidRDefault="00E95B14" w:rsidP="00C51106">
      <w:pPr>
        <w:pStyle w:val="Prrafodelista"/>
        <w:numPr>
          <w:ilvl w:val="0"/>
          <w:numId w:val="17"/>
        </w:numPr>
        <w:spacing w:line="360" w:lineRule="auto"/>
        <w:jc w:val="both"/>
        <w:rPr>
          <w:rFonts w:ascii="Times New Roman" w:hAnsi="Times New Roman" w:cs="Times New Roman"/>
          <w:sz w:val="24"/>
          <w:szCs w:val="24"/>
        </w:rPr>
      </w:pPr>
      <w:r w:rsidRPr="00C51106">
        <w:rPr>
          <w:rFonts w:ascii="Times New Roman" w:hAnsi="Times New Roman" w:cs="Times New Roman"/>
          <w:sz w:val="24"/>
          <w:szCs w:val="24"/>
        </w:rPr>
        <w:t>Si el cliente los trae en el tiempo indicado se receptan los documentos y posteriormente la notificación si fueron aprobados o no.</w:t>
      </w:r>
    </w:p>
    <w:p w14:paraId="7AF09D28" w14:textId="4310354C" w:rsidR="00E95B14" w:rsidRDefault="00E95B14" w:rsidP="00E95B14">
      <w:r>
        <w:rPr>
          <w:noProof/>
        </w:rPr>
        <w:drawing>
          <wp:anchor distT="0" distB="0" distL="114300" distR="114300" simplePos="0" relativeHeight="251779584" behindDoc="0" locked="0" layoutInCell="1" allowOverlap="1" wp14:anchorId="2D6B9E47" wp14:editId="46F8DCBE">
            <wp:simplePos x="0" y="0"/>
            <wp:positionH relativeFrom="margin">
              <wp:align>center</wp:align>
            </wp:positionH>
            <wp:positionV relativeFrom="paragraph">
              <wp:posOffset>8890</wp:posOffset>
            </wp:positionV>
            <wp:extent cx="3371850" cy="2266950"/>
            <wp:effectExtent l="0" t="0" r="0" b="0"/>
            <wp:wrapNone/>
            <wp:docPr id="13155366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36667" name=""/>
                    <pic:cNvPicPr/>
                  </pic:nvPicPr>
                  <pic:blipFill>
                    <a:blip r:embed="rId94">
                      <a:extLst>
                        <a:ext uri="{28A0092B-C50C-407E-A947-70E740481C1C}">
                          <a14:useLocalDpi xmlns:a14="http://schemas.microsoft.com/office/drawing/2010/main" val="0"/>
                        </a:ext>
                      </a:extLst>
                    </a:blip>
                    <a:stretch>
                      <a:fillRect/>
                    </a:stretch>
                  </pic:blipFill>
                  <pic:spPr>
                    <a:xfrm>
                      <a:off x="0" y="0"/>
                      <a:ext cx="3371850" cy="2266950"/>
                    </a:xfrm>
                    <a:prstGeom prst="rect">
                      <a:avLst/>
                    </a:prstGeom>
                  </pic:spPr>
                </pic:pic>
              </a:graphicData>
            </a:graphic>
            <wp14:sizeRelH relativeFrom="page">
              <wp14:pctWidth>0</wp14:pctWidth>
            </wp14:sizeRelH>
            <wp14:sizeRelV relativeFrom="page">
              <wp14:pctHeight>0</wp14:pctHeight>
            </wp14:sizeRelV>
          </wp:anchor>
        </w:drawing>
      </w:r>
    </w:p>
    <w:p w14:paraId="067EF1B7" w14:textId="0FFBF00B" w:rsidR="00E95B14" w:rsidRDefault="00E95B14" w:rsidP="00E95B14">
      <w:r>
        <w:t xml:space="preserve"> </w:t>
      </w:r>
    </w:p>
    <w:p w14:paraId="022AC833" w14:textId="77777777" w:rsidR="00E95B14" w:rsidRDefault="00E95B14" w:rsidP="000069D8"/>
    <w:p w14:paraId="771EFF47" w14:textId="338E872D" w:rsidR="00E95B14" w:rsidRDefault="00E95B14" w:rsidP="000069D8"/>
    <w:p w14:paraId="1D4CF090" w14:textId="7B515823" w:rsidR="00E95B14" w:rsidRDefault="00E95B14" w:rsidP="000069D8"/>
    <w:p w14:paraId="70561D49" w14:textId="77777777" w:rsidR="00E95B14" w:rsidRDefault="00E95B14" w:rsidP="000069D8"/>
    <w:p w14:paraId="6B6C3559" w14:textId="05B05F19" w:rsidR="00E95B14" w:rsidRDefault="00E95B14" w:rsidP="000069D8"/>
    <w:p w14:paraId="1EE13EBC" w14:textId="2151EF00" w:rsidR="00E95B14" w:rsidRDefault="00E95B14" w:rsidP="000069D8"/>
    <w:p w14:paraId="15D2CBF1" w14:textId="51BEE4E2" w:rsidR="00E95B14" w:rsidRDefault="00C51106" w:rsidP="00E95B14">
      <w:r>
        <w:rPr>
          <w:noProof/>
        </w:rPr>
        <mc:AlternateContent>
          <mc:Choice Requires="wps">
            <w:drawing>
              <wp:anchor distT="0" distB="0" distL="114300" distR="114300" simplePos="0" relativeHeight="251785728" behindDoc="0" locked="0" layoutInCell="1" allowOverlap="1" wp14:anchorId="179B5F42" wp14:editId="083B2A5D">
                <wp:simplePos x="0" y="0"/>
                <wp:positionH relativeFrom="column">
                  <wp:posOffset>1181099</wp:posOffset>
                </wp:positionH>
                <wp:positionV relativeFrom="paragraph">
                  <wp:posOffset>45720</wp:posOffset>
                </wp:positionV>
                <wp:extent cx="3933825" cy="635"/>
                <wp:effectExtent l="0" t="0" r="9525" b="635"/>
                <wp:wrapNone/>
                <wp:docPr id="1269691179" name="Cuadro de texto 1"/>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609BEF5B" w14:textId="6C0089AC" w:rsidR="00C51106" w:rsidRDefault="00C51106" w:rsidP="00C51106">
                            <w:pPr>
                              <w:pStyle w:val="Descripcin"/>
                              <w:spacing w:after="0"/>
                              <w:jc w:val="center"/>
                            </w:pPr>
                            <w:bookmarkStart w:id="364" w:name="_Toc159708720"/>
                            <w:r>
                              <w:t xml:space="preserve">Ilustración </w:t>
                            </w:r>
                            <w:r>
                              <w:fldChar w:fldCharType="begin"/>
                            </w:r>
                            <w:r>
                              <w:instrText xml:space="preserve"> SEQ Ilustración \* ARABIC </w:instrText>
                            </w:r>
                            <w:r>
                              <w:fldChar w:fldCharType="separate"/>
                            </w:r>
                            <w:r w:rsidR="00231346">
                              <w:rPr>
                                <w:noProof/>
                              </w:rPr>
                              <w:t>48</w:t>
                            </w:r>
                            <w:r>
                              <w:fldChar w:fldCharType="end"/>
                            </w:r>
                            <w:r>
                              <w:t xml:space="preserve"> Recepción de documento</w:t>
                            </w:r>
                            <w:bookmarkEnd w:id="364"/>
                          </w:p>
                          <w:p w14:paraId="778E1D68" w14:textId="737B69EF" w:rsidR="00C51106" w:rsidRPr="00171073" w:rsidRDefault="00C51106" w:rsidP="00C51106">
                            <w:pPr>
                              <w:pStyle w:val="Descripcin"/>
                              <w:spacing w:after="0"/>
                              <w:jc w:val="center"/>
                              <w:rPr>
                                <w:noProof/>
                              </w:rPr>
                            </w:pPr>
                            <w:r w:rsidRPr="007C6F3C">
                              <w:t>Realizado por LETURNE PLUAS JHON BYRON &amp; CHICA VALFRE VALESKA SOFIA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9B5F42" id="_x0000_s1049" type="#_x0000_t202" style="position:absolute;margin-left:93pt;margin-top:3.6pt;width:309.75pt;height:.05pt;z-index:251785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avkHAIAAEAEAAAOAAAAZHJzL2Uyb0RvYy54bWysU01v2zAMvQ/YfxB0X5wPtO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" stroked="f">
                <v:textbox style="mso-fit-shape-to-text:t" inset="0,0,0,0">
                  <w:txbxContent>
                    <w:p w14:paraId="609BEF5B" w14:textId="6C0089AC" w:rsidR="00C51106" w:rsidRDefault="00C51106" w:rsidP="00C51106">
                      <w:pPr>
                        <w:pStyle w:val="Descripcin"/>
                        <w:spacing w:after="0"/>
                        <w:jc w:val="center"/>
                      </w:pPr>
                      <w:bookmarkStart w:id="365" w:name="_Toc159708720"/>
                      <w:r>
                        <w:t xml:space="preserve">Ilustración </w:t>
                      </w:r>
                      <w:r>
                        <w:fldChar w:fldCharType="begin"/>
                      </w:r>
                      <w:r>
                        <w:instrText xml:space="preserve"> SEQ Ilustración \* ARABIC </w:instrText>
                      </w:r>
                      <w:r>
                        <w:fldChar w:fldCharType="separate"/>
                      </w:r>
                      <w:r w:rsidR="00231346">
                        <w:rPr>
                          <w:noProof/>
                        </w:rPr>
                        <w:t>48</w:t>
                      </w:r>
                      <w:r>
                        <w:fldChar w:fldCharType="end"/>
                      </w:r>
                      <w:r>
                        <w:t xml:space="preserve"> Recepción de documento</w:t>
                      </w:r>
                      <w:bookmarkEnd w:id="365"/>
                    </w:p>
                    <w:p w14:paraId="778E1D68" w14:textId="737B69EF" w:rsidR="00C51106" w:rsidRPr="00171073" w:rsidRDefault="00C51106" w:rsidP="00C51106">
                      <w:pPr>
                        <w:pStyle w:val="Descripcin"/>
                        <w:spacing w:after="0"/>
                        <w:jc w:val="center"/>
                        <w:rPr>
                          <w:noProof/>
                        </w:rPr>
                      </w:pPr>
                      <w:r w:rsidRPr="007C6F3C">
                        <w:t>Realizado por LETURNE PLUAS JHON BYRON &amp; CHICA VALFRE VALESKA SOFIA</w:t>
                      </w:r>
                    </w:p>
                  </w:txbxContent>
                </v:textbox>
              </v:shape>
            </w:pict>
          </mc:Fallback>
        </mc:AlternateContent>
      </w:r>
    </w:p>
    <w:p w14:paraId="75D9440D" w14:textId="77777777" w:rsidR="00E95B14" w:rsidRDefault="00E95B14" w:rsidP="00E95B14"/>
    <w:p w14:paraId="5226A5EA" w14:textId="6E8E3F77" w:rsidR="00E95B14" w:rsidRPr="00C51106" w:rsidRDefault="00E95B14" w:rsidP="00C51106">
      <w:pPr>
        <w:pStyle w:val="Prrafodelista"/>
        <w:numPr>
          <w:ilvl w:val="0"/>
          <w:numId w:val="17"/>
        </w:numPr>
        <w:spacing w:line="360" w:lineRule="auto"/>
        <w:jc w:val="both"/>
        <w:rPr>
          <w:rFonts w:ascii="Times New Roman" w:hAnsi="Times New Roman" w:cs="Times New Roman"/>
          <w:sz w:val="24"/>
          <w:szCs w:val="24"/>
        </w:rPr>
      </w:pPr>
      <w:r w:rsidRPr="00C51106">
        <w:rPr>
          <w:rFonts w:ascii="Times New Roman" w:hAnsi="Times New Roman" w:cs="Times New Roman"/>
          <w:sz w:val="24"/>
          <w:szCs w:val="24"/>
        </w:rPr>
        <w:lastRenderedPageBreak/>
        <w:t>Pero si los documento no los entre</w:t>
      </w:r>
      <w:r w:rsidR="00C51106" w:rsidRPr="00C51106">
        <w:rPr>
          <w:rFonts w:ascii="Times New Roman" w:hAnsi="Times New Roman" w:cs="Times New Roman"/>
          <w:sz w:val="24"/>
          <w:szCs w:val="24"/>
        </w:rPr>
        <w:t>ga en el tiempo indicado pasa a contactar al cliente y se bifurca en dos transacciones si se cancela la solicitud o no. Además, si el cliente no cancela la solicitud se le vuelven a solicitar los documentos iniciando de nuevo esa transacción.</w:t>
      </w:r>
    </w:p>
    <w:p w14:paraId="4F772138" w14:textId="6179EC2C" w:rsidR="00E95B14" w:rsidRDefault="00C51106" w:rsidP="000069D8">
      <w:r>
        <w:rPr>
          <w:noProof/>
        </w:rPr>
        <mc:AlternateContent>
          <mc:Choice Requires="wps">
            <w:drawing>
              <wp:anchor distT="0" distB="0" distL="114300" distR="114300" simplePos="0" relativeHeight="251788800" behindDoc="0" locked="0" layoutInCell="1" allowOverlap="1" wp14:anchorId="1D663E89" wp14:editId="6F2B383E">
                <wp:simplePos x="0" y="0"/>
                <wp:positionH relativeFrom="column">
                  <wp:posOffset>-2540</wp:posOffset>
                </wp:positionH>
                <wp:positionV relativeFrom="paragraph">
                  <wp:posOffset>2795270</wp:posOffset>
                </wp:positionV>
                <wp:extent cx="5731510" cy="635"/>
                <wp:effectExtent l="0" t="0" r="0" b="0"/>
                <wp:wrapNone/>
                <wp:docPr id="1159946831" name="Cuadro de texto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8B403F5" w14:textId="34B1F1FA" w:rsidR="00C51106" w:rsidRDefault="00C51106" w:rsidP="00C51106">
                            <w:pPr>
                              <w:pStyle w:val="Descripcin"/>
                              <w:spacing w:after="0"/>
                              <w:jc w:val="center"/>
                            </w:pPr>
                            <w:bookmarkStart w:id="366" w:name="_Toc159708721"/>
                            <w:r>
                              <w:t xml:space="preserve">Ilustración </w:t>
                            </w:r>
                            <w:r>
                              <w:fldChar w:fldCharType="begin"/>
                            </w:r>
                            <w:r>
                              <w:instrText xml:space="preserve"> SEQ Ilustración \* ARABIC </w:instrText>
                            </w:r>
                            <w:r>
                              <w:fldChar w:fldCharType="separate"/>
                            </w:r>
                            <w:r w:rsidR="00231346">
                              <w:rPr>
                                <w:noProof/>
                              </w:rPr>
                              <w:t>49</w:t>
                            </w:r>
                            <w:r>
                              <w:fldChar w:fldCharType="end"/>
                            </w:r>
                            <w:r>
                              <w:t xml:space="preserve"> Documentos no receptados</w:t>
                            </w:r>
                            <w:bookmarkEnd w:id="366"/>
                          </w:p>
                          <w:p w14:paraId="736719A2" w14:textId="3D089B7B" w:rsidR="00C51106" w:rsidRPr="00A50126" w:rsidRDefault="00C51106" w:rsidP="00C51106">
                            <w:pPr>
                              <w:pStyle w:val="Descripcin"/>
                              <w:spacing w:after="0"/>
                              <w:jc w:val="center"/>
                              <w:rPr>
                                <w:noProof/>
                              </w:rPr>
                            </w:pPr>
                            <w:r w:rsidRPr="00FA5B6F">
                              <w:t>Realizado por LETURNE PLUAS JHON BYRON &amp; CHICA VALFRE VALESKA SOFIA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63E89" id="_x0000_s1050" type="#_x0000_t202" style="position:absolute;margin-left:-.2pt;margin-top:220.1pt;width:451.3pt;height:.05pt;z-index:25178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rLUGwIAAEA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" stroked="f">
                <v:textbox style="mso-fit-shape-to-text:t" inset="0,0,0,0">
                  <w:txbxContent>
                    <w:p w14:paraId="48B403F5" w14:textId="34B1F1FA" w:rsidR="00C51106" w:rsidRDefault="00C51106" w:rsidP="00C51106">
                      <w:pPr>
                        <w:pStyle w:val="Descripcin"/>
                        <w:spacing w:after="0"/>
                        <w:jc w:val="center"/>
                      </w:pPr>
                      <w:bookmarkStart w:id="367" w:name="_Toc159708721"/>
                      <w:r>
                        <w:t xml:space="preserve">Ilustración </w:t>
                      </w:r>
                      <w:r>
                        <w:fldChar w:fldCharType="begin"/>
                      </w:r>
                      <w:r>
                        <w:instrText xml:space="preserve"> SEQ Ilustración \* ARABIC </w:instrText>
                      </w:r>
                      <w:r>
                        <w:fldChar w:fldCharType="separate"/>
                      </w:r>
                      <w:r w:rsidR="00231346">
                        <w:rPr>
                          <w:noProof/>
                        </w:rPr>
                        <w:t>49</w:t>
                      </w:r>
                      <w:r>
                        <w:fldChar w:fldCharType="end"/>
                      </w:r>
                      <w:r>
                        <w:t xml:space="preserve"> Documentos no receptados</w:t>
                      </w:r>
                      <w:bookmarkEnd w:id="367"/>
                    </w:p>
                    <w:p w14:paraId="736719A2" w14:textId="3D089B7B" w:rsidR="00C51106" w:rsidRPr="00A50126" w:rsidRDefault="00C51106" w:rsidP="00C51106">
                      <w:pPr>
                        <w:pStyle w:val="Descripcin"/>
                        <w:spacing w:after="0"/>
                        <w:jc w:val="center"/>
                        <w:rPr>
                          <w:noProof/>
                        </w:rPr>
                      </w:pPr>
                      <w:r w:rsidRPr="00FA5B6F">
                        <w:t>Realizado por LETURNE PLUAS JHON BYRON &amp; CHICA VALFRE VALESKA SOFIA</w:t>
                      </w:r>
                    </w:p>
                  </w:txbxContent>
                </v:textbox>
              </v:shape>
            </w:pict>
          </mc:Fallback>
        </mc:AlternateContent>
      </w:r>
      <w:r>
        <w:rPr>
          <w:noProof/>
        </w:rPr>
        <w:drawing>
          <wp:anchor distT="0" distB="0" distL="114300" distR="114300" simplePos="0" relativeHeight="251786752" behindDoc="0" locked="0" layoutInCell="1" allowOverlap="1" wp14:anchorId="259EDF3C" wp14:editId="2F978DC2">
            <wp:simplePos x="0" y="0"/>
            <wp:positionH relativeFrom="margin">
              <wp:align>right</wp:align>
            </wp:positionH>
            <wp:positionV relativeFrom="paragraph">
              <wp:posOffset>5080</wp:posOffset>
            </wp:positionV>
            <wp:extent cx="5731510" cy="2733040"/>
            <wp:effectExtent l="0" t="0" r="2540" b="0"/>
            <wp:wrapNone/>
            <wp:docPr id="8004079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07961" name=""/>
                    <pic:cNvPicPr/>
                  </pic:nvPicPr>
                  <pic:blipFill>
                    <a:blip r:embed="rId95">
                      <a:extLst>
                        <a:ext uri="{28A0092B-C50C-407E-A947-70E740481C1C}">
                          <a14:useLocalDpi xmlns:a14="http://schemas.microsoft.com/office/drawing/2010/main" val="0"/>
                        </a:ext>
                      </a:extLst>
                    </a:blip>
                    <a:stretch>
                      <a:fillRect/>
                    </a:stretch>
                  </pic:blipFill>
                  <pic:spPr>
                    <a:xfrm>
                      <a:off x="0" y="0"/>
                      <a:ext cx="5731510" cy="2733040"/>
                    </a:xfrm>
                    <a:prstGeom prst="rect">
                      <a:avLst/>
                    </a:prstGeom>
                  </pic:spPr>
                </pic:pic>
              </a:graphicData>
            </a:graphic>
            <wp14:sizeRelH relativeFrom="page">
              <wp14:pctWidth>0</wp14:pctWidth>
            </wp14:sizeRelH>
            <wp14:sizeRelV relativeFrom="page">
              <wp14:pctHeight>0</wp14:pctHeight>
            </wp14:sizeRelV>
          </wp:anchor>
        </w:drawing>
      </w:r>
    </w:p>
    <w:p w14:paraId="11FBF3B2" w14:textId="61B5EB68" w:rsidR="00E95B14" w:rsidRDefault="00E95B14" w:rsidP="000069D8"/>
    <w:p w14:paraId="3EE4613C" w14:textId="77777777" w:rsidR="00E95B14" w:rsidRDefault="00E95B14" w:rsidP="000069D8"/>
    <w:p w14:paraId="0961E01E" w14:textId="77777777" w:rsidR="00E95B14" w:rsidRDefault="00E95B14" w:rsidP="000069D8"/>
    <w:p w14:paraId="3F862CF5" w14:textId="77777777" w:rsidR="00E95B14" w:rsidRDefault="00E95B14" w:rsidP="000069D8"/>
    <w:p w14:paraId="528D33F9" w14:textId="77777777" w:rsidR="00C51106" w:rsidRDefault="00C51106" w:rsidP="000069D8"/>
    <w:p w14:paraId="6638945E" w14:textId="77777777" w:rsidR="00C51106" w:rsidRDefault="00C51106" w:rsidP="000069D8"/>
    <w:p w14:paraId="696D4854" w14:textId="77777777" w:rsidR="00C51106" w:rsidRDefault="00C51106" w:rsidP="000069D8"/>
    <w:p w14:paraId="67F900B3" w14:textId="77777777" w:rsidR="00C51106" w:rsidRDefault="00C51106" w:rsidP="000069D8"/>
    <w:p w14:paraId="595D703C" w14:textId="77777777" w:rsidR="00C51106" w:rsidRDefault="00C51106" w:rsidP="000069D8"/>
    <w:p w14:paraId="1C90B30E" w14:textId="77777777" w:rsidR="00E95B14" w:rsidRPr="000069D8" w:rsidRDefault="00E95B14" w:rsidP="000069D8"/>
    <w:p w14:paraId="276EEAFC" w14:textId="76CA3640" w:rsidR="00881F90" w:rsidRDefault="00881F90" w:rsidP="00D9251A">
      <w:pPr>
        <w:pStyle w:val="Ttulo2"/>
        <w:spacing w:line="360" w:lineRule="auto"/>
      </w:pPr>
      <w:bookmarkStart w:id="368" w:name="_Toc159708338"/>
      <w:r>
        <w:t xml:space="preserve">Problema: </w:t>
      </w:r>
      <w:r w:rsidRPr="00881F90">
        <w:t>proceso de fabricación de un producto genérico</w:t>
      </w:r>
      <w:r>
        <w:t>.</w:t>
      </w:r>
      <w:bookmarkEnd w:id="368"/>
    </w:p>
    <w:p w14:paraId="28C68890" w14:textId="676944CB" w:rsidR="00D9251A" w:rsidRDefault="00881F90" w:rsidP="00881F90">
      <w:pPr>
        <w:spacing w:line="360" w:lineRule="auto"/>
        <w:jc w:val="both"/>
        <w:rPr>
          <w:rFonts w:ascii="Times New Roman" w:hAnsi="Times New Roman" w:cs="Times New Roman"/>
          <w:sz w:val="24"/>
          <w:szCs w:val="24"/>
        </w:rPr>
      </w:pPr>
      <w:r w:rsidRPr="00881F90">
        <w:rPr>
          <w:rFonts w:ascii="Times New Roman" w:hAnsi="Times New Roman" w:cs="Times New Roman"/>
          <w:sz w:val="24"/>
          <w:szCs w:val="24"/>
        </w:rPr>
        <w:t>Modelar y simular, el siguiente proceso de fabricación de un producto genérico (PT),</w:t>
      </w:r>
      <w:r>
        <w:rPr>
          <w:rFonts w:ascii="Times New Roman" w:hAnsi="Times New Roman" w:cs="Times New Roman"/>
          <w:sz w:val="24"/>
          <w:szCs w:val="24"/>
        </w:rPr>
        <w:t xml:space="preserve"> </w:t>
      </w:r>
      <w:r w:rsidRPr="00881F90">
        <w:rPr>
          <w:rFonts w:ascii="Times New Roman" w:hAnsi="Times New Roman" w:cs="Times New Roman"/>
          <w:sz w:val="24"/>
          <w:szCs w:val="24"/>
        </w:rPr>
        <w:t>teniendo en cuenta el siguiente diagrama de materiales (BOM – Bill Of Materials). Se</w:t>
      </w:r>
      <w:r>
        <w:rPr>
          <w:rFonts w:ascii="Times New Roman" w:hAnsi="Times New Roman" w:cs="Times New Roman"/>
          <w:sz w:val="24"/>
          <w:szCs w:val="24"/>
        </w:rPr>
        <w:t xml:space="preserve"> </w:t>
      </w:r>
      <w:r w:rsidRPr="00881F90">
        <w:rPr>
          <w:rFonts w:ascii="Times New Roman" w:hAnsi="Times New Roman" w:cs="Times New Roman"/>
          <w:sz w:val="24"/>
          <w:szCs w:val="24"/>
        </w:rPr>
        <w:t>identifican el diagrama la materia prima (MP), los sub-ensambles (SE), el producto</w:t>
      </w:r>
      <w:r>
        <w:rPr>
          <w:rFonts w:ascii="Times New Roman" w:hAnsi="Times New Roman" w:cs="Times New Roman"/>
          <w:sz w:val="24"/>
          <w:szCs w:val="24"/>
        </w:rPr>
        <w:t xml:space="preserve"> </w:t>
      </w:r>
      <w:r w:rsidRPr="00881F90">
        <w:rPr>
          <w:rFonts w:ascii="Times New Roman" w:hAnsi="Times New Roman" w:cs="Times New Roman"/>
          <w:sz w:val="24"/>
          <w:szCs w:val="24"/>
        </w:rPr>
        <w:t>terminado y las cantidades requeridas (entre paréntesis) por unidad de PT.</w:t>
      </w:r>
    </w:p>
    <w:p w14:paraId="47AF509D" w14:textId="1262C843" w:rsidR="00C51106" w:rsidRDefault="00EC029D" w:rsidP="00881F90">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09280" behindDoc="0" locked="0" layoutInCell="1" allowOverlap="1" wp14:anchorId="6F4C46C2" wp14:editId="22362923">
                <wp:simplePos x="0" y="0"/>
                <wp:positionH relativeFrom="column">
                  <wp:posOffset>3762375</wp:posOffset>
                </wp:positionH>
                <wp:positionV relativeFrom="paragraph">
                  <wp:posOffset>10160</wp:posOffset>
                </wp:positionV>
                <wp:extent cx="1085850" cy="466725"/>
                <wp:effectExtent l="0" t="0" r="19050" b="28575"/>
                <wp:wrapNone/>
                <wp:docPr id="351122458" name="Rectángulo: esquinas redondeadas 1"/>
                <wp:cNvGraphicFramePr/>
                <a:graphic xmlns:a="http://schemas.openxmlformats.org/drawingml/2006/main">
                  <a:graphicData uri="http://schemas.microsoft.com/office/word/2010/wordprocessingShape">
                    <wps:wsp>
                      <wps:cNvSpPr/>
                      <wps:spPr>
                        <a:xfrm>
                          <a:off x="0" y="0"/>
                          <a:ext cx="1085850" cy="466725"/>
                        </a:xfrm>
                        <a:prstGeom prst="roundRect">
                          <a:avLst/>
                        </a:prstGeom>
                        <a:solidFill>
                          <a:schemeClr val="accent6">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DC6692" w14:textId="536FC1F7" w:rsidR="00EC029D" w:rsidRPr="00EC029D" w:rsidRDefault="00EC029D" w:rsidP="00EC029D">
                            <w:pPr>
                              <w:jc w:val="center"/>
                              <w:rPr>
                                <w:lang w:val="es-419"/>
                              </w:rPr>
                            </w:pPr>
                            <w:r>
                              <w:rPr>
                                <w:lang w:val="es-419"/>
                              </w:rPr>
                              <w:t>MP1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4C46C2" id="Rectángulo: esquinas redondeadas 1" o:spid="_x0000_s1051" style="position:absolute;left:0;text-align:left;margin-left:296.25pt;margin-top:.8pt;width:85.5pt;height:36.75pt;z-index:2518092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" fillcolor="#c5e0b3 [1305]" strokecolor="black [3213]" strokeweight="1pt">
                <v:stroke joinstyle="miter"/>
                <v:textbox>
                  <w:txbxContent>
                    <w:p w14:paraId="12DC6692" w14:textId="536FC1F7" w:rsidR="00EC029D" w:rsidRPr="00EC029D" w:rsidRDefault="00EC029D" w:rsidP="00EC029D">
                      <w:pPr>
                        <w:jc w:val="center"/>
                        <w:rPr>
                          <w:lang w:val="es-419"/>
                        </w:rPr>
                      </w:pPr>
                      <w:r>
                        <w:rPr>
                          <w:lang w:val="es-419"/>
                        </w:rPr>
                        <w:t>MP1</w:t>
                      </w:r>
                    </w:p>
                  </w:txbxContent>
                </v:textbox>
              </v:roundrect>
            </w:pict>
          </mc:Fallback>
        </mc:AlternateContent>
      </w:r>
    </w:p>
    <w:p w14:paraId="445DF2EB" w14:textId="223759A2" w:rsidR="00C51106" w:rsidRDefault="00EC029D" w:rsidP="00881F90">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24640" behindDoc="0" locked="0" layoutInCell="1" allowOverlap="1" wp14:anchorId="1A4712A8" wp14:editId="16947244">
                <wp:simplePos x="0" y="0"/>
                <wp:positionH relativeFrom="column">
                  <wp:posOffset>3219450</wp:posOffset>
                </wp:positionH>
                <wp:positionV relativeFrom="paragraph">
                  <wp:posOffset>24130</wp:posOffset>
                </wp:positionV>
                <wp:extent cx="542925" cy="288290"/>
                <wp:effectExtent l="0" t="38100" r="47625" b="35560"/>
                <wp:wrapNone/>
                <wp:docPr id="1721953238" name="Conector recto de flecha 2"/>
                <wp:cNvGraphicFramePr/>
                <a:graphic xmlns:a="http://schemas.openxmlformats.org/drawingml/2006/main">
                  <a:graphicData uri="http://schemas.microsoft.com/office/word/2010/wordprocessingShape">
                    <wps:wsp>
                      <wps:cNvCnPr/>
                      <wps:spPr>
                        <a:xfrm flipV="1">
                          <a:off x="0" y="0"/>
                          <a:ext cx="542925" cy="2882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329177" id="Conector recto de flecha 2" o:spid="_x0000_s1026" type="#_x0000_t32" style="position:absolute;margin-left:253.5pt;margin-top:1.9pt;width:42.75pt;height:22.7pt;flip:y;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5184" behindDoc="0" locked="0" layoutInCell="1" allowOverlap="1" wp14:anchorId="35A47CF6" wp14:editId="7F8364F0">
                <wp:simplePos x="0" y="0"/>
                <wp:positionH relativeFrom="column">
                  <wp:posOffset>2133600</wp:posOffset>
                </wp:positionH>
                <wp:positionV relativeFrom="paragraph">
                  <wp:posOffset>188595</wp:posOffset>
                </wp:positionV>
                <wp:extent cx="1085850" cy="466725"/>
                <wp:effectExtent l="0" t="0" r="19050" b="28575"/>
                <wp:wrapNone/>
                <wp:docPr id="1192802536" name="Rectángulo: esquinas redondeadas 1"/>
                <wp:cNvGraphicFramePr/>
                <a:graphic xmlns:a="http://schemas.openxmlformats.org/drawingml/2006/main">
                  <a:graphicData uri="http://schemas.microsoft.com/office/word/2010/wordprocessingShape">
                    <wps:wsp>
                      <wps:cNvSpPr/>
                      <wps:spPr>
                        <a:xfrm>
                          <a:off x="0" y="0"/>
                          <a:ext cx="1085850" cy="466725"/>
                        </a:xfrm>
                        <a:prstGeom prst="roundRect">
                          <a:avLst/>
                        </a:prstGeom>
                        <a:solidFill>
                          <a:schemeClr val="accent6">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68513D" w14:textId="3322C3EE" w:rsidR="00EC029D" w:rsidRPr="00EC029D" w:rsidRDefault="00EC029D" w:rsidP="00EC029D">
                            <w:pPr>
                              <w:jc w:val="center"/>
                              <w:rPr>
                                <w:lang w:val="es-419"/>
                              </w:rPr>
                            </w:pPr>
                            <w:r>
                              <w:rPr>
                                <w:lang w:val="es-419"/>
                              </w:rPr>
                              <w:t>SE1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A47CF6" id="_x0000_s1052" style="position:absolute;left:0;text-align:left;margin-left:168pt;margin-top:14.85pt;width:85.5pt;height:36.75pt;z-index:2518051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" fillcolor="#c5e0b3 [1305]" strokecolor="black [3213]" strokeweight="1pt">
                <v:stroke joinstyle="miter"/>
                <v:textbox>
                  <w:txbxContent>
                    <w:p w14:paraId="2F68513D" w14:textId="3322C3EE" w:rsidR="00EC029D" w:rsidRPr="00EC029D" w:rsidRDefault="00EC029D" w:rsidP="00EC029D">
                      <w:pPr>
                        <w:jc w:val="center"/>
                        <w:rPr>
                          <w:lang w:val="es-419"/>
                        </w:rPr>
                      </w:pPr>
                      <w:r>
                        <w:rPr>
                          <w:lang w:val="es-419"/>
                        </w:rPr>
                        <w:t>SE1</w:t>
                      </w:r>
                    </w:p>
                  </w:txbxContent>
                </v:textbox>
              </v:roundrect>
            </w:pict>
          </mc:Fallback>
        </mc:AlternateContent>
      </w:r>
    </w:p>
    <w:p w14:paraId="34CEC02E" w14:textId="42F4ABC0" w:rsidR="00C51106" w:rsidRDefault="00EC029D" w:rsidP="00881F90">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26688" behindDoc="0" locked="0" layoutInCell="1" allowOverlap="1" wp14:anchorId="2BCE2C48" wp14:editId="31B6670D">
                <wp:simplePos x="0" y="0"/>
                <wp:positionH relativeFrom="column">
                  <wp:posOffset>3190875</wp:posOffset>
                </wp:positionH>
                <wp:positionV relativeFrom="paragraph">
                  <wp:posOffset>176530</wp:posOffset>
                </wp:positionV>
                <wp:extent cx="571500" cy="247650"/>
                <wp:effectExtent l="0" t="0" r="76200" b="57150"/>
                <wp:wrapNone/>
                <wp:docPr id="640147777" name="Conector recto de flecha 2"/>
                <wp:cNvGraphicFramePr/>
                <a:graphic xmlns:a="http://schemas.openxmlformats.org/drawingml/2006/main">
                  <a:graphicData uri="http://schemas.microsoft.com/office/word/2010/wordprocessingShape">
                    <wps:wsp>
                      <wps:cNvCnPr/>
                      <wps:spPr>
                        <a:xfrm>
                          <a:off x="0" y="0"/>
                          <a:ext cx="57150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5DA4B1" id="Conector recto de flecha 2" o:spid="_x0000_s1026" type="#_x0000_t32" style="position:absolute;margin-left:251.25pt;margin-top:13.9pt;width:45pt;height:19.5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6448" behindDoc="0" locked="0" layoutInCell="1" allowOverlap="1" wp14:anchorId="107A16DF" wp14:editId="0F500980">
                <wp:simplePos x="0" y="0"/>
                <wp:positionH relativeFrom="column">
                  <wp:posOffset>1028701</wp:posOffset>
                </wp:positionH>
                <wp:positionV relativeFrom="paragraph">
                  <wp:posOffset>62230</wp:posOffset>
                </wp:positionV>
                <wp:extent cx="1085850" cy="523875"/>
                <wp:effectExtent l="0" t="38100" r="57150" b="28575"/>
                <wp:wrapNone/>
                <wp:docPr id="1825118435" name="Conector recto de flecha 2"/>
                <wp:cNvGraphicFramePr/>
                <a:graphic xmlns:a="http://schemas.openxmlformats.org/drawingml/2006/main">
                  <a:graphicData uri="http://schemas.microsoft.com/office/word/2010/wordprocessingShape">
                    <wps:wsp>
                      <wps:cNvCnPr/>
                      <wps:spPr>
                        <a:xfrm flipV="1">
                          <a:off x="0" y="0"/>
                          <a:ext cx="1085850"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D5784E" id="Conector recto de flecha 2" o:spid="_x0000_s1026" type="#_x0000_t32" style="position:absolute;margin-left:81pt;margin-top:4.9pt;width:85.5pt;height:41.25pt;flip:y;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" strokecolor="black [3200]" strokeweight=".5pt">
                <v:stroke endarrow="block" joinstyle="miter"/>
              </v:shape>
            </w:pict>
          </mc:Fallback>
        </mc:AlternateContent>
      </w:r>
    </w:p>
    <w:p w14:paraId="36F33749" w14:textId="243FE9AF" w:rsidR="00C51106" w:rsidRDefault="00EC029D" w:rsidP="00881F90">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03136" behindDoc="0" locked="0" layoutInCell="1" allowOverlap="1" wp14:anchorId="60E16EA4" wp14:editId="791A6944">
                <wp:simplePos x="0" y="0"/>
                <wp:positionH relativeFrom="column">
                  <wp:posOffset>485775</wp:posOffset>
                </wp:positionH>
                <wp:positionV relativeFrom="paragraph">
                  <wp:posOffset>212090</wp:posOffset>
                </wp:positionV>
                <wp:extent cx="1085850" cy="466725"/>
                <wp:effectExtent l="0" t="0" r="19050" b="28575"/>
                <wp:wrapNone/>
                <wp:docPr id="660468975" name="Rectángulo: esquinas redondeadas 1"/>
                <wp:cNvGraphicFramePr/>
                <a:graphic xmlns:a="http://schemas.openxmlformats.org/drawingml/2006/main">
                  <a:graphicData uri="http://schemas.microsoft.com/office/word/2010/wordprocessingShape">
                    <wps:wsp>
                      <wps:cNvSpPr/>
                      <wps:spPr>
                        <a:xfrm>
                          <a:off x="0" y="0"/>
                          <a:ext cx="1085850" cy="466725"/>
                        </a:xfrm>
                        <a:prstGeom prst="roundRect">
                          <a:avLst/>
                        </a:prstGeom>
                        <a:solidFill>
                          <a:schemeClr val="accent6">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DDAEC3" w14:textId="34221ACA" w:rsidR="00EC029D" w:rsidRPr="00EC029D" w:rsidRDefault="00EC029D" w:rsidP="00EC029D">
                            <w:pPr>
                              <w:jc w:val="center"/>
                              <w:rPr>
                                <w:lang w:val="es-419"/>
                              </w:rPr>
                            </w:pPr>
                            <w:r>
                              <w:rPr>
                                <w:lang w:val="es-419"/>
                              </w:rPr>
                              <w:t>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E16EA4" id="_x0000_s1053" style="position:absolute;left:0;text-align:left;margin-left:38.25pt;margin-top:16.7pt;width:85.5pt;height:36.75pt;z-index:251803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" fillcolor="#c5e0b3 [1305]" strokecolor="black [3213]" strokeweight="1pt">
                <v:stroke joinstyle="miter"/>
                <v:textbox>
                  <w:txbxContent>
                    <w:p w14:paraId="7ADDAEC3" w14:textId="34221ACA" w:rsidR="00EC029D" w:rsidRPr="00EC029D" w:rsidRDefault="00EC029D" w:rsidP="00EC029D">
                      <w:pPr>
                        <w:jc w:val="center"/>
                        <w:rPr>
                          <w:lang w:val="es-419"/>
                        </w:rPr>
                      </w:pPr>
                      <w:r>
                        <w:rPr>
                          <w:lang w:val="es-419"/>
                        </w:rPr>
                        <w:t>PT</w:t>
                      </w:r>
                    </w:p>
                  </w:txbxContent>
                </v:textbox>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1328" behindDoc="0" locked="0" layoutInCell="1" allowOverlap="1" wp14:anchorId="67CF88D6" wp14:editId="12D4DC24">
                <wp:simplePos x="0" y="0"/>
                <wp:positionH relativeFrom="column">
                  <wp:posOffset>3771900</wp:posOffset>
                </wp:positionH>
                <wp:positionV relativeFrom="paragraph">
                  <wp:posOffset>12065</wp:posOffset>
                </wp:positionV>
                <wp:extent cx="1085850" cy="466725"/>
                <wp:effectExtent l="0" t="0" r="19050" b="28575"/>
                <wp:wrapNone/>
                <wp:docPr id="1143246252" name="Rectángulo: esquinas redondeadas 1"/>
                <wp:cNvGraphicFramePr/>
                <a:graphic xmlns:a="http://schemas.openxmlformats.org/drawingml/2006/main">
                  <a:graphicData uri="http://schemas.microsoft.com/office/word/2010/wordprocessingShape">
                    <wps:wsp>
                      <wps:cNvSpPr/>
                      <wps:spPr>
                        <a:xfrm>
                          <a:off x="0" y="0"/>
                          <a:ext cx="1085850" cy="466725"/>
                        </a:xfrm>
                        <a:prstGeom prst="roundRect">
                          <a:avLst/>
                        </a:prstGeom>
                        <a:solidFill>
                          <a:schemeClr val="accent6">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963394" w14:textId="081EBCB6" w:rsidR="00EC029D" w:rsidRPr="00EC029D" w:rsidRDefault="00EC029D" w:rsidP="00EC029D">
                            <w:pPr>
                              <w:jc w:val="center"/>
                              <w:rPr>
                                <w:lang w:val="es-419"/>
                              </w:rPr>
                            </w:pPr>
                            <w:r>
                              <w:rPr>
                                <w:lang w:val="es-419"/>
                              </w:rPr>
                              <w:t>MP2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7CF88D6" id="_x0000_s1054" style="position:absolute;left:0;text-align:left;margin-left:297pt;margin-top:.95pt;width:85.5pt;height:36.75pt;z-index:2518113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" fillcolor="#c5e0b3 [1305]" strokecolor="black [3213]" strokeweight="1pt">
                <v:stroke joinstyle="miter"/>
                <v:textbox>
                  <w:txbxContent>
                    <w:p w14:paraId="7C963394" w14:textId="081EBCB6" w:rsidR="00EC029D" w:rsidRPr="00EC029D" w:rsidRDefault="00EC029D" w:rsidP="00EC029D">
                      <w:pPr>
                        <w:jc w:val="center"/>
                        <w:rPr>
                          <w:lang w:val="es-419"/>
                        </w:rPr>
                      </w:pPr>
                      <w:r>
                        <w:rPr>
                          <w:lang w:val="es-419"/>
                        </w:rPr>
                        <w:t>MP2</w:t>
                      </w:r>
                    </w:p>
                  </w:txbxContent>
                </v:textbox>
              </v:roundrect>
            </w:pict>
          </mc:Fallback>
        </mc:AlternateContent>
      </w:r>
    </w:p>
    <w:p w14:paraId="39A51C93" w14:textId="5E4891B0" w:rsidR="00C51106" w:rsidRDefault="00EC029D" w:rsidP="00881F90">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18496" behindDoc="0" locked="0" layoutInCell="1" allowOverlap="1" wp14:anchorId="50FA3E4E" wp14:editId="08506459">
                <wp:simplePos x="0" y="0"/>
                <wp:positionH relativeFrom="column">
                  <wp:posOffset>1019175</wp:posOffset>
                </wp:positionH>
                <wp:positionV relativeFrom="paragraph">
                  <wp:posOffset>323850</wp:posOffset>
                </wp:positionV>
                <wp:extent cx="1143000" cy="685800"/>
                <wp:effectExtent l="0" t="0" r="57150" b="57150"/>
                <wp:wrapNone/>
                <wp:docPr id="2012553069" name="Conector recto de flecha 2"/>
                <wp:cNvGraphicFramePr/>
                <a:graphic xmlns:a="http://schemas.openxmlformats.org/drawingml/2006/main">
                  <a:graphicData uri="http://schemas.microsoft.com/office/word/2010/wordprocessingShape">
                    <wps:wsp>
                      <wps:cNvCnPr/>
                      <wps:spPr>
                        <a:xfrm>
                          <a:off x="0" y="0"/>
                          <a:ext cx="114300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D70A89" id="Conector recto de flecha 2" o:spid="_x0000_s1026" type="#_x0000_t32" style="position:absolute;margin-left:80.25pt;margin-top:25.5pt;width:90pt;height:54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" strokecolor="black [3200]" strokeweight=".5pt">
                <v:stroke endarrow="block" joinstyle="miter"/>
              </v:shape>
            </w:pict>
          </mc:Fallback>
        </mc:AlternateContent>
      </w:r>
    </w:p>
    <w:p w14:paraId="31068EBB" w14:textId="380DABAA" w:rsidR="00C51106" w:rsidRDefault="00EC029D" w:rsidP="00881F90">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20544" behindDoc="0" locked="0" layoutInCell="1" allowOverlap="1" wp14:anchorId="7BA0B729" wp14:editId="5511C3A3">
                <wp:simplePos x="0" y="0"/>
                <wp:positionH relativeFrom="column">
                  <wp:posOffset>3267075</wp:posOffset>
                </wp:positionH>
                <wp:positionV relativeFrom="paragraph">
                  <wp:posOffset>290195</wp:posOffset>
                </wp:positionV>
                <wp:extent cx="542925" cy="288290"/>
                <wp:effectExtent l="0" t="38100" r="47625" b="35560"/>
                <wp:wrapNone/>
                <wp:docPr id="769997008" name="Conector recto de flecha 2"/>
                <wp:cNvGraphicFramePr/>
                <a:graphic xmlns:a="http://schemas.openxmlformats.org/drawingml/2006/main">
                  <a:graphicData uri="http://schemas.microsoft.com/office/word/2010/wordprocessingShape">
                    <wps:wsp>
                      <wps:cNvCnPr/>
                      <wps:spPr>
                        <a:xfrm flipV="1">
                          <a:off x="0" y="0"/>
                          <a:ext cx="542925" cy="2882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6364B7" id="Conector recto de flecha 2" o:spid="_x0000_s1026" type="#_x0000_t32" style="position:absolute;margin-left:257.25pt;margin-top:22.85pt;width:42.75pt;height:22.7pt;flip:y;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3376" behindDoc="0" locked="0" layoutInCell="1" allowOverlap="1" wp14:anchorId="4D2C724E" wp14:editId="0B0DFBF1">
                <wp:simplePos x="0" y="0"/>
                <wp:positionH relativeFrom="column">
                  <wp:posOffset>3790950</wp:posOffset>
                </wp:positionH>
                <wp:positionV relativeFrom="paragraph">
                  <wp:posOffset>26035</wp:posOffset>
                </wp:positionV>
                <wp:extent cx="1085850" cy="466725"/>
                <wp:effectExtent l="0" t="0" r="19050" b="28575"/>
                <wp:wrapNone/>
                <wp:docPr id="1563430689" name="Rectángulo: esquinas redondeadas 1"/>
                <wp:cNvGraphicFramePr/>
                <a:graphic xmlns:a="http://schemas.openxmlformats.org/drawingml/2006/main">
                  <a:graphicData uri="http://schemas.microsoft.com/office/word/2010/wordprocessingShape">
                    <wps:wsp>
                      <wps:cNvSpPr/>
                      <wps:spPr>
                        <a:xfrm>
                          <a:off x="0" y="0"/>
                          <a:ext cx="1085850" cy="466725"/>
                        </a:xfrm>
                        <a:prstGeom prst="roundRect">
                          <a:avLst/>
                        </a:prstGeom>
                        <a:solidFill>
                          <a:schemeClr val="accent6">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3C1A9A" w14:textId="0F33B284" w:rsidR="00EC029D" w:rsidRPr="00EC029D" w:rsidRDefault="00EC029D" w:rsidP="00EC029D">
                            <w:pPr>
                              <w:jc w:val="center"/>
                              <w:rPr>
                                <w:lang w:val="es-419"/>
                              </w:rPr>
                            </w:pPr>
                            <w:r>
                              <w:rPr>
                                <w:lang w:val="es-419"/>
                              </w:rPr>
                              <w:t>MP3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2C724E" id="_x0000_s1055" style="position:absolute;left:0;text-align:left;margin-left:298.5pt;margin-top:2.05pt;width:85.5pt;height:36.75pt;z-index:2518133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" fillcolor="#c5e0b3 [1305]" strokecolor="black [3213]" strokeweight="1pt">
                <v:stroke joinstyle="miter"/>
                <v:textbox>
                  <w:txbxContent>
                    <w:p w14:paraId="4C3C1A9A" w14:textId="0F33B284" w:rsidR="00EC029D" w:rsidRPr="00EC029D" w:rsidRDefault="00EC029D" w:rsidP="00EC029D">
                      <w:pPr>
                        <w:jc w:val="center"/>
                        <w:rPr>
                          <w:lang w:val="es-419"/>
                        </w:rPr>
                      </w:pPr>
                      <w:r>
                        <w:rPr>
                          <w:lang w:val="es-419"/>
                        </w:rPr>
                        <w:t>MP3</w:t>
                      </w:r>
                    </w:p>
                  </w:txbxContent>
                </v:textbox>
              </v:roundrect>
            </w:pict>
          </mc:Fallback>
        </mc:AlternateContent>
      </w:r>
    </w:p>
    <w:p w14:paraId="4EE597F3" w14:textId="766D7155" w:rsidR="00C51106" w:rsidRDefault="00EC029D" w:rsidP="00881F90">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07232" behindDoc="0" locked="0" layoutInCell="1" allowOverlap="1" wp14:anchorId="29B8AAA9" wp14:editId="6EC43B0E">
                <wp:simplePos x="0" y="0"/>
                <wp:positionH relativeFrom="column">
                  <wp:posOffset>2171700</wp:posOffset>
                </wp:positionH>
                <wp:positionV relativeFrom="paragraph">
                  <wp:posOffset>13970</wp:posOffset>
                </wp:positionV>
                <wp:extent cx="1085850" cy="466725"/>
                <wp:effectExtent l="0" t="0" r="19050" b="28575"/>
                <wp:wrapNone/>
                <wp:docPr id="1194838206" name="Rectángulo: esquinas redondeadas 1"/>
                <wp:cNvGraphicFramePr/>
                <a:graphic xmlns:a="http://schemas.openxmlformats.org/drawingml/2006/main">
                  <a:graphicData uri="http://schemas.microsoft.com/office/word/2010/wordprocessingShape">
                    <wps:wsp>
                      <wps:cNvSpPr/>
                      <wps:spPr>
                        <a:xfrm>
                          <a:off x="0" y="0"/>
                          <a:ext cx="1085850" cy="466725"/>
                        </a:xfrm>
                        <a:prstGeom prst="roundRect">
                          <a:avLst/>
                        </a:prstGeom>
                        <a:solidFill>
                          <a:schemeClr val="accent6">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429C4D" w14:textId="047C151C" w:rsidR="00EC029D" w:rsidRPr="00EC029D" w:rsidRDefault="00EC029D" w:rsidP="00EC029D">
                            <w:pPr>
                              <w:jc w:val="center"/>
                              <w:rPr>
                                <w:lang w:val="es-419"/>
                              </w:rPr>
                            </w:pPr>
                            <w:r>
                              <w:rPr>
                                <w:lang w:val="es-419"/>
                              </w:rPr>
                              <w:t>SE2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B8AAA9" id="_x0000_s1056" style="position:absolute;left:0;text-align:left;margin-left:171pt;margin-top:1.1pt;width:85.5pt;height:36.75pt;z-index:2518072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" fillcolor="#c5e0b3 [1305]" strokecolor="black [3213]" strokeweight="1pt">
                <v:stroke joinstyle="miter"/>
                <v:textbox>
                  <w:txbxContent>
                    <w:p w14:paraId="78429C4D" w14:textId="047C151C" w:rsidR="00EC029D" w:rsidRPr="00EC029D" w:rsidRDefault="00EC029D" w:rsidP="00EC029D">
                      <w:pPr>
                        <w:jc w:val="center"/>
                        <w:rPr>
                          <w:lang w:val="es-419"/>
                        </w:rPr>
                      </w:pPr>
                      <w:r>
                        <w:rPr>
                          <w:lang w:val="es-419"/>
                        </w:rPr>
                        <w:t>SE2</w:t>
                      </w:r>
                    </w:p>
                  </w:txbxContent>
                </v:textbox>
              </v:roundrect>
            </w:pict>
          </mc:Fallback>
        </mc:AlternateContent>
      </w:r>
    </w:p>
    <w:p w14:paraId="680CD0B9" w14:textId="2929CB75" w:rsidR="00C51106" w:rsidRDefault="00EC029D" w:rsidP="00881F90">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22592" behindDoc="0" locked="0" layoutInCell="1" allowOverlap="1" wp14:anchorId="4B62D609" wp14:editId="6F16B006">
                <wp:simplePos x="0" y="0"/>
                <wp:positionH relativeFrom="column">
                  <wp:posOffset>3257550</wp:posOffset>
                </wp:positionH>
                <wp:positionV relativeFrom="paragraph">
                  <wp:posOffset>11430</wp:posOffset>
                </wp:positionV>
                <wp:extent cx="571500" cy="247650"/>
                <wp:effectExtent l="0" t="0" r="76200" b="57150"/>
                <wp:wrapNone/>
                <wp:docPr id="1587570473" name="Conector recto de flecha 2"/>
                <wp:cNvGraphicFramePr/>
                <a:graphic xmlns:a="http://schemas.openxmlformats.org/drawingml/2006/main">
                  <a:graphicData uri="http://schemas.microsoft.com/office/word/2010/wordprocessingShape">
                    <wps:wsp>
                      <wps:cNvCnPr/>
                      <wps:spPr>
                        <a:xfrm>
                          <a:off x="0" y="0"/>
                          <a:ext cx="57150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BA6D9D" id="Conector recto de flecha 2" o:spid="_x0000_s1026" type="#_x0000_t32" style="position:absolute;margin-left:256.5pt;margin-top:.9pt;width:45pt;height:19.5p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15424" behindDoc="0" locked="0" layoutInCell="1" allowOverlap="1" wp14:anchorId="3AB64100" wp14:editId="3286FC22">
                <wp:simplePos x="0" y="0"/>
                <wp:positionH relativeFrom="column">
                  <wp:posOffset>3848100</wp:posOffset>
                </wp:positionH>
                <wp:positionV relativeFrom="paragraph">
                  <wp:posOffset>125730</wp:posOffset>
                </wp:positionV>
                <wp:extent cx="1085850" cy="466725"/>
                <wp:effectExtent l="0" t="0" r="19050" b="28575"/>
                <wp:wrapNone/>
                <wp:docPr id="1437320343" name="Rectángulo: esquinas redondeadas 1"/>
                <wp:cNvGraphicFramePr/>
                <a:graphic xmlns:a="http://schemas.openxmlformats.org/drawingml/2006/main">
                  <a:graphicData uri="http://schemas.microsoft.com/office/word/2010/wordprocessingShape">
                    <wps:wsp>
                      <wps:cNvSpPr/>
                      <wps:spPr>
                        <a:xfrm>
                          <a:off x="0" y="0"/>
                          <a:ext cx="1085850" cy="466725"/>
                        </a:xfrm>
                        <a:prstGeom prst="roundRect">
                          <a:avLst/>
                        </a:prstGeom>
                        <a:solidFill>
                          <a:schemeClr val="accent6">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DD74A5" w14:textId="2F130B4F" w:rsidR="00EC029D" w:rsidRPr="00EC029D" w:rsidRDefault="00EC029D" w:rsidP="00EC029D">
                            <w:pPr>
                              <w:jc w:val="center"/>
                              <w:rPr>
                                <w:lang w:val="es-419"/>
                              </w:rPr>
                            </w:pPr>
                            <w:r>
                              <w:rPr>
                                <w:lang w:val="es-419"/>
                              </w:rPr>
                              <w:t>MP4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B64100" id="_x0000_s1057" style="position:absolute;left:0;text-align:left;margin-left:303pt;margin-top:9.9pt;width:85.5pt;height:36.75pt;z-index:2518154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" fillcolor="#c5e0b3 [1305]" strokecolor="black [3213]" strokeweight="1pt">
                <v:stroke joinstyle="miter"/>
                <v:textbox>
                  <w:txbxContent>
                    <w:p w14:paraId="2DDD74A5" w14:textId="2F130B4F" w:rsidR="00EC029D" w:rsidRPr="00EC029D" w:rsidRDefault="00EC029D" w:rsidP="00EC029D">
                      <w:pPr>
                        <w:jc w:val="center"/>
                        <w:rPr>
                          <w:lang w:val="es-419"/>
                        </w:rPr>
                      </w:pPr>
                      <w:r>
                        <w:rPr>
                          <w:lang w:val="es-419"/>
                        </w:rPr>
                        <w:t>MP4</w:t>
                      </w:r>
                    </w:p>
                  </w:txbxContent>
                </v:textbox>
              </v:roundrect>
            </w:pict>
          </mc:Fallback>
        </mc:AlternateContent>
      </w:r>
    </w:p>
    <w:p w14:paraId="59D52BA5" w14:textId="49ED13F3" w:rsidR="00C51106" w:rsidRDefault="00C51106" w:rsidP="00881F90">
      <w:pPr>
        <w:spacing w:line="360" w:lineRule="auto"/>
        <w:jc w:val="both"/>
        <w:rPr>
          <w:rFonts w:ascii="Times New Roman" w:hAnsi="Times New Roman" w:cs="Times New Roman"/>
          <w:sz w:val="24"/>
          <w:szCs w:val="24"/>
        </w:rPr>
      </w:pPr>
    </w:p>
    <w:p w14:paraId="2F579AD3" w14:textId="260E3D30" w:rsidR="00881F90" w:rsidRDefault="00881F90" w:rsidP="00881F90">
      <w:pPr>
        <w:spacing w:line="360" w:lineRule="auto"/>
        <w:jc w:val="both"/>
        <w:rPr>
          <w:rFonts w:ascii="Times New Roman" w:hAnsi="Times New Roman" w:cs="Times New Roman"/>
          <w:sz w:val="24"/>
          <w:szCs w:val="24"/>
        </w:rPr>
      </w:pPr>
      <w:r w:rsidRPr="00881F90">
        <w:rPr>
          <w:rFonts w:ascii="Times New Roman" w:hAnsi="Times New Roman" w:cs="Times New Roman"/>
          <w:sz w:val="24"/>
          <w:szCs w:val="24"/>
        </w:rPr>
        <w:lastRenderedPageBreak/>
        <w:t>Las existencias de materiales y capacidades de almacenamiento se muestran a</w:t>
      </w:r>
      <w:r>
        <w:rPr>
          <w:rFonts w:ascii="Times New Roman" w:hAnsi="Times New Roman" w:cs="Times New Roman"/>
          <w:sz w:val="24"/>
          <w:szCs w:val="24"/>
        </w:rPr>
        <w:t xml:space="preserve"> </w:t>
      </w:r>
      <w:r w:rsidRPr="00881F90">
        <w:rPr>
          <w:rFonts w:ascii="Times New Roman" w:hAnsi="Times New Roman" w:cs="Times New Roman"/>
          <w:sz w:val="24"/>
          <w:szCs w:val="24"/>
        </w:rPr>
        <w:t>continuación.</w:t>
      </w:r>
    </w:p>
    <w:p w14:paraId="01101348" w14:textId="118DFDC4" w:rsidR="00586ABA" w:rsidRDefault="00586ABA" w:rsidP="00586ABA">
      <w:pPr>
        <w:pStyle w:val="Descripcin"/>
        <w:keepNext/>
        <w:spacing w:after="0"/>
        <w:jc w:val="center"/>
      </w:pPr>
      <w:bookmarkStart w:id="369" w:name="_Toc159708731"/>
      <w:r>
        <w:t xml:space="preserve">Tabla </w:t>
      </w:r>
      <w:r>
        <w:fldChar w:fldCharType="begin"/>
      </w:r>
      <w:r>
        <w:instrText xml:space="preserve"> SEQ Tabla \* ARABIC </w:instrText>
      </w:r>
      <w:r>
        <w:fldChar w:fldCharType="separate"/>
      </w:r>
      <w:r w:rsidR="00231346">
        <w:rPr>
          <w:noProof/>
        </w:rPr>
        <w:t>5</w:t>
      </w:r>
      <w:r>
        <w:fldChar w:fldCharType="end"/>
      </w:r>
      <w:r>
        <w:t xml:space="preserve"> Parámetros de la práctica de red de petri</w:t>
      </w:r>
      <w:bookmarkEnd w:id="369"/>
    </w:p>
    <w:p w14:paraId="3417E470" w14:textId="37D1A768" w:rsidR="00586ABA" w:rsidRDefault="00586ABA" w:rsidP="00586ABA">
      <w:pPr>
        <w:pStyle w:val="Descripcin"/>
        <w:keepNext/>
        <w:spacing w:after="0"/>
        <w:jc w:val="center"/>
      </w:pPr>
      <w:r w:rsidRPr="009D51E3">
        <w:t>Realizado por LETURNE PLUAS JHON BYRON &amp; CHICA VALFRE VALESKA SOFIA</w:t>
      </w:r>
    </w:p>
    <w:tbl>
      <w:tblPr>
        <w:tblStyle w:val="Tablaconcuadrcula"/>
        <w:tblW w:w="0" w:type="auto"/>
        <w:tblLook w:val="04A0" w:firstRow="1" w:lastRow="0" w:firstColumn="1" w:lastColumn="0" w:noHBand="0" w:noVBand="1"/>
      </w:tblPr>
      <w:tblGrid>
        <w:gridCol w:w="3005"/>
        <w:gridCol w:w="3005"/>
        <w:gridCol w:w="3006"/>
      </w:tblGrid>
      <w:tr w:rsidR="00881F90" w:rsidRPr="00D9251A" w14:paraId="29DC6EEB" w14:textId="77777777" w:rsidTr="00D9251A">
        <w:tc>
          <w:tcPr>
            <w:tcW w:w="3005" w:type="dxa"/>
            <w:shd w:val="clear" w:color="auto" w:fill="FFD966" w:themeFill="accent4" w:themeFillTint="99"/>
          </w:tcPr>
          <w:p w14:paraId="411DE4F6" w14:textId="7A09EE9E" w:rsidR="00881F90" w:rsidRPr="00D9251A" w:rsidRDefault="00881F90" w:rsidP="00D9251A">
            <w:pPr>
              <w:spacing w:line="360" w:lineRule="auto"/>
              <w:jc w:val="center"/>
              <w:rPr>
                <w:rFonts w:ascii="Times New Roman" w:hAnsi="Times New Roman" w:cs="Times New Roman"/>
                <w:b/>
                <w:bCs/>
                <w:sz w:val="24"/>
                <w:szCs w:val="24"/>
              </w:rPr>
            </w:pPr>
            <w:r w:rsidRPr="00D9251A">
              <w:rPr>
                <w:rFonts w:ascii="Times New Roman" w:hAnsi="Times New Roman" w:cs="Times New Roman"/>
                <w:b/>
                <w:bCs/>
                <w:sz w:val="24"/>
                <w:szCs w:val="24"/>
              </w:rPr>
              <w:t>Materiales</w:t>
            </w:r>
          </w:p>
        </w:tc>
        <w:tc>
          <w:tcPr>
            <w:tcW w:w="3005" w:type="dxa"/>
            <w:shd w:val="clear" w:color="auto" w:fill="FFD966" w:themeFill="accent4" w:themeFillTint="99"/>
          </w:tcPr>
          <w:p w14:paraId="32E577BA" w14:textId="757AD075" w:rsidR="00881F90" w:rsidRPr="00D9251A" w:rsidRDefault="00881F90" w:rsidP="00D9251A">
            <w:pPr>
              <w:spacing w:line="360" w:lineRule="auto"/>
              <w:jc w:val="center"/>
              <w:rPr>
                <w:rFonts w:ascii="Times New Roman" w:hAnsi="Times New Roman" w:cs="Times New Roman"/>
                <w:b/>
                <w:bCs/>
                <w:sz w:val="24"/>
                <w:szCs w:val="24"/>
              </w:rPr>
            </w:pPr>
            <w:r w:rsidRPr="00D9251A">
              <w:rPr>
                <w:rFonts w:ascii="Times New Roman" w:hAnsi="Times New Roman" w:cs="Times New Roman"/>
                <w:b/>
                <w:bCs/>
                <w:sz w:val="24"/>
                <w:szCs w:val="24"/>
              </w:rPr>
              <w:t>Existentes</w:t>
            </w:r>
          </w:p>
        </w:tc>
        <w:tc>
          <w:tcPr>
            <w:tcW w:w="3006" w:type="dxa"/>
            <w:shd w:val="clear" w:color="auto" w:fill="FFD966" w:themeFill="accent4" w:themeFillTint="99"/>
          </w:tcPr>
          <w:p w14:paraId="282EE38D" w14:textId="4289C7C9" w:rsidR="00881F90" w:rsidRPr="00D9251A" w:rsidRDefault="00881F90" w:rsidP="00D9251A">
            <w:pPr>
              <w:spacing w:line="360" w:lineRule="auto"/>
              <w:jc w:val="center"/>
              <w:rPr>
                <w:rFonts w:ascii="Times New Roman" w:hAnsi="Times New Roman" w:cs="Times New Roman"/>
                <w:b/>
                <w:bCs/>
                <w:sz w:val="24"/>
                <w:szCs w:val="24"/>
              </w:rPr>
            </w:pPr>
            <w:r w:rsidRPr="00D9251A">
              <w:rPr>
                <w:rFonts w:ascii="Times New Roman" w:hAnsi="Times New Roman" w:cs="Times New Roman"/>
                <w:b/>
                <w:bCs/>
                <w:sz w:val="24"/>
                <w:szCs w:val="24"/>
              </w:rPr>
              <w:t>Capacidades</w:t>
            </w:r>
          </w:p>
        </w:tc>
      </w:tr>
      <w:tr w:rsidR="00881F90" w14:paraId="32CE8843" w14:textId="77777777" w:rsidTr="00881F90">
        <w:tc>
          <w:tcPr>
            <w:tcW w:w="3005" w:type="dxa"/>
          </w:tcPr>
          <w:p w14:paraId="0897E6EB" w14:textId="46A443C5" w:rsidR="00881F90" w:rsidRDefault="00881F90" w:rsidP="00D9251A">
            <w:pPr>
              <w:spacing w:line="360" w:lineRule="auto"/>
              <w:jc w:val="center"/>
              <w:rPr>
                <w:rFonts w:ascii="Times New Roman" w:hAnsi="Times New Roman" w:cs="Times New Roman"/>
                <w:sz w:val="24"/>
                <w:szCs w:val="24"/>
              </w:rPr>
            </w:pPr>
            <w:r>
              <w:rPr>
                <w:rFonts w:ascii="Times New Roman" w:hAnsi="Times New Roman" w:cs="Times New Roman"/>
                <w:sz w:val="24"/>
                <w:szCs w:val="24"/>
              </w:rPr>
              <w:t>PT</w:t>
            </w:r>
          </w:p>
        </w:tc>
        <w:tc>
          <w:tcPr>
            <w:tcW w:w="3005" w:type="dxa"/>
          </w:tcPr>
          <w:p w14:paraId="46828C07" w14:textId="6371BAF3" w:rsidR="00881F90" w:rsidRDefault="00D9251A" w:rsidP="00D9251A">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006" w:type="dxa"/>
          </w:tcPr>
          <w:p w14:paraId="1942CD66" w14:textId="26288257" w:rsidR="00881F90" w:rsidRDefault="00D9251A" w:rsidP="00D9251A">
            <w:pPr>
              <w:spacing w:line="360" w:lineRule="auto"/>
              <w:jc w:val="center"/>
              <w:rPr>
                <w:rFonts w:ascii="Times New Roman" w:hAnsi="Times New Roman" w:cs="Times New Roman"/>
                <w:sz w:val="24"/>
                <w:szCs w:val="24"/>
              </w:rPr>
            </w:pPr>
            <w:r>
              <w:rPr>
                <w:rFonts w:ascii="Times New Roman" w:hAnsi="Times New Roman" w:cs="Times New Roman"/>
                <w:sz w:val="24"/>
                <w:szCs w:val="24"/>
              </w:rPr>
              <w:t>50</w:t>
            </w:r>
          </w:p>
        </w:tc>
      </w:tr>
      <w:tr w:rsidR="00881F90" w14:paraId="5A3E4CFA" w14:textId="77777777" w:rsidTr="00881F90">
        <w:tc>
          <w:tcPr>
            <w:tcW w:w="3005" w:type="dxa"/>
          </w:tcPr>
          <w:p w14:paraId="384E53BF" w14:textId="40D664F1" w:rsidR="00881F90" w:rsidRDefault="00881F90" w:rsidP="00D9251A">
            <w:pPr>
              <w:spacing w:line="360" w:lineRule="auto"/>
              <w:jc w:val="center"/>
              <w:rPr>
                <w:rFonts w:ascii="Times New Roman" w:hAnsi="Times New Roman" w:cs="Times New Roman"/>
                <w:sz w:val="24"/>
                <w:szCs w:val="24"/>
              </w:rPr>
            </w:pPr>
            <w:r>
              <w:rPr>
                <w:rFonts w:ascii="Times New Roman" w:hAnsi="Times New Roman" w:cs="Times New Roman"/>
                <w:sz w:val="24"/>
                <w:szCs w:val="24"/>
              </w:rPr>
              <w:t>SE1</w:t>
            </w:r>
          </w:p>
        </w:tc>
        <w:tc>
          <w:tcPr>
            <w:tcW w:w="3005" w:type="dxa"/>
          </w:tcPr>
          <w:p w14:paraId="2FEFA552" w14:textId="1D1DF6CA" w:rsidR="00881F90" w:rsidRDefault="00D9251A" w:rsidP="00D9251A">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006" w:type="dxa"/>
          </w:tcPr>
          <w:p w14:paraId="17A619F3" w14:textId="26F3F09B" w:rsidR="00881F90" w:rsidRDefault="00D9251A" w:rsidP="00D9251A">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881F90" w14:paraId="340DD86A" w14:textId="77777777" w:rsidTr="00881F90">
        <w:tc>
          <w:tcPr>
            <w:tcW w:w="3005" w:type="dxa"/>
          </w:tcPr>
          <w:p w14:paraId="231BFA86" w14:textId="766F5168" w:rsidR="00881F90" w:rsidRDefault="00881F90" w:rsidP="00D9251A">
            <w:pPr>
              <w:spacing w:line="360" w:lineRule="auto"/>
              <w:jc w:val="center"/>
              <w:rPr>
                <w:rFonts w:ascii="Times New Roman" w:hAnsi="Times New Roman" w:cs="Times New Roman"/>
                <w:sz w:val="24"/>
                <w:szCs w:val="24"/>
              </w:rPr>
            </w:pPr>
            <w:r>
              <w:rPr>
                <w:rFonts w:ascii="Times New Roman" w:hAnsi="Times New Roman" w:cs="Times New Roman"/>
                <w:sz w:val="24"/>
                <w:szCs w:val="24"/>
              </w:rPr>
              <w:t>SE2</w:t>
            </w:r>
          </w:p>
        </w:tc>
        <w:tc>
          <w:tcPr>
            <w:tcW w:w="3005" w:type="dxa"/>
          </w:tcPr>
          <w:p w14:paraId="0366A925" w14:textId="21915630" w:rsidR="00881F90" w:rsidRDefault="00D9251A" w:rsidP="00D9251A">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006" w:type="dxa"/>
          </w:tcPr>
          <w:p w14:paraId="1473A857" w14:textId="0C8A5DC3" w:rsidR="00881F90" w:rsidRDefault="00D9251A" w:rsidP="00D9251A">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r>
      <w:tr w:rsidR="00881F90" w14:paraId="7D16B531" w14:textId="77777777" w:rsidTr="00881F90">
        <w:tc>
          <w:tcPr>
            <w:tcW w:w="3005" w:type="dxa"/>
          </w:tcPr>
          <w:p w14:paraId="123426F0" w14:textId="13D10575" w:rsidR="00881F90" w:rsidRDefault="00881F90" w:rsidP="00D9251A">
            <w:pPr>
              <w:spacing w:line="360" w:lineRule="auto"/>
              <w:jc w:val="center"/>
              <w:rPr>
                <w:rFonts w:ascii="Times New Roman" w:hAnsi="Times New Roman" w:cs="Times New Roman"/>
                <w:sz w:val="24"/>
                <w:szCs w:val="24"/>
              </w:rPr>
            </w:pPr>
            <w:r>
              <w:rPr>
                <w:rFonts w:ascii="Times New Roman" w:hAnsi="Times New Roman" w:cs="Times New Roman"/>
                <w:sz w:val="24"/>
                <w:szCs w:val="24"/>
              </w:rPr>
              <w:t>MP1</w:t>
            </w:r>
          </w:p>
        </w:tc>
        <w:tc>
          <w:tcPr>
            <w:tcW w:w="3005" w:type="dxa"/>
          </w:tcPr>
          <w:p w14:paraId="75C68326" w14:textId="5FA428C2" w:rsidR="00881F90" w:rsidRDefault="00D9251A" w:rsidP="00D9251A">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006" w:type="dxa"/>
          </w:tcPr>
          <w:p w14:paraId="5BA25153" w14:textId="7B4D0A47" w:rsidR="00881F90" w:rsidRDefault="00D9251A" w:rsidP="00D9251A">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r>
      <w:tr w:rsidR="00881F90" w14:paraId="4FBB68EF" w14:textId="77777777" w:rsidTr="00881F90">
        <w:tc>
          <w:tcPr>
            <w:tcW w:w="3005" w:type="dxa"/>
          </w:tcPr>
          <w:p w14:paraId="6B32030C" w14:textId="4876A8DB" w:rsidR="00881F90" w:rsidRDefault="00881F90" w:rsidP="00D9251A">
            <w:pPr>
              <w:spacing w:line="360" w:lineRule="auto"/>
              <w:jc w:val="center"/>
              <w:rPr>
                <w:rFonts w:ascii="Times New Roman" w:hAnsi="Times New Roman" w:cs="Times New Roman"/>
                <w:sz w:val="24"/>
                <w:szCs w:val="24"/>
              </w:rPr>
            </w:pPr>
            <w:r>
              <w:rPr>
                <w:rFonts w:ascii="Times New Roman" w:hAnsi="Times New Roman" w:cs="Times New Roman"/>
                <w:sz w:val="24"/>
                <w:szCs w:val="24"/>
              </w:rPr>
              <w:t>MP2</w:t>
            </w:r>
          </w:p>
        </w:tc>
        <w:tc>
          <w:tcPr>
            <w:tcW w:w="3005" w:type="dxa"/>
          </w:tcPr>
          <w:p w14:paraId="78ABD313" w14:textId="37BC7298" w:rsidR="00881F90" w:rsidRDefault="00D9251A" w:rsidP="00D9251A">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006" w:type="dxa"/>
          </w:tcPr>
          <w:p w14:paraId="72CD7982" w14:textId="67B41318" w:rsidR="00881F90" w:rsidRDefault="00D9251A" w:rsidP="00D9251A">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r>
      <w:tr w:rsidR="00881F90" w14:paraId="23CF89CF" w14:textId="77777777" w:rsidTr="00881F90">
        <w:tc>
          <w:tcPr>
            <w:tcW w:w="3005" w:type="dxa"/>
          </w:tcPr>
          <w:p w14:paraId="63B58AA3" w14:textId="7608A473" w:rsidR="00881F90" w:rsidRDefault="00881F90" w:rsidP="00D9251A">
            <w:pPr>
              <w:spacing w:line="360" w:lineRule="auto"/>
              <w:jc w:val="center"/>
              <w:rPr>
                <w:rFonts w:ascii="Times New Roman" w:hAnsi="Times New Roman" w:cs="Times New Roman"/>
                <w:sz w:val="24"/>
                <w:szCs w:val="24"/>
              </w:rPr>
            </w:pPr>
            <w:r>
              <w:rPr>
                <w:rFonts w:ascii="Times New Roman" w:hAnsi="Times New Roman" w:cs="Times New Roman"/>
                <w:sz w:val="24"/>
                <w:szCs w:val="24"/>
              </w:rPr>
              <w:t>MP3</w:t>
            </w:r>
          </w:p>
        </w:tc>
        <w:tc>
          <w:tcPr>
            <w:tcW w:w="3005" w:type="dxa"/>
          </w:tcPr>
          <w:p w14:paraId="46948C0C" w14:textId="5384FC12" w:rsidR="00881F90" w:rsidRDefault="00D9251A" w:rsidP="00D9251A">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3006" w:type="dxa"/>
          </w:tcPr>
          <w:p w14:paraId="4BCD735D" w14:textId="188C3235" w:rsidR="00881F90" w:rsidRDefault="00D9251A" w:rsidP="00D9251A">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r>
      <w:tr w:rsidR="00881F90" w14:paraId="68D2F27C" w14:textId="77777777" w:rsidTr="00D9251A">
        <w:trPr>
          <w:trHeight w:val="70"/>
        </w:trPr>
        <w:tc>
          <w:tcPr>
            <w:tcW w:w="3005" w:type="dxa"/>
          </w:tcPr>
          <w:p w14:paraId="6BE68790" w14:textId="07D20332" w:rsidR="00881F90" w:rsidRDefault="00881F90" w:rsidP="00D9251A">
            <w:pPr>
              <w:spacing w:line="360" w:lineRule="auto"/>
              <w:jc w:val="center"/>
              <w:rPr>
                <w:rFonts w:ascii="Times New Roman" w:hAnsi="Times New Roman" w:cs="Times New Roman"/>
                <w:sz w:val="24"/>
                <w:szCs w:val="24"/>
              </w:rPr>
            </w:pPr>
            <w:r>
              <w:rPr>
                <w:rFonts w:ascii="Times New Roman" w:hAnsi="Times New Roman" w:cs="Times New Roman"/>
                <w:sz w:val="24"/>
                <w:szCs w:val="24"/>
              </w:rPr>
              <w:t>MP4</w:t>
            </w:r>
          </w:p>
        </w:tc>
        <w:tc>
          <w:tcPr>
            <w:tcW w:w="3005" w:type="dxa"/>
          </w:tcPr>
          <w:p w14:paraId="05EB9674" w14:textId="2FC729FD" w:rsidR="00881F90" w:rsidRDefault="00D9251A" w:rsidP="00D9251A">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006" w:type="dxa"/>
          </w:tcPr>
          <w:p w14:paraId="39F78C6D" w14:textId="0385A93B" w:rsidR="00881F90" w:rsidRDefault="00D9251A" w:rsidP="00D9251A">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r>
    </w:tbl>
    <w:p w14:paraId="19156C72" w14:textId="77777777" w:rsidR="00586ABA" w:rsidRDefault="00586ABA" w:rsidP="00D9251A">
      <w:pPr>
        <w:spacing w:line="360" w:lineRule="auto"/>
        <w:jc w:val="both"/>
        <w:rPr>
          <w:rFonts w:ascii="Times New Roman" w:hAnsi="Times New Roman" w:cs="Times New Roman"/>
          <w:sz w:val="24"/>
          <w:szCs w:val="24"/>
        </w:rPr>
      </w:pPr>
    </w:p>
    <w:p w14:paraId="6C442BB5" w14:textId="10FEC698" w:rsidR="00D9251A" w:rsidRDefault="00D9251A" w:rsidP="00D9251A">
      <w:pPr>
        <w:spacing w:line="360" w:lineRule="auto"/>
        <w:jc w:val="both"/>
        <w:rPr>
          <w:rFonts w:ascii="Times New Roman" w:hAnsi="Times New Roman" w:cs="Times New Roman"/>
          <w:sz w:val="24"/>
          <w:szCs w:val="24"/>
        </w:rPr>
      </w:pPr>
      <w:r w:rsidRPr="00D9251A">
        <w:rPr>
          <w:rFonts w:ascii="Times New Roman" w:hAnsi="Times New Roman" w:cs="Times New Roman"/>
          <w:sz w:val="24"/>
          <w:szCs w:val="24"/>
        </w:rPr>
        <w:t>En este caso, se omitirán los transportes, y solo se requerirán de tres (3) operarios</w:t>
      </w:r>
      <w:r>
        <w:rPr>
          <w:rFonts w:ascii="Times New Roman" w:hAnsi="Times New Roman" w:cs="Times New Roman"/>
          <w:sz w:val="24"/>
          <w:szCs w:val="24"/>
        </w:rPr>
        <w:t xml:space="preserve"> </w:t>
      </w:r>
      <w:r w:rsidRPr="00D9251A">
        <w:rPr>
          <w:rFonts w:ascii="Times New Roman" w:hAnsi="Times New Roman" w:cs="Times New Roman"/>
          <w:sz w:val="24"/>
          <w:szCs w:val="24"/>
        </w:rPr>
        <w:t>distribuidos en la elaboración de PT, SE1 y SE2. Se pide disponer de 50 PT, teniendo</w:t>
      </w:r>
      <w:r>
        <w:rPr>
          <w:rFonts w:ascii="Times New Roman" w:hAnsi="Times New Roman" w:cs="Times New Roman"/>
          <w:sz w:val="24"/>
          <w:szCs w:val="24"/>
        </w:rPr>
        <w:t xml:space="preserve"> </w:t>
      </w:r>
      <w:r w:rsidRPr="00D9251A">
        <w:rPr>
          <w:rFonts w:ascii="Times New Roman" w:hAnsi="Times New Roman" w:cs="Times New Roman"/>
          <w:sz w:val="24"/>
          <w:szCs w:val="24"/>
        </w:rPr>
        <w:t>en cuenta las capacidades y existencias del sistema.</w:t>
      </w:r>
    </w:p>
    <w:p w14:paraId="5C737346" w14:textId="2A427143" w:rsidR="00D9251A" w:rsidRPr="00D9251A" w:rsidRDefault="00D9251A" w:rsidP="00D9251A">
      <w:pPr>
        <w:pStyle w:val="Prrafodelista"/>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4"/>
          <w:szCs w:val="24"/>
        </w:rPr>
        <w:t>Tener en cuenta</w:t>
      </w:r>
      <w:r w:rsidRPr="00D9251A">
        <w:rPr>
          <w:rFonts w:ascii="Times New Roman" w:hAnsi="Times New Roman" w:cs="Times New Roman"/>
          <w:sz w:val="24"/>
          <w:szCs w:val="24"/>
        </w:rPr>
        <w:t>, representar los trabajadores (en conjunto a las operaciones) con la siguiente</w:t>
      </w:r>
      <w:r w:rsidRPr="00D9251A">
        <w:rPr>
          <w:rFonts w:ascii="Times New Roman" w:hAnsi="Times New Roman" w:cs="Times New Roman"/>
          <w:sz w:val="24"/>
          <w:szCs w:val="24"/>
        </w:rPr>
        <w:t xml:space="preserve"> </w:t>
      </w:r>
      <w:r w:rsidRPr="00D9251A">
        <w:rPr>
          <w:rFonts w:ascii="Times New Roman" w:hAnsi="Times New Roman" w:cs="Times New Roman"/>
          <w:sz w:val="24"/>
          <w:szCs w:val="24"/>
        </w:rPr>
        <w:t>estructura.</w:t>
      </w:r>
    </w:p>
    <w:p w14:paraId="010E0801" w14:textId="77777777" w:rsidR="00D9251A" w:rsidRPr="00D9251A" w:rsidRDefault="00D9251A" w:rsidP="00D9251A">
      <w:pPr>
        <w:pStyle w:val="Prrafodelista"/>
        <w:numPr>
          <w:ilvl w:val="0"/>
          <w:numId w:val="15"/>
        </w:numPr>
        <w:spacing w:line="360" w:lineRule="auto"/>
        <w:jc w:val="both"/>
        <w:rPr>
          <w:rFonts w:ascii="Times New Roman" w:hAnsi="Times New Roman" w:cs="Times New Roman"/>
          <w:sz w:val="28"/>
          <w:szCs w:val="28"/>
        </w:rPr>
      </w:pPr>
      <w:r w:rsidRPr="00D9251A">
        <w:rPr>
          <w:rFonts w:ascii="Times New Roman" w:hAnsi="Times New Roman" w:cs="Times New Roman"/>
          <w:sz w:val="24"/>
          <w:szCs w:val="24"/>
        </w:rPr>
        <w:t xml:space="preserve">Programe las capacidades de las zonas de almacenamiento, las existencias y los pedidos para cada proveedor de materia prima (MP). Suponga que cada MP es entregado por un proveedor distinto. </w:t>
      </w:r>
    </w:p>
    <w:p w14:paraId="3DEFAF18" w14:textId="282CEB3B" w:rsidR="00D9251A" w:rsidRPr="00D9251A" w:rsidRDefault="00D9251A" w:rsidP="00D9251A">
      <w:pPr>
        <w:pStyle w:val="Prrafodelista"/>
        <w:numPr>
          <w:ilvl w:val="0"/>
          <w:numId w:val="15"/>
        </w:numPr>
        <w:spacing w:line="360" w:lineRule="auto"/>
        <w:jc w:val="both"/>
        <w:rPr>
          <w:rFonts w:ascii="Times New Roman" w:hAnsi="Times New Roman" w:cs="Times New Roman"/>
          <w:sz w:val="28"/>
          <w:szCs w:val="28"/>
        </w:rPr>
      </w:pPr>
      <w:r w:rsidRPr="00D9251A">
        <w:rPr>
          <w:rFonts w:ascii="Times New Roman" w:hAnsi="Times New Roman" w:cs="Times New Roman"/>
          <w:sz w:val="24"/>
          <w:szCs w:val="24"/>
        </w:rPr>
        <w:t>Corra la simulación, y ajuste el modelo para producir las unidades faltantes, hasta completar las 50 unidades requeridas, sin dejar en existencias unidades de MP y SE.</w:t>
      </w:r>
    </w:p>
    <w:p w14:paraId="0CA42870" w14:textId="77777777" w:rsidR="00D9251A" w:rsidRDefault="00D9251A" w:rsidP="00D9251A">
      <w:pPr>
        <w:spacing w:line="360" w:lineRule="auto"/>
        <w:jc w:val="both"/>
        <w:rPr>
          <w:rFonts w:ascii="Times New Roman" w:hAnsi="Times New Roman" w:cs="Times New Roman"/>
          <w:sz w:val="28"/>
          <w:szCs w:val="28"/>
        </w:rPr>
      </w:pPr>
    </w:p>
    <w:p w14:paraId="2A1702DA" w14:textId="51AEB196" w:rsidR="00D9251A" w:rsidRDefault="00D9251A" w:rsidP="00D9251A">
      <w:pPr>
        <w:spacing w:line="360" w:lineRule="auto"/>
        <w:jc w:val="both"/>
        <w:rPr>
          <w:rFonts w:ascii="Times New Roman" w:hAnsi="Times New Roman" w:cs="Times New Roman"/>
          <w:sz w:val="28"/>
          <w:szCs w:val="28"/>
        </w:rPr>
      </w:pPr>
    </w:p>
    <w:p w14:paraId="3EB59DEC" w14:textId="77777777" w:rsidR="00D9251A" w:rsidRDefault="00D9251A" w:rsidP="00D9251A">
      <w:pPr>
        <w:spacing w:line="360" w:lineRule="auto"/>
        <w:jc w:val="both"/>
        <w:rPr>
          <w:rFonts w:ascii="Times New Roman" w:hAnsi="Times New Roman" w:cs="Times New Roman"/>
          <w:sz w:val="28"/>
          <w:szCs w:val="28"/>
        </w:rPr>
      </w:pPr>
    </w:p>
    <w:p w14:paraId="1769438D" w14:textId="27B001C1" w:rsidR="00D9251A" w:rsidRDefault="00D9251A" w:rsidP="00D9251A">
      <w:pPr>
        <w:spacing w:line="360" w:lineRule="auto"/>
        <w:jc w:val="both"/>
        <w:rPr>
          <w:rFonts w:ascii="Times New Roman" w:hAnsi="Times New Roman" w:cs="Times New Roman"/>
          <w:sz w:val="28"/>
          <w:szCs w:val="28"/>
        </w:rPr>
      </w:pPr>
    </w:p>
    <w:p w14:paraId="14FCF60D" w14:textId="6DC66B5F" w:rsidR="00D9251A" w:rsidRDefault="00D9251A" w:rsidP="00D9251A">
      <w:pPr>
        <w:spacing w:line="360" w:lineRule="auto"/>
        <w:jc w:val="both"/>
        <w:rPr>
          <w:rFonts w:ascii="Times New Roman" w:hAnsi="Times New Roman" w:cs="Times New Roman"/>
          <w:sz w:val="28"/>
          <w:szCs w:val="28"/>
        </w:rPr>
      </w:pPr>
    </w:p>
    <w:p w14:paraId="39B17ABB" w14:textId="77777777" w:rsidR="00D9251A" w:rsidRPr="00D9251A" w:rsidRDefault="00D9251A" w:rsidP="00D9251A">
      <w:pPr>
        <w:spacing w:line="360" w:lineRule="auto"/>
        <w:jc w:val="both"/>
        <w:rPr>
          <w:rFonts w:ascii="Times New Roman" w:hAnsi="Times New Roman" w:cs="Times New Roman"/>
          <w:sz w:val="28"/>
          <w:szCs w:val="28"/>
        </w:rPr>
      </w:pPr>
    </w:p>
    <w:p w14:paraId="519C0AE9" w14:textId="7C459358" w:rsidR="00D9251A" w:rsidRPr="00D9251A" w:rsidRDefault="00D9251A" w:rsidP="00D9251A">
      <w:pPr>
        <w:pStyle w:val="Ttulo3"/>
      </w:pPr>
      <w:bookmarkStart w:id="370" w:name="_Toc159708339"/>
      <w:r>
        <w:rPr>
          <w:noProof/>
        </w:rPr>
        <w:lastRenderedPageBreak/>
        <w:drawing>
          <wp:anchor distT="0" distB="0" distL="114300" distR="114300" simplePos="0" relativeHeight="251747840" behindDoc="0" locked="0" layoutInCell="1" allowOverlap="1" wp14:anchorId="2BF80608" wp14:editId="2F03C8D0">
            <wp:simplePos x="0" y="0"/>
            <wp:positionH relativeFrom="margin">
              <wp:align>center</wp:align>
            </wp:positionH>
            <wp:positionV relativeFrom="paragraph">
              <wp:posOffset>276225</wp:posOffset>
            </wp:positionV>
            <wp:extent cx="6981825" cy="3377173"/>
            <wp:effectExtent l="0" t="0" r="0" b="0"/>
            <wp:wrapNone/>
            <wp:docPr id="103565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5154" name=""/>
                    <pic:cNvPicPr/>
                  </pic:nvPicPr>
                  <pic:blipFill>
                    <a:blip r:embed="rId96">
                      <a:extLst>
                        <a:ext uri="{28A0092B-C50C-407E-A947-70E740481C1C}">
                          <a14:useLocalDpi xmlns:a14="http://schemas.microsoft.com/office/drawing/2010/main" val="0"/>
                        </a:ext>
                      </a:extLst>
                    </a:blip>
                    <a:stretch>
                      <a:fillRect/>
                    </a:stretch>
                  </pic:blipFill>
                  <pic:spPr>
                    <a:xfrm>
                      <a:off x="0" y="0"/>
                      <a:ext cx="6981825" cy="3377173"/>
                    </a:xfrm>
                    <a:prstGeom prst="rect">
                      <a:avLst/>
                    </a:prstGeom>
                  </pic:spPr>
                </pic:pic>
              </a:graphicData>
            </a:graphic>
            <wp14:sizeRelH relativeFrom="page">
              <wp14:pctWidth>0</wp14:pctWidth>
            </wp14:sizeRelH>
            <wp14:sizeRelV relativeFrom="page">
              <wp14:pctHeight>0</wp14:pctHeight>
            </wp14:sizeRelV>
          </wp:anchor>
        </w:drawing>
      </w:r>
      <w:r>
        <w:t>Modelo</w:t>
      </w:r>
      <w:bookmarkEnd w:id="370"/>
    </w:p>
    <w:p w14:paraId="6030C1C6" w14:textId="72568552" w:rsidR="00D9251A" w:rsidRDefault="00D9251A" w:rsidP="00D9251A">
      <w:pPr>
        <w:spacing w:line="360" w:lineRule="auto"/>
        <w:jc w:val="both"/>
        <w:rPr>
          <w:rFonts w:ascii="Times New Roman" w:hAnsi="Times New Roman" w:cs="Times New Roman"/>
          <w:sz w:val="28"/>
          <w:szCs w:val="28"/>
        </w:rPr>
      </w:pPr>
    </w:p>
    <w:p w14:paraId="41FFB46A" w14:textId="20D84247" w:rsidR="00D9251A" w:rsidRPr="00D9251A" w:rsidRDefault="00D9251A" w:rsidP="00D9251A">
      <w:pPr>
        <w:spacing w:line="360" w:lineRule="auto"/>
        <w:jc w:val="both"/>
        <w:rPr>
          <w:rFonts w:ascii="Times New Roman" w:hAnsi="Times New Roman" w:cs="Times New Roman"/>
          <w:sz w:val="28"/>
          <w:szCs w:val="28"/>
        </w:rPr>
      </w:pPr>
    </w:p>
    <w:p w14:paraId="6B857277" w14:textId="4089269F" w:rsidR="00881F90" w:rsidRDefault="00881F90" w:rsidP="00881F90">
      <w:pPr>
        <w:spacing w:line="360" w:lineRule="auto"/>
        <w:jc w:val="both"/>
        <w:rPr>
          <w:rFonts w:ascii="Times New Roman" w:hAnsi="Times New Roman" w:cs="Times New Roman"/>
          <w:sz w:val="24"/>
          <w:szCs w:val="24"/>
        </w:rPr>
      </w:pPr>
    </w:p>
    <w:p w14:paraId="06BFE402" w14:textId="77777777" w:rsidR="00881F90" w:rsidRPr="00881F90" w:rsidRDefault="00881F90" w:rsidP="00881F90">
      <w:pPr>
        <w:spacing w:line="360" w:lineRule="auto"/>
        <w:jc w:val="both"/>
        <w:rPr>
          <w:rFonts w:ascii="Times New Roman" w:hAnsi="Times New Roman" w:cs="Times New Roman"/>
          <w:sz w:val="24"/>
          <w:szCs w:val="24"/>
        </w:rPr>
      </w:pPr>
    </w:p>
    <w:p w14:paraId="45D07708" w14:textId="77777777" w:rsidR="00881F90" w:rsidRPr="00881F90" w:rsidRDefault="00881F90" w:rsidP="00881F90">
      <w:pPr>
        <w:spacing w:line="360" w:lineRule="auto"/>
        <w:jc w:val="both"/>
        <w:rPr>
          <w:rFonts w:ascii="Times New Roman" w:hAnsi="Times New Roman" w:cs="Times New Roman"/>
          <w:b/>
          <w:bCs/>
          <w:sz w:val="24"/>
          <w:szCs w:val="24"/>
        </w:rPr>
      </w:pPr>
    </w:p>
    <w:p w14:paraId="3BD803A2" w14:textId="77777777" w:rsidR="00111ED8" w:rsidRDefault="00111ED8" w:rsidP="003F2BD2">
      <w:pPr>
        <w:spacing w:line="360" w:lineRule="auto"/>
        <w:jc w:val="both"/>
        <w:rPr>
          <w:rFonts w:ascii="Times New Roman" w:hAnsi="Times New Roman" w:cs="Times New Roman"/>
          <w:sz w:val="24"/>
          <w:szCs w:val="24"/>
        </w:rPr>
      </w:pPr>
    </w:p>
    <w:p w14:paraId="1582CB43" w14:textId="77777777" w:rsidR="00D9251A" w:rsidRDefault="00D9251A" w:rsidP="003F2BD2">
      <w:pPr>
        <w:spacing w:line="360" w:lineRule="auto"/>
        <w:jc w:val="both"/>
        <w:rPr>
          <w:rFonts w:ascii="Times New Roman" w:hAnsi="Times New Roman" w:cs="Times New Roman"/>
          <w:sz w:val="24"/>
          <w:szCs w:val="24"/>
        </w:rPr>
      </w:pPr>
    </w:p>
    <w:p w14:paraId="3DFB6DD8" w14:textId="77777777" w:rsidR="00D9251A" w:rsidRDefault="00D9251A" w:rsidP="003F2BD2">
      <w:pPr>
        <w:spacing w:line="360" w:lineRule="auto"/>
        <w:jc w:val="both"/>
        <w:rPr>
          <w:rFonts w:ascii="Times New Roman" w:hAnsi="Times New Roman" w:cs="Times New Roman"/>
          <w:sz w:val="24"/>
          <w:szCs w:val="24"/>
        </w:rPr>
      </w:pPr>
    </w:p>
    <w:p w14:paraId="2D15DFE8" w14:textId="77777777" w:rsidR="00111ED8" w:rsidRDefault="00111ED8" w:rsidP="003F2BD2">
      <w:pPr>
        <w:spacing w:line="360" w:lineRule="auto"/>
        <w:jc w:val="both"/>
        <w:rPr>
          <w:rFonts w:ascii="Times New Roman" w:hAnsi="Times New Roman" w:cs="Times New Roman"/>
          <w:sz w:val="24"/>
          <w:szCs w:val="24"/>
        </w:rPr>
      </w:pPr>
    </w:p>
    <w:p w14:paraId="781445C7" w14:textId="3F3B9A25" w:rsidR="00111ED8" w:rsidRDefault="00D9251A" w:rsidP="00D9251A">
      <w:pPr>
        <w:tabs>
          <w:tab w:val="left" w:pos="1515"/>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38DD6FD8" w14:textId="2F554F26" w:rsidR="00D9251A" w:rsidRDefault="000069D8" w:rsidP="00D80D97">
      <w:pPr>
        <w:pStyle w:val="Ttulo2"/>
        <w:spacing w:line="360" w:lineRule="auto"/>
      </w:pPr>
      <w:bookmarkStart w:id="371" w:name="_Toc159708340"/>
      <w:r>
        <w:t>Solución</w:t>
      </w:r>
      <w:bookmarkEnd w:id="371"/>
    </w:p>
    <w:p w14:paraId="06D785CD" w14:textId="216F1563" w:rsidR="00D80D97" w:rsidRDefault="00D80D97" w:rsidP="00D80D97">
      <w:pPr>
        <w:tabs>
          <w:tab w:val="left" w:pos="151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solución para este caso seria automatizar mejor las tareas tanto del personal para que de esta manera se optimice el tiempo que trascurre cuando se ensambla y se lleva a bodega el producto. Esa pequeña diferencia de tiempo ocasionaría que el sistema sea más factible en cuestión de ganancia de tiempo y dinero. Además de tener un historial de problemas, ensambles y productos en bodega ante cualquier error que se pueda cometer. </w:t>
      </w:r>
    </w:p>
    <w:p w14:paraId="02EC1959" w14:textId="7748E40F" w:rsidR="00941D17" w:rsidRPr="00941D17" w:rsidRDefault="00941D17" w:rsidP="00D80D97">
      <w:pPr>
        <w:tabs>
          <w:tab w:val="left" w:pos="1515"/>
        </w:tabs>
        <w:spacing w:line="360" w:lineRule="auto"/>
        <w:jc w:val="both"/>
        <w:rPr>
          <w:rFonts w:ascii="Times New Roman" w:hAnsi="Times New Roman" w:cs="Times New Roman"/>
          <w:b/>
          <w:bCs/>
          <w:sz w:val="24"/>
          <w:szCs w:val="24"/>
        </w:rPr>
      </w:pPr>
      <w:r w:rsidRPr="00941D17">
        <w:rPr>
          <w:rFonts w:ascii="Times New Roman" w:hAnsi="Times New Roman" w:cs="Times New Roman"/>
          <w:b/>
          <w:bCs/>
          <w:sz w:val="24"/>
          <w:szCs w:val="24"/>
        </w:rPr>
        <w:t>Pasos</w:t>
      </w:r>
    </w:p>
    <w:p w14:paraId="496D4E51" w14:textId="55010137" w:rsidR="00941D17" w:rsidRDefault="00941D17" w:rsidP="00941D17">
      <w:pPr>
        <w:pStyle w:val="Prrafodelista"/>
        <w:numPr>
          <w:ilvl w:val="0"/>
          <w:numId w:val="16"/>
        </w:numPr>
        <w:tabs>
          <w:tab w:val="left" w:pos="1515"/>
        </w:tabs>
        <w:spacing w:line="360" w:lineRule="auto"/>
        <w:jc w:val="both"/>
        <w:rPr>
          <w:rFonts w:ascii="Times New Roman" w:hAnsi="Times New Roman" w:cs="Times New Roman"/>
          <w:sz w:val="24"/>
          <w:szCs w:val="24"/>
        </w:rPr>
      </w:pPr>
      <w:r w:rsidRPr="00941D17">
        <w:rPr>
          <w:rFonts w:ascii="Times New Roman" w:hAnsi="Times New Roman" w:cs="Times New Roman"/>
          <w:sz w:val="24"/>
          <w:szCs w:val="24"/>
        </w:rPr>
        <w:t>Se tienen que crear dos agrupaciones en la cual en cada un</w:t>
      </w:r>
      <w:r>
        <w:rPr>
          <w:rFonts w:ascii="Times New Roman" w:hAnsi="Times New Roman" w:cs="Times New Roman"/>
          <w:sz w:val="24"/>
          <w:szCs w:val="24"/>
        </w:rPr>
        <w:t xml:space="preserve">a se tienen que agregar cuatro “places” y cuatro transiciones para interconectar los places. </w:t>
      </w:r>
      <w:r w:rsidR="00586ABA">
        <w:rPr>
          <w:rFonts w:ascii="Times New Roman" w:hAnsi="Times New Roman" w:cs="Times New Roman"/>
          <w:sz w:val="24"/>
          <w:szCs w:val="24"/>
        </w:rPr>
        <w:t>Además,</w:t>
      </w:r>
      <w:r>
        <w:rPr>
          <w:rFonts w:ascii="Times New Roman" w:hAnsi="Times New Roman" w:cs="Times New Roman"/>
          <w:sz w:val="24"/>
          <w:szCs w:val="24"/>
        </w:rPr>
        <w:t xml:space="preserve"> en la agrupación de proveedores en cada “place” cambiar la inicialización de cada uno a 100 como lo indica la tabla mostrada en el problema inicial.</w:t>
      </w:r>
    </w:p>
    <w:p w14:paraId="0D478BB9" w14:textId="77777777" w:rsidR="00C51106" w:rsidRDefault="00C51106" w:rsidP="00C51106">
      <w:pPr>
        <w:tabs>
          <w:tab w:val="left" w:pos="1515"/>
        </w:tabs>
        <w:spacing w:line="360" w:lineRule="auto"/>
        <w:jc w:val="both"/>
        <w:rPr>
          <w:rFonts w:ascii="Times New Roman" w:hAnsi="Times New Roman" w:cs="Times New Roman"/>
          <w:sz w:val="24"/>
          <w:szCs w:val="24"/>
        </w:rPr>
      </w:pPr>
    </w:p>
    <w:p w14:paraId="314784FB" w14:textId="77777777" w:rsidR="00C51106" w:rsidRDefault="00C51106" w:rsidP="00C51106">
      <w:pPr>
        <w:tabs>
          <w:tab w:val="left" w:pos="1515"/>
        </w:tabs>
        <w:spacing w:line="360" w:lineRule="auto"/>
        <w:jc w:val="both"/>
        <w:rPr>
          <w:rFonts w:ascii="Times New Roman" w:hAnsi="Times New Roman" w:cs="Times New Roman"/>
          <w:sz w:val="24"/>
          <w:szCs w:val="24"/>
        </w:rPr>
      </w:pPr>
    </w:p>
    <w:p w14:paraId="72DB8008" w14:textId="77777777" w:rsidR="00C51106" w:rsidRDefault="00C51106" w:rsidP="00C51106">
      <w:pPr>
        <w:tabs>
          <w:tab w:val="left" w:pos="1515"/>
        </w:tabs>
        <w:spacing w:line="360" w:lineRule="auto"/>
        <w:jc w:val="both"/>
        <w:rPr>
          <w:rFonts w:ascii="Times New Roman" w:hAnsi="Times New Roman" w:cs="Times New Roman"/>
          <w:sz w:val="24"/>
          <w:szCs w:val="24"/>
        </w:rPr>
      </w:pPr>
    </w:p>
    <w:p w14:paraId="446CC479" w14:textId="77777777" w:rsidR="00C51106" w:rsidRDefault="00C51106" w:rsidP="00C51106">
      <w:pPr>
        <w:tabs>
          <w:tab w:val="left" w:pos="1515"/>
        </w:tabs>
        <w:spacing w:line="360" w:lineRule="auto"/>
        <w:jc w:val="both"/>
        <w:rPr>
          <w:rFonts w:ascii="Times New Roman" w:hAnsi="Times New Roman" w:cs="Times New Roman"/>
          <w:sz w:val="24"/>
          <w:szCs w:val="24"/>
        </w:rPr>
      </w:pPr>
    </w:p>
    <w:p w14:paraId="4DFCB6FC" w14:textId="77777777" w:rsidR="00C51106" w:rsidRPr="00C51106" w:rsidRDefault="00C51106" w:rsidP="00C51106">
      <w:pPr>
        <w:tabs>
          <w:tab w:val="left" w:pos="1515"/>
        </w:tabs>
        <w:spacing w:line="360" w:lineRule="auto"/>
        <w:jc w:val="both"/>
        <w:rPr>
          <w:rFonts w:ascii="Times New Roman" w:hAnsi="Times New Roman" w:cs="Times New Roman"/>
          <w:sz w:val="24"/>
          <w:szCs w:val="24"/>
        </w:rPr>
      </w:pPr>
    </w:p>
    <w:p w14:paraId="456558C3" w14:textId="5E87D40C" w:rsidR="00941D17" w:rsidRDefault="00941D17" w:rsidP="00D80D97">
      <w:pPr>
        <w:tabs>
          <w:tab w:val="left" w:pos="1515"/>
        </w:tabs>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748864" behindDoc="0" locked="0" layoutInCell="1" allowOverlap="1" wp14:anchorId="5C38869A" wp14:editId="1C627B3B">
            <wp:simplePos x="0" y="0"/>
            <wp:positionH relativeFrom="margin">
              <wp:align>center</wp:align>
            </wp:positionH>
            <wp:positionV relativeFrom="paragraph">
              <wp:posOffset>9525</wp:posOffset>
            </wp:positionV>
            <wp:extent cx="1569148" cy="3343275"/>
            <wp:effectExtent l="0" t="0" r="0" b="0"/>
            <wp:wrapNone/>
            <wp:docPr id="19524037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03748" name=""/>
                    <pic:cNvPicPr/>
                  </pic:nvPicPr>
                  <pic:blipFill>
                    <a:blip r:embed="rId97">
                      <a:extLst>
                        <a:ext uri="{28A0092B-C50C-407E-A947-70E740481C1C}">
                          <a14:useLocalDpi xmlns:a14="http://schemas.microsoft.com/office/drawing/2010/main" val="0"/>
                        </a:ext>
                      </a:extLst>
                    </a:blip>
                    <a:stretch>
                      <a:fillRect/>
                    </a:stretch>
                  </pic:blipFill>
                  <pic:spPr>
                    <a:xfrm>
                      <a:off x="0" y="0"/>
                      <a:ext cx="1569148" cy="3343275"/>
                    </a:xfrm>
                    <a:prstGeom prst="rect">
                      <a:avLst/>
                    </a:prstGeom>
                  </pic:spPr>
                </pic:pic>
              </a:graphicData>
            </a:graphic>
            <wp14:sizeRelH relativeFrom="page">
              <wp14:pctWidth>0</wp14:pctWidth>
            </wp14:sizeRelH>
            <wp14:sizeRelV relativeFrom="page">
              <wp14:pctHeight>0</wp14:pctHeight>
            </wp14:sizeRelV>
          </wp:anchor>
        </w:drawing>
      </w:r>
    </w:p>
    <w:p w14:paraId="3348B217" w14:textId="1417D710" w:rsidR="000069D8" w:rsidRDefault="000069D8" w:rsidP="00D9251A">
      <w:pPr>
        <w:tabs>
          <w:tab w:val="left" w:pos="1515"/>
        </w:tabs>
        <w:spacing w:line="360" w:lineRule="auto"/>
        <w:jc w:val="both"/>
        <w:rPr>
          <w:rFonts w:ascii="Times New Roman" w:hAnsi="Times New Roman" w:cs="Times New Roman"/>
          <w:sz w:val="24"/>
          <w:szCs w:val="24"/>
        </w:rPr>
      </w:pPr>
    </w:p>
    <w:p w14:paraId="5BF6831E" w14:textId="69D4E4A2" w:rsidR="00941D17" w:rsidRDefault="00941D17" w:rsidP="00D9251A">
      <w:pPr>
        <w:tabs>
          <w:tab w:val="left" w:pos="1515"/>
        </w:tabs>
        <w:spacing w:line="360" w:lineRule="auto"/>
        <w:jc w:val="both"/>
        <w:rPr>
          <w:rFonts w:ascii="Times New Roman" w:hAnsi="Times New Roman" w:cs="Times New Roman"/>
          <w:sz w:val="24"/>
          <w:szCs w:val="24"/>
        </w:rPr>
      </w:pPr>
    </w:p>
    <w:p w14:paraId="267C336C" w14:textId="6D693B1D" w:rsidR="00941D17" w:rsidRDefault="00941D17" w:rsidP="00D9251A">
      <w:pPr>
        <w:tabs>
          <w:tab w:val="left" w:pos="1515"/>
        </w:tabs>
        <w:spacing w:line="360" w:lineRule="auto"/>
        <w:jc w:val="both"/>
        <w:rPr>
          <w:rFonts w:ascii="Times New Roman" w:hAnsi="Times New Roman" w:cs="Times New Roman"/>
          <w:sz w:val="24"/>
          <w:szCs w:val="24"/>
        </w:rPr>
      </w:pPr>
    </w:p>
    <w:p w14:paraId="6EFC44F2" w14:textId="18283A20" w:rsidR="00941D17" w:rsidRDefault="00941D17" w:rsidP="00D9251A">
      <w:pPr>
        <w:tabs>
          <w:tab w:val="left" w:pos="1515"/>
        </w:tabs>
        <w:spacing w:line="360" w:lineRule="auto"/>
        <w:jc w:val="both"/>
        <w:rPr>
          <w:rFonts w:ascii="Times New Roman" w:hAnsi="Times New Roman" w:cs="Times New Roman"/>
          <w:sz w:val="24"/>
          <w:szCs w:val="24"/>
        </w:rPr>
      </w:pPr>
    </w:p>
    <w:p w14:paraId="6B06A0A0" w14:textId="6FD3AE90" w:rsidR="00941D17" w:rsidRDefault="00941D17" w:rsidP="00D9251A">
      <w:pPr>
        <w:tabs>
          <w:tab w:val="left" w:pos="1515"/>
        </w:tabs>
        <w:spacing w:line="360" w:lineRule="auto"/>
        <w:jc w:val="both"/>
        <w:rPr>
          <w:rFonts w:ascii="Times New Roman" w:hAnsi="Times New Roman" w:cs="Times New Roman"/>
          <w:sz w:val="24"/>
          <w:szCs w:val="24"/>
        </w:rPr>
      </w:pPr>
    </w:p>
    <w:p w14:paraId="3E265AA6" w14:textId="141460C0" w:rsidR="00941D17" w:rsidRDefault="00941D17" w:rsidP="00D9251A">
      <w:pPr>
        <w:tabs>
          <w:tab w:val="left" w:pos="1515"/>
        </w:tabs>
        <w:spacing w:line="360" w:lineRule="auto"/>
        <w:jc w:val="both"/>
        <w:rPr>
          <w:rFonts w:ascii="Times New Roman" w:hAnsi="Times New Roman" w:cs="Times New Roman"/>
          <w:sz w:val="24"/>
          <w:szCs w:val="24"/>
        </w:rPr>
      </w:pPr>
    </w:p>
    <w:p w14:paraId="53AC9C37" w14:textId="6E7D7832" w:rsidR="00941D17" w:rsidRDefault="00941D17" w:rsidP="00D9251A">
      <w:pPr>
        <w:tabs>
          <w:tab w:val="left" w:pos="1515"/>
        </w:tabs>
        <w:spacing w:line="360" w:lineRule="auto"/>
        <w:jc w:val="both"/>
        <w:rPr>
          <w:rFonts w:ascii="Times New Roman" w:hAnsi="Times New Roman" w:cs="Times New Roman"/>
          <w:sz w:val="24"/>
          <w:szCs w:val="24"/>
        </w:rPr>
      </w:pPr>
    </w:p>
    <w:p w14:paraId="1C33BB75" w14:textId="6038639D" w:rsidR="00941D17" w:rsidRDefault="00941D17" w:rsidP="00D9251A">
      <w:pPr>
        <w:tabs>
          <w:tab w:val="left" w:pos="1515"/>
        </w:tabs>
        <w:spacing w:line="360" w:lineRule="auto"/>
        <w:jc w:val="both"/>
        <w:rPr>
          <w:rFonts w:ascii="Times New Roman" w:hAnsi="Times New Roman" w:cs="Times New Roman"/>
          <w:sz w:val="24"/>
          <w:szCs w:val="24"/>
        </w:rPr>
      </w:pPr>
    </w:p>
    <w:p w14:paraId="6A908B44" w14:textId="3D353973" w:rsidR="00C51106" w:rsidRDefault="00C51106" w:rsidP="00D9251A">
      <w:pPr>
        <w:tabs>
          <w:tab w:val="left" w:pos="1515"/>
        </w:tabs>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90848" behindDoc="0" locked="0" layoutInCell="1" allowOverlap="1" wp14:anchorId="7008D7D2" wp14:editId="4C7F2789">
                <wp:simplePos x="0" y="0"/>
                <wp:positionH relativeFrom="margin">
                  <wp:align>center</wp:align>
                </wp:positionH>
                <wp:positionV relativeFrom="paragraph">
                  <wp:posOffset>5715</wp:posOffset>
                </wp:positionV>
                <wp:extent cx="4495800" cy="635"/>
                <wp:effectExtent l="0" t="0" r="0" b="635"/>
                <wp:wrapNone/>
                <wp:docPr id="326336065" name="Cuadro de texto 1"/>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14:paraId="724E1829" w14:textId="14014D5C" w:rsidR="00C51106" w:rsidRDefault="00C51106" w:rsidP="00C51106">
                            <w:pPr>
                              <w:pStyle w:val="Descripcin"/>
                              <w:spacing w:after="0"/>
                              <w:jc w:val="center"/>
                            </w:pPr>
                            <w:bookmarkStart w:id="372" w:name="_Toc159708722"/>
                            <w:r>
                              <w:t xml:space="preserve">Ilustración </w:t>
                            </w:r>
                            <w:r>
                              <w:fldChar w:fldCharType="begin"/>
                            </w:r>
                            <w:r>
                              <w:instrText xml:space="preserve"> SEQ Ilustración \* ARABIC </w:instrText>
                            </w:r>
                            <w:r>
                              <w:fldChar w:fldCharType="separate"/>
                            </w:r>
                            <w:r w:rsidR="00231346">
                              <w:rPr>
                                <w:noProof/>
                              </w:rPr>
                              <w:t>50</w:t>
                            </w:r>
                            <w:r>
                              <w:fldChar w:fldCharType="end"/>
                            </w:r>
                            <w:r>
                              <w:t xml:space="preserve"> Agrupación de proveedores y bodega</w:t>
                            </w:r>
                            <w:bookmarkEnd w:id="372"/>
                          </w:p>
                          <w:p w14:paraId="24F4282B" w14:textId="4BE02DE9" w:rsidR="00C51106" w:rsidRPr="008E2D9E" w:rsidRDefault="00C51106" w:rsidP="00C51106">
                            <w:pPr>
                              <w:pStyle w:val="Descripcin"/>
                              <w:spacing w:after="0"/>
                              <w:jc w:val="center"/>
                              <w:rPr>
                                <w:noProof/>
                              </w:rPr>
                            </w:pPr>
                            <w:r w:rsidRPr="00FB67B0">
                              <w:t>Realizado por LETURNE PLUAS JHON BYRON &amp; CHICA VALFRE VALESKA SOFIA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08D7D2" id="_x0000_s1058" type="#_x0000_t202" style="position:absolute;left:0;text-align:left;margin-left:0;margin-top:.45pt;width:354pt;height:.05pt;z-index:2517908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" stroked="f">
                <v:textbox style="mso-fit-shape-to-text:t" inset="0,0,0,0">
                  <w:txbxContent>
                    <w:p w14:paraId="724E1829" w14:textId="14014D5C" w:rsidR="00C51106" w:rsidRDefault="00C51106" w:rsidP="00C51106">
                      <w:pPr>
                        <w:pStyle w:val="Descripcin"/>
                        <w:spacing w:after="0"/>
                        <w:jc w:val="center"/>
                      </w:pPr>
                      <w:bookmarkStart w:id="373" w:name="_Toc159708722"/>
                      <w:r>
                        <w:t xml:space="preserve">Ilustración </w:t>
                      </w:r>
                      <w:r>
                        <w:fldChar w:fldCharType="begin"/>
                      </w:r>
                      <w:r>
                        <w:instrText xml:space="preserve"> SEQ Ilustración \* ARABIC </w:instrText>
                      </w:r>
                      <w:r>
                        <w:fldChar w:fldCharType="separate"/>
                      </w:r>
                      <w:r w:rsidR="00231346">
                        <w:rPr>
                          <w:noProof/>
                        </w:rPr>
                        <w:t>50</w:t>
                      </w:r>
                      <w:r>
                        <w:fldChar w:fldCharType="end"/>
                      </w:r>
                      <w:r>
                        <w:t xml:space="preserve"> Agrupación de proveedores y bodega</w:t>
                      </w:r>
                      <w:bookmarkEnd w:id="373"/>
                    </w:p>
                    <w:p w14:paraId="24F4282B" w14:textId="4BE02DE9" w:rsidR="00C51106" w:rsidRPr="008E2D9E" w:rsidRDefault="00C51106" w:rsidP="00C51106">
                      <w:pPr>
                        <w:pStyle w:val="Descripcin"/>
                        <w:spacing w:after="0"/>
                        <w:jc w:val="center"/>
                        <w:rPr>
                          <w:noProof/>
                        </w:rPr>
                      </w:pPr>
                      <w:r w:rsidRPr="00FB67B0">
                        <w:t>Realizado por LETURNE PLUAS JHON BYRON &amp; CHICA VALFRE VALESKA SOFIA</w:t>
                      </w:r>
                    </w:p>
                  </w:txbxContent>
                </v:textbox>
                <w10:wrap anchorx="margin"/>
              </v:shape>
            </w:pict>
          </mc:Fallback>
        </mc:AlternateContent>
      </w:r>
    </w:p>
    <w:p w14:paraId="5015B93A" w14:textId="27E55E65" w:rsidR="00941D17" w:rsidRPr="00941D17" w:rsidRDefault="00941D17" w:rsidP="00941D17">
      <w:pPr>
        <w:pStyle w:val="Prrafodelista"/>
        <w:numPr>
          <w:ilvl w:val="0"/>
          <w:numId w:val="16"/>
        </w:numPr>
        <w:tabs>
          <w:tab w:val="left" w:pos="151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Luego en los places de Bodega se unen a una transacción del área de en la cual se bifurcan o se dividen indicando dos “Places” el de operario como para meza </w:t>
      </w:r>
      <w:r>
        <w:rPr>
          <w:rFonts w:ascii="Times New Roman" w:hAnsi="Times New Roman" w:cs="Times New Roman"/>
          <w:sz w:val="24"/>
          <w:szCs w:val="24"/>
        </w:rPr>
        <w:t>todo esto ocurriendo de forma paralela</w:t>
      </w:r>
      <w:r>
        <w:rPr>
          <w:rFonts w:ascii="Times New Roman" w:hAnsi="Times New Roman" w:cs="Times New Roman"/>
          <w:sz w:val="24"/>
          <w:szCs w:val="24"/>
        </w:rPr>
        <w:t>. Esto porque cada individuo tendrá la acción de ensamblar un producto. Hay que destacar que cada ensamble</w:t>
      </w:r>
      <w:r w:rsidR="00F13428">
        <w:rPr>
          <w:rFonts w:ascii="Times New Roman" w:hAnsi="Times New Roman" w:cs="Times New Roman"/>
          <w:sz w:val="24"/>
          <w:szCs w:val="24"/>
        </w:rPr>
        <w:t xml:space="preserve"> “ASE”</w:t>
      </w:r>
      <w:r>
        <w:rPr>
          <w:rFonts w:ascii="Times New Roman" w:hAnsi="Times New Roman" w:cs="Times New Roman"/>
          <w:sz w:val="24"/>
          <w:szCs w:val="24"/>
        </w:rPr>
        <w:t xml:space="preserve"> tendrá que inicializarse con los parámetros que indica en la tabla inicial del problema.</w:t>
      </w:r>
    </w:p>
    <w:p w14:paraId="18A6025A" w14:textId="318C240D" w:rsidR="00941D17" w:rsidRDefault="005D2A59" w:rsidP="00D9251A">
      <w:pPr>
        <w:tabs>
          <w:tab w:val="left" w:pos="1515"/>
        </w:tabs>
        <w:spacing w:line="360" w:lineRule="auto"/>
        <w:jc w:val="both"/>
        <w:rPr>
          <w:rFonts w:ascii="Times New Roman" w:hAnsi="Times New Roman" w:cs="Times New Roman"/>
          <w:sz w:val="24"/>
          <w:szCs w:val="24"/>
        </w:rPr>
      </w:pPr>
      <w:r>
        <w:rPr>
          <w:noProof/>
        </w:rPr>
        <w:drawing>
          <wp:anchor distT="0" distB="0" distL="114300" distR="114300" simplePos="0" relativeHeight="251791872" behindDoc="0" locked="0" layoutInCell="1" allowOverlap="1" wp14:anchorId="441F899D" wp14:editId="58DDADC8">
            <wp:simplePos x="0" y="0"/>
            <wp:positionH relativeFrom="margin">
              <wp:align>center</wp:align>
            </wp:positionH>
            <wp:positionV relativeFrom="paragraph">
              <wp:posOffset>6985</wp:posOffset>
            </wp:positionV>
            <wp:extent cx="3505200" cy="3558310"/>
            <wp:effectExtent l="0" t="0" r="0" b="4445"/>
            <wp:wrapNone/>
            <wp:docPr id="18661860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86093" name=""/>
                    <pic:cNvPicPr/>
                  </pic:nvPicPr>
                  <pic:blipFill>
                    <a:blip r:embed="rId98">
                      <a:extLst>
                        <a:ext uri="{28A0092B-C50C-407E-A947-70E740481C1C}">
                          <a14:useLocalDpi xmlns:a14="http://schemas.microsoft.com/office/drawing/2010/main" val="0"/>
                        </a:ext>
                      </a:extLst>
                    </a:blip>
                    <a:stretch>
                      <a:fillRect/>
                    </a:stretch>
                  </pic:blipFill>
                  <pic:spPr>
                    <a:xfrm>
                      <a:off x="0" y="0"/>
                      <a:ext cx="3505200" cy="3558310"/>
                    </a:xfrm>
                    <a:prstGeom prst="rect">
                      <a:avLst/>
                    </a:prstGeom>
                  </pic:spPr>
                </pic:pic>
              </a:graphicData>
            </a:graphic>
            <wp14:sizeRelH relativeFrom="page">
              <wp14:pctWidth>0</wp14:pctWidth>
            </wp14:sizeRelH>
            <wp14:sizeRelV relativeFrom="page">
              <wp14:pctHeight>0</wp14:pctHeight>
            </wp14:sizeRelV>
          </wp:anchor>
        </w:drawing>
      </w:r>
    </w:p>
    <w:p w14:paraId="3E20F050" w14:textId="429ED15A" w:rsidR="00941D17" w:rsidRDefault="00941D17" w:rsidP="00D9251A">
      <w:pPr>
        <w:tabs>
          <w:tab w:val="left" w:pos="1515"/>
        </w:tabs>
        <w:spacing w:line="360" w:lineRule="auto"/>
        <w:jc w:val="both"/>
        <w:rPr>
          <w:rFonts w:ascii="Times New Roman" w:hAnsi="Times New Roman" w:cs="Times New Roman"/>
          <w:sz w:val="24"/>
          <w:szCs w:val="24"/>
        </w:rPr>
      </w:pPr>
    </w:p>
    <w:p w14:paraId="474B595A" w14:textId="77777777" w:rsidR="00941D17" w:rsidRDefault="00941D17" w:rsidP="00D9251A">
      <w:pPr>
        <w:tabs>
          <w:tab w:val="left" w:pos="1515"/>
        </w:tabs>
        <w:spacing w:line="360" w:lineRule="auto"/>
        <w:jc w:val="both"/>
        <w:rPr>
          <w:rFonts w:ascii="Times New Roman" w:hAnsi="Times New Roman" w:cs="Times New Roman"/>
          <w:sz w:val="24"/>
          <w:szCs w:val="24"/>
        </w:rPr>
      </w:pPr>
    </w:p>
    <w:p w14:paraId="5E0C9BAC" w14:textId="77777777" w:rsidR="00941D17" w:rsidRDefault="00941D17" w:rsidP="00D9251A">
      <w:pPr>
        <w:tabs>
          <w:tab w:val="left" w:pos="1515"/>
        </w:tabs>
        <w:spacing w:line="360" w:lineRule="auto"/>
        <w:jc w:val="both"/>
        <w:rPr>
          <w:rFonts w:ascii="Times New Roman" w:hAnsi="Times New Roman" w:cs="Times New Roman"/>
          <w:sz w:val="24"/>
          <w:szCs w:val="24"/>
        </w:rPr>
      </w:pPr>
    </w:p>
    <w:p w14:paraId="0315C836" w14:textId="1D5663CA" w:rsidR="00941D17" w:rsidRDefault="00941D17" w:rsidP="00D9251A">
      <w:pPr>
        <w:tabs>
          <w:tab w:val="left" w:pos="1515"/>
        </w:tabs>
        <w:spacing w:line="360" w:lineRule="auto"/>
        <w:jc w:val="both"/>
        <w:rPr>
          <w:rFonts w:ascii="Times New Roman" w:hAnsi="Times New Roman" w:cs="Times New Roman"/>
          <w:sz w:val="24"/>
          <w:szCs w:val="24"/>
        </w:rPr>
      </w:pPr>
    </w:p>
    <w:p w14:paraId="4017D62E" w14:textId="77777777" w:rsidR="00941D17" w:rsidRDefault="00941D17" w:rsidP="00D9251A">
      <w:pPr>
        <w:tabs>
          <w:tab w:val="left" w:pos="1515"/>
        </w:tabs>
        <w:spacing w:line="360" w:lineRule="auto"/>
        <w:jc w:val="both"/>
        <w:rPr>
          <w:rFonts w:ascii="Times New Roman" w:hAnsi="Times New Roman" w:cs="Times New Roman"/>
          <w:sz w:val="24"/>
          <w:szCs w:val="24"/>
        </w:rPr>
      </w:pPr>
    </w:p>
    <w:p w14:paraId="72B31BDC" w14:textId="6AC835B8" w:rsidR="00941D17" w:rsidRDefault="00941D17" w:rsidP="00D9251A">
      <w:pPr>
        <w:tabs>
          <w:tab w:val="left" w:pos="1515"/>
        </w:tabs>
        <w:spacing w:line="360" w:lineRule="auto"/>
        <w:jc w:val="both"/>
        <w:rPr>
          <w:rFonts w:ascii="Times New Roman" w:hAnsi="Times New Roman" w:cs="Times New Roman"/>
          <w:sz w:val="24"/>
          <w:szCs w:val="24"/>
        </w:rPr>
      </w:pPr>
    </w:p>
    <w:p w14:paraId="3C7464C0" w14:textId="0D23C2EA" w:rsidR="00941D17" w:rsidRDefault="00941D17" w:rsidP="00D9251A">
      <w:pPr>
        <w:tabs>
          <w:tab w:val="left" w:pos="1515"/>
        </w:tabs>
        <w:spacing w:line="360" w:lineRule="auto"/>
        <w:jc w:val="both"/>
        <w:rPr>
          <w:rFonts w:ascii="Times New Roman" w:hAnsi="Times New Roman" w:cs="Times New Roman"/>
          <w:sz w:val="24"/>
          <w:szCs w:val="24"/>
        </w:rPr>
      </w:pPr>
    </w:p>
    <w:p w14:paraId="29014ECC" w14:textId="2F87029F" w:rsidR="00941D17" w:rsidRDefault="00941D17" w:rsidP="00D9251A">
      <w:pPr>
        <w:tabs>
          <w:tab w:val="left" w:pos="1515"/>
        </w:tabs>
        <w:spacing w:line="360" w:lineRule="auto"/>
        <w:jc w:val="both"/>
        <w:rPr>
          <w:rFonts w:ascii="Times New Roman" w:hAnsi="Times New Roman" w:cs="Times New Roman"/>
          <w:sz w:val="24"/>
          <w:szCs w:val="24"/>
        </w:rPr>
      </w:pPr>
    </w:p>
    <w:p w14:paraId="166A08FF" w14:textId="2E063C34" w:rsidR="000069D8" w:rsidRDefault="005D2A59" w:rsidP="00D9251A">
      <w:pPr>
        <w:tabs>
          <w:tab w:val="left" w:pos="1515"/>
        </w:tabs>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93920" behindDoc="0" locked="0" layoutInCell="1" allowOverlap="1" wp14:anchorId="11E65738" wp14:editId="451F6DDA">
                <wp:simplePos x="0" y="0"/>
                <wp:positionH relativeFrom="margin">
                  <wp:align>center</wp:align>
                </wp:positionH>
                <wp:positionV relativeFrom="paragraph">
                  <wp:posOffset>346075</wp:posOffset>
                </wp:positionV>
                <wp:extent cx="4733925" cy="635"/>
                <wp:effectExtent l="0" t="0" r="9525" b="635"/>
                <wp:wrapNone/>
                <wp:docPr id="10001453" name="Cuadro de texto 1"/>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14:paraId="4600B86A" w14:textId="351A1724" w:rsidR="005D2A59" w:rsidRDefault="005D2A59" w:rsidP="005D2A59">
                            <w:pPr>
                              <w:pStyle w:val="Descripcin"/>
                              <w:spacing w:after="0"/>
                              <w:jc w:val="center"/>
                            </w:pPr>
                            <w:bookmarkStart w:id="374" w:name="_Toc159708723"/>
                            <w:r>
                              <w:t xml:space="preserve">Ilustración </w:t>
                            </w:r>
                            <w:r>
                              <w:fldChar w:fldCharType="begin"/>
                            </w:r>
                            <w:r>
                              <w:instrText xml:space="preserve"> SEQ Ilustración \* ARABIC </w:instrText>
                            </w:r>
                            <w:r>
                              <w:fldChar w:fldCharType="separate"/>
                            </w:r>
                            <w:r w:rsidR="00231346">
                              <w:rPr>
                                <w:noProof/>
                              </w:rPr>
                              <w:t>51</w:t>
                            </w:r>
                            <w:r>
                              <w:fldChar w:fldCharType="end"/>
                            </w:r>
                            <w:r>
                              <w:t xml:space="preserve"> Zona de sub-ensamble</w:t>
                            </w:r>
                            <w:bookmarkEnd w:id="374"/>
                          </w:p>
                          <w:p w14:paraId="5394B85B" w14:textId="32822636" w:rsidR="005D2A59" w:rsidRPr="0067394F" w:rsidRDefault="005D2A59" w:rsidP="005D2A59">
                            <w:pPr>
                              <w:pStyle w:val="Descripcin"/>
                              <w:spacing w:after="0"/>
                              <w:jc w:val="center"/>
                              <w:rPr>
                                <w:noProof/>
                              </w:rPr>
                            </w:pPr>
                            <w:r w:rsidRPr="00CD5B1A">
                              <w:t>Realizado por LETURNE PLUAS JHON BYRON &amp; CHICA VALFRE VALESKA SOFIA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E65738" id="_x0000_s1059" type="#_x0000_t202" style="position:absolute;left:0;text-align:left;margin-left:0;margin-top:27.25pt;width:372.75pt;height:.05pt;z-index:2517939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" stroked="f">
                <v:textbox style="mso-fit-shape-to-text:t" inset="0,0,0,0">
                  <w:txbxContent>
                    <w:p w14:paraId="4600B86A" w14:textId="351A1724" w:rsidR="005D2A59" w:rsidRDefault="005D2A59" w:rsidP="005D2A59">
                      <w:pPr>
                        <w:pStyle w:val="Descripcin"/>
                        <w:spacing w:after="0"/>
                        <w:jc w:val="center"/>
                      </w:pPr>
                      <w:bookmarkStart w:id="375" w:name="_Toc159708723"/>
                      <w:r>
                        <w:t xml:space="preserve">Ilustración </w:t>
                      </w:r>
                      <w:r>
                        <w:fldChar w:fldCharType="begin"/>
                      </w:r>
                      <w:r>
                        <w:instrText xml:space="preserve"> SEQ Ilustración \* ARABIC </w:instrText>
                      </w:r>
                      <w:r>
                        <w:fldChar w:fldCharType="separate"/>
                      </w:r>
                      <w:r w:rsidR="00231346">
                        <w:rPr>
                          <w:noProof/>
                        </w:rPr>
                        <w:t>51</w:t>
                      </w:r>
                      <w:r>
                        <w:fldChar w:fldCharType="end"/>
                      </w:r>
                      <w:r>
                        <w:t xml:space="preserve"> Zona de sub-ensamble</w:t>
                      </w:r>
                      <w:bookmarkEnd w:id="375"/>
                    </w:p>
                    <w:p w14:paraId="5394B85B" w14:textId="32822636" w:rsidR="005D2A59" w:rsidRPr="0067394F" w:rsidRDefault="005D2A59" w:rsidP="005D2A59">
                      <w:pPr>
                        <w:pStyle w:val="Descripcin"/>
                        <w:spacing w:after="0"/>
                        <w:jc w:val="center"/>
                        <w:rPr>
                          <w:noProof/>
                        </w:rPr>
                      </w:pPr>
                      <w:r w:rsidRPr="00CD5B1A">
                        <w:t>Realizado por LETURNE PLUAS JHON BYRON &amp; CHICA VALFRE VALESKA SOFIA</w:t>
                      </w:r>
                    </w:p>
                  </w:txbxContent>
                </v:textbox>
                <w10:wrap anchorx="margin"/>
              </v:shape>
            </w:pict>
          </mc:Fallback>
        </mc:AlternateContent>
      </w:r>
    </w:p>
    <w:p w14:paraId="1AC7442E" w14:textId="4E0B6ADB" w:rsidR="00F13428" w:rsidRPr="005D2A59" w:rsidRDefault="00F13428" w:rsidP="00D9251A">
      <w:pPr>
        <w:pStyle w:val="Prrafodelista"/>
        <w:numPr>
          <w:ilvl w:val="0"/>
          <w:numId w:val="16"/>
        </w:numPr>
        <w:tabs>
          <w:tab w:val="left" w:pos="1515"/>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Luego en el área de producto terminado se realiza la misma acción de bifurcación que se </w:t>
      </w:r>
      <w:r w:rsidR="00586ABA">
        <w:rPr>
          <w:rFonts w:ascii="Times New Roman" w:hAnsi="Times New Roman" w:cs="Times New Roman"/>
          <w:sz w:val="24"/>
          <w:szCs w:val="24"/>
        </w:rPr>
        <w:t>realizó</w:t>
      </w:r>
      <w:r>
        <w:rPr>
          <w:rFonts w:ascii="Times New Roman" w:hAnsi="Times New Roman" w:cs="Times New Roman"/>
          <w:sz w:val="24"/>
          <w:szCs w:val="24"/>
        </w:rPr>
        <w:t xml:space="preserve"> en la zona de ensamble del producto.</w:t>
      </w:r>
    </w:p>
    <w:p w14:paraId="38E38530" w14:textId="7355503E" w:rsidR="00F13428" w:rsidRDefault="00F13428" w:rsidP="00D9251A">
      <w:pPr>
        <w:tabs>
          <w:tab w:val="left" w:pos="1515"/>
        </w:tabs>
        <w:spacing w:line="360" w:lineRule="auto"/>
        <w:jc w:val="both"/>
        <w:rPr>
          <w:rFonts w:ascii="Times New Roman" w:hAnsi="Times New Roman" w:cs="Times New Roman"/>
          <w:sz w:val="24"/>
          <w:szCs w:val="24"/>
        </w:rPr>
      </w:pPr>
      <w:r>
        <w:rPr>
          <w:noProof/>
        </w:rPr>
        <w:drawing>
          <wp:anchor distT="0" distB="0" distL="114300" distR="114300" simplePos="0" relativeHeight="251774464" behindDoc="0" locked="0" layoutInCell="1" allowOverlap="1" wp14:anchorId="21A64DFD" wp14:editId="11C4B0AE">
            <wp:simplePos x="0" y="0"/>
            <wp:positionH relativeFrom="margin">
              <wp:align>center</wp:align>
            </wp:positionH>
            <wp:positionV relativeFrom="paragraph">
              <wp:posOffset>-635</wp:posOffset>
            </wp:positionV>
            <wp:extent cx="1174988" cy="3133301"/>
            <wp:effectExtent l="0" t="0" r="6350" b="0"/>
            <wp:wrapNone/>
            <wp:docPr id="18613676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67669" name=""/>
                    <pic:cNvPicPr/>
                  </pic:nvPicPr>
                  <pic:blipFill>
                    <a:blip r:embed="rId99">
                      <a:extLst>
                        <a:ext uri="{28A0092B-C50C-407E-A947-70E740481C1C}">
                          <a14:useLocalDpi xmlns:a14="http://schemas.microsoft.com/office/drawing/2010/main" val="0"/>
                        </a:ext>
                      </a:extLst>
                    </a:blip>
                    <a:stretch>
                      <a:fillRect/>
                    </a:stretch>
                  </pic:blipFill>
                  <pic:spPr>
                    <a:xfrm>
                      <a:off x="0" y="0"/>
                      <a:ext cx="1174988" cy="3133301"/>
                    </a:xfrm>
                    <a:prstGeom prst="rect">
                      <a:avLst/>
                    </a:prstGeom>
                  </pic:spPr>
                </pic:pic>
              </a:graphicData>
            </a:graphic>
            <wp14:sizeRelH relativeFrom="page">
              <wp14:pctWidth>0</wp14:pctWidth>
            </wp14:sizeRelH>
            <wp14:sizeRelV relativeFrom="page">
              <wp14:pctHeight>0</wp14:pctHeight>
            </wp14:sizeRelV>
          </wp:anchor>
        </w:drawing>
      </w:r>
    </w:p>
    <w:p w14:paraId="4A0C7F02" w14:textId="227E45F3" w:rsidR="00F13428" w:rsidRDefault="00F13428" w:rsidP="00D9251A">
      <w:pPr>
        <w:tabs>
          <w:tab w:val="left" w:pos="1515"/>
        </w:tabs>
        <w:spacing w:line="360" w:lineRule="auto"/>
        <w:jc w:val="both"/>
        <w:rPr>
          <w:rFonts w:ascii="Times New Roman" w:hAnsi="Times New Roman" w:cs="Times New Roman"/>
          <w:sz w:val="24"/>
          <w:szCs w:val="24"/>
        </w:rPr>
      </w:pPr>
    </w:p>
    <w:p w14:paraId="00D274D8" w14:textId="094CE92F" w:rsidR="00F13428" w:rsidRDefault="00F13428" w:rsidP="00D9251A">
      <w:pPr>
        <w:tabs>
          <w:tab w:val="left" w:pos="1515"/>
        </w:tabs>
        <w:spacing w:line="360" w:lineRule="auto"/>
        <w:jc w:val="both"/>
        <w:rPr>
          <w:rFonts w:ascii="Times New Roman" w:hAnsi="Times New Roman" w:cs="Times New Roman"/>
          <w:sz w:val="24"/>
          <w:szCs w:val="24"/>
        </w:rPr>
      </w:pPr>
    </w:p>
    <w:p w14:paraId="3B537DF6" w14:textId="77777777" w:rsidR="00F13428" w:rsidRDefault="00F13428" w:rsidP="00D9251A">
      <w:pPr>
        <w:tabs>
          <w:tab w:val="left" w:pos="1515"/>
        </w:tabs>
        <w:spacing w:line="360" w:lineRule="auto"/>
        <w:jc w:val="both"/>
        <w:rPr>
          <w:rFonts w:ascii="Times New Roman" w:hAnsi="Times New Roman" w:cs="Times New Roman"/>
          <w:sz w:val="24"/>
          <w:szCs w:val="24"/>
        </w:rPr>
      </w:pPr>
    </w:p>
    <w:p w14:paraId="54C1B9E1" w14:textId="6F51559C" w:rsidR="00F13428" w:rsidRDefault="00F13428" w:rsidP="00D9251A">
      <w:pPr>
        <w:tabs>
          <w:tab w:val="left" w:pos="1515"/>
        </w:tabs>
        <w:spacing w:line="360" w:lineRule="auto"/>
        <w:jc w:val="both"/>
        <w:rPr>
          <w:rFonts w:ascii="Times New Roman" w:hAnsi="Times New Roman" w:cs="Times New Roman"/>
          <w:sz w:val="24"/>
          <w:szCs w:val="24"/>
        </w:rPr>
      </w:pPr>
    </w:p>
    <w:p w14:paraId="7DBE9F19" w14:textId="6112428F" w:rsidR="00F13428" w:rsidRDefault="00F13428" w:rsidP="00D9251A">
      <w:pPr>
        <w:tabs>
          <w:tab w:val="left" w:pos="1515"/>
        </w:tabs>
        <w:spacing w:line="360" w:lineRule="auto"/>
        <w:jc w:val="both"/>
        <w:rPr>
          <w:rFonts w:ascii="Times New Roman" w:hAnsi="Times New Roman" w:cs="Times New Roman"/>
          <w:sz w:val="24"/>
          <w:szCs w:val="24"/>
        </w:rPr>
      </w:pPr>
    </w:p>
    <w:p w14:paraId="0227EC9F" w14:textId="101EF435" w:rsidR="00F13428" w:rsidRDefault="00F13428" w:rsidP="00D9251A">
      <w:pPr>
        <w:tabs>
          <w:tab w:val="left" w:pos="1515"/>
        </w:tabs>
        <w:spacing w:line="360" w:lineRule="auto"/>
        <w:jc w:val="both"/>
        <w:rPr>
          <w:rFonts w:ascii="Times New Roman" w:hAnsi="Times New Roman" w:cs="Times New Roman"/>
          <w:sz w:val="24"/>
          <w:szCs w:val="24"/>
        </w:rPr>
      </w:pPr>
    </w:p>
    <w:p w14:paraId="1FDA0547" w14:textId="77777777" w:rsidR="00F13428" w:rsidRDefault="00F13428" w:rsidP="00D9251A">
      <w:pPr>
        <w:tabs>
          <w:tab w:val="left" w:pos="1515"/>
        </w:tabs>
        <w:spacing w:line="360" w:lineRule="auto"/>
        <w:jc w:val="both"/>
        <w:rPr>
          <w:rFonts w:ascii="Times New Roman" w:hAnsi="Times New Roman" w:cs="Times New Roman"/>
          <w:sz w:val="24"/>
          <w:szCs w:val="24"/>
        </w:rPr>
      </w:pPr>
    </w:p>
    <w:p w14:paraId="217975C5" w14:textId="2AF43E08" w:rsidR="00F13428" w:rsidRDefault="005D2A59" w:rsidP="00D9251A">
      <w:pPr>
        <w:tabs>
          <w:tab w:val="left" w:pos="1515"/>
        </w:tabs>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95968" behindDoc="0" locked="0" layoutInCell="1" allowOverlap="1" wp14:anchorId="0A81A275" wp14:editId="2A7ABEB3">
                <wp:simplePos x="0" y="0"/>
                <wp:positionH relativeFrom="margin">
                  <wp:align>center</wp:align>
                </wp:positionH>
                <wp:positionV relativeFrom="paragraph">
                  <wp:posOffset>218440</wp:posOffset>
                </wp:positionV>
                <wp:extent cx="3803650" cy="635"/>
                <wp:effectExtent l="0" t="0" r="6350" b="6985"/>
                <wp:wrapNone/>
                <wp:docPr id="800422215" name="Cuadro de texto 1"/>
                <wp:cNvGraphicFramePr/>
                <a:graphic xmlns:a="http://schemas.openxmlformats.org/drawingml/2006/main">
                  <a:graphicData uri="http://schemas.microsoft.com/office/word/2010/wordprocessingShape">
                    <wps:wsp>
                      <wps:cNvSpPr txBox="1"/>
                      <wps:spPr>
                        <a:xfrm>
                          <a:off x="0" y="0"/>
                          <a:ext cx="3803650" cy="635"/>
                        </a:xfrm>
                        <a:prstGeom prst="rect">
                          <a:avLst/>
                        </a:prstGeom>
                        <a:solidFill>
                          <a:prstClr val="white"/>
                        </a:solidFill>
                        <a:ln>
                          <a:noFill/>
                        </a:ln>
                      </wps:spPr>
                      <wps:txbx>
                        <w:txbxContent>
                          <w:p w14:paraId="41852F0B" w14:textId="342D85BE" w:rsidR="005D2A59" w:rsidRDefault="005D2A59" w:rsidP="005D2A59">
                            <w:pPr>
                              <w:pStyle w:val="Descripcin"/>
                              <w:spacing w:after="0"/>
                              <w:jc w:val="center"/>
                            </w:pPr>
                            <w:bookmarkStart w:id="376" w:name="_Toc159708724"/>
                            <w:r>
                              <w:t xml:space="preserve">Ilustración </w:t>
                            </w:r>
                            <w:r>
                              <w:fldChar w:fldCharType="begin"/>
                            </w:r>
                            <w:r>
                              <w:instrText xml:space="preserve"> SEQ Ilustración \* ARABIC </w:instrText>
                            </w:r>
                            <w:r>
                              <w:fldChar w:fldCharType="separate"/>
                            </w:r>
                            <w:r w:rsidR="00231346">
                              <w:rPr>
                                <w:noProof/>
                              </w:rPr>
                              <w:t>52</w:t>
                            </w:r>
                            <w:r>
                              <w:fldChar w:fldCharType="end"/>
                            </w:r>
                            <w:r>
                              <w:t xml:space="preserve"> Zona de producto terminado</w:t>
                            </w:r>
                            <w:bookmarkEnd w:id="376"/>
                          </w:p>
                          <w:p w14:paraId="0319F2FC" w14:textId="72DDC96C" w:rsidR="005D2A59" w:rsidRPr="003A5475" w:rsidRDefault="005D2A59" w:rsidP="005D2A59">
                            <w:pPr>
                              <w:pStyle w:val="Descripcin"/>
                              <w:spacing w:after="0"/>
                              <w:jc w:val="center"/>
                              <w:rPr>
                                <w:noProof/>
                              </w:rPr>
                            </w:pPr>
                            <w:r w:rsidRPr="00F13127">
                              <w:t>Realizado por LETURNE PLUAS JHON BYRON &amp; CHICA VALFRE VALESKA SOFIA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81A275" id="_x0000_s1060" type="#_x0000_t202" style="position:absolute;left:0;text-align:left;margin-left:0;margin-top:17.2pt;width:299.5pt;height:.05pt;z-index:2517959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" stroked="f">
                <v:textbox style="mso-fit-shape-to-text:t" inset="0,0,0,0">
                  <w:txbxContent>
                    <w:p w14:paraId="41852F0B" w14:textId="342D85BE" w:rsidR="005D2A59" w:rsidRDefault="005D2A59" w:rsidP="005D2A59">
                      <w:pPr>
                        <w:pStyle w:val="Descripcin"/>
                        <w:spacing w:after="0"/>
                        <w:jc w:val="center"/>
                      </w:pPr>
                      <w:bookmarkStart w:id="377" w:name="_Toc159708724"/>
                      <w:r>
                        <w:t xml:space="preserve">Ilustración </w:t>
                      </w:r>
                      <w:r>
                        <w:fldChar w:fldCharType="begin"/>
                      </w:r>
                      <w:r>
                        <w:instrText xml:space="preserve"> SEQ Ilustración \* ARABIC </w:instrText>
                      </w:r>
                      <w:r>
                        <w:fldChar w:fldCharType="separate"/>
                      </w:r>
                      <w:r w:rsidR="00231346">
                        <w:rPr>
                          <w:noProof/>
                        </w:rPr>
                        <w:t>52</w:t>
                      </w:r>
                      <w:r>
                        <w:fldChar w:fldCharType="end"/>
                      </w:r>
                      <w:r>
                        <w:t xml:space="preserve"> Zona de producto terminado</w:t>
                      </w:r>
                      <w:bookmarkEnd w:id="377"/>
                    </w:p>
                    <w:p w14:paraId="0319F2FC" w14:textId="72DDC96C" w:rsidR="005D2A59" w:rsidRPr="003A5475" w:rsidRDefault="005D2A59" w:rsidP="005D2A59">
                      <w:pPr>
                        <w:pStyle w:val="Descripcin"/>
                        <w:spacing w:after="0"/>
                        <w:jc w:val="center"/>
                        <w:rPr>
                          <w:noProof/>
                        </w:rPr>
                      </w:pPr>
                      <w:r w:rsidRPr="00F13127">
                        <w:t>Realizado por LETURNE PLUAS JHON BYRON &amp; CHICA VALFRE VALESKA SOFIA</w:t>
                      </w:r>
                    </w:p>
                  </w:txbxContent>
                </v:textbox>
                <w10:wrap anchorx="margin"/>
              </v:shape>
            </w:pict>
          </mc:Fallback>
        </mc:AlternateContent>
      </w:r>
    </w:p>
    <w:p w14:paraId="64AEDA43" w14:textId="3A514228" w:rsidR="00F13428" w:rsidRDefault="00F13428" w:rsidP="00D9251A">
      <w:pPr>
        <w:tabs>
          <w:tab w:val="left" w:pos="1515"/>
        </w:tabs>
        <w:spacing w:line="360" w:lineRule="auto"/>
        <w:jc w:val="both"/>
        <w:rPr>
          <w:rFonts w:ascii="Times New Roman" w:hAnsi="Times New Roman" w:cs="Times New Roman"/>
          <w:sz w:val="24"/>
          <w:szCs w:val="24"/>
        </w:rPr>
      </w:pPr>
    </w:p>
    <w:p w14:paraId="3B76164C" w14:textId="5C9C992C" w:rsidR="00F13428" w:rsidRPr="00F13428" w:rsidRDefault="00F13428" w:rsidP="00F13428">
      <w:pPr>
        <w:pStyle w:val="Prrafodelista"/>
        <w:numPr>
          <w:ilvl w:val="0"/>
          <w:numId w:val="16"/>
        </w:numPr>
        <w:tabs>
          <w:tab w:val="left" w:pos="151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Finalmente, en el área de bodega se almacenarán los productos. Hay que tener en cuenta </w:t>
      </w:r>
      <w:r w:rsidR="00586ABA">
        <w:rPr>
          <w:rFonts w:ascii="Times New Roman" w:hAnsi="Times New Roman" w:cs="Times New Roman"/>
          <w:sz w:val="24"/>
          <w:szCs w:val="24"/>
        </w:rPr>
        <w:t>del</w:t>
      </w:r>
      <w:r>
        <w:rPr>
          <w:rFonts w:ascii="Times New Roman" w:hAnsi="Times New Roman" w:cs="Times New Roman"/>
          <w:sz w:val="24"/>
          <w:szCs w:val="24"/>
        </w:rPr>
        <w:t xml:space="preserve"> </w:t>
      </w:r>
      <w:r w:rsidR="00586ABA">
        <w:rPr>
          <w:rFonts w:ascii="Times New Roman" w:hAnsi="Times New Roman" w:cs="Times New Roman"/>
          <w:sz w:val="24"/>
          <w:szCs w:val="24"/>
        </w:rPr>
        <w:t>límite</w:t>
      </w:r>
      <w:r>
        <w:rPr>
          <w:rFonts w:ascii="Times New Roman" w:hAnsi="Times New Roman" w:cs="Times New Roman"/>
          <w:sz w:val="24"/>
          <w:szCs w:val="24"/>
        </w:rPr>
        <w:t xml:space="preserve"> que tiene la bodega por lo cual hay que configurar correctamente este parámetro.</w:t>
      </w:r>
    </w:p>
    <w:p w14:paraId="7EE69A8D" w14:textId="27C0EBF6" w:rsidR="00F13428" w:rsidRDefault="00F13428" w:rsidP="00D9251A">
      <w:pPr>
        <w:tabs>
          <w:tab w:val="left" w:pos="1515"/>
        </w:tabs>
        <w:spacing w:line="360" w:lineRule="auto"/>
        <w:jc w:val="both"/>
        <w:rPr>
          <w:rFonts w:ascii="Times New Roman" w:hAnsi="Times New Roman" w:cs="Times New Roman"/>
          <w:sz w:val="24"/>
          <w:szCs w:val="24"/>
        </w:rPr>
      </w:pPr>
      <w:r>
        <w:rPr>
          <w:noProof/>
        </w:rPr>
        <w:drawing>
          <wp:anchor distT="0" distB="0" distL="114300" distR="114300" simplePos="0" relativeHeight="251775488" behindDoc="0" locked="0" layoutInCell="1" allowOverlap="1" wp14:anchorId="60579F9C" wp14:editId="52FF8E03">
            <wp:simplePos x="0" y="0"/>
            <wp:positionH relativeFrom="margin">
              <wp:align>center</wp:align>
            </wp:positionH>
            <wp:positionV relativeFrom="paragraph">
              <wp:posOffset>17145</wp:posOffset>
            </wp:positionV>
            <wp:extent cx="962336" cy="3371850"/>
            <wp:effectExtent l="0" t="0" r="9525" b="0"/>
            <wp:wrapNone/>
            <wp:docPr id="319886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86463" name=""/>
                    <pic:cNvPicPr/>
                  </pic:nvPicPr>
                  <pic:blipFill>
                    <a:blip r:embed="rId100">
                      <a:extLst>
                        <a:ext uri="{28A0092B-C50C-407E-A947-70E740481C1C}">
                          <a14:useLocalDpi xmlns:a14="http://schemas.microsoft.com/office/drawing/2010/main" val="0"/>
                        </a:ext>
                      </a:extLst>
                    </a:blip>
                    <a:stretch>
                      <a:fillRect/>
                    </a:stretch>
                  </pic:blipFill>
                  <pic:spPr>
                    <a:xfrm>
                      <a:off x="0" y="0"/>
                      <a:ext cx="962336" cy="3371850"/>
                    </a:xfrm>
                    <a:prstGeom prst="rect">
                      <a:avLst/>
                    </a:prstGeom>
                  </pic:spPr>
                </pic:pic>
              </a:graphicData>
            </a:graphic>
            <wp14:sizeRelH relativeFrom="page">
              <wp14:pctWidth>0</wp14:pctWidth>
            </wp14:sizeRelH>
            <wp14:sizeRelV relativeFrom="page">
              <wp14:pctHeight>0</wp14:pctHeight>
            </wp14:sizeRelV>
          </wp:anchor>
        </w:drawing>
      </w:r>
    </w:p>
    <w:p w14:paraId="401A1F63" w14:textId="77777777" w:rsidR="00F13428" w:rsidRDefault="00F13428" w:rsidP="00D9251A">
      <w:pPr>
        <w:tabs>
          <w:tab w:val="left" w:pos="1515"/>
        </w:tabs>
        <w:spacing w:line="360" w:lineRule="auto"/>
        <w:jc w:val="both"/>
        <w:rPr>
          <w:rFonts w:ascii="Times New Roman" w:hAnsi="Times New Roman" w:cs="Times New Roman"/>
          <w:sz w:val="24"/>
          <w:szCs w:val="24"/>
        </w:rPr>
      </w:pPr>
    </w:p>
    <w:p w14:paraId="4C6913BA" w14:textId="77777777" w:rsidR="00F13428" w:rsidRDefault="00F13428" w:rsidP="00D9251A">
      <w:pPr>
        <w:tabs>
          <w:tab w:val="left" w:pos="1515"/>
        </w:tabs>
        <w:spacing w:line="360" w:lineRule="auto"/>
        <w:jc w:val="both"/>
        <w:rPr>
          <w:rFonts w:ascii="Times New Roman" w:hAnsi="Times New Roman" w:cs="Times New Roman"/>
          <w:sz w:val="24"/>
          <w:szCs w:val="24"/>
        </w:rPr>
      </w:pPr>
    </w:p>
    <w:p w14:paraId="4285D216" w14:textId="77777777" w:rsidR="00F13428" w:rsidRDefault="00F13428" w:rsidP="00D9251A">
      <w:pPr>
        <w:tabs>
          <w:tab w:val="left" w:pos="1515"/>
        </w:tabs>
        <w:spacing w:line="360" w:lineRule="auto"/>
        <w:jc w:val="both"/>
        <w:rPr>
          <w:rFonts w:ascii="Times New Roman" w:hAnsi="Times New Roman" w:cs="Times New Roman"/>
          <w:sz w:val="24"/>
          <w:szCs w:val="24"/>
        </w:rPr>
      </w:pPr>
    </w:p>
    <w:p w14:paraId="07F7EED6" w14:textId="77777777" w:rsidR="00F13428" w:rsidRDefault="00F13428" w:rsidP="00D9251A">
      <w:pPr>
        <w:tabs>
          <w:tab w:val="left" w:pos="1515"/>
        </w:tabs>
        <w:spacing w:line="360" w:lineRule="auto"/>
        <w:jc w:val="both"/>
        <w:rPr>
          <w:rFonts w:ascii="Times New Roman" w:hAnsi="Times New Roman" w:cs="Times New Roman"/>
          <w:sz w:val="24"/>
          <w:szCs w:val="24"/>
        </w:rPr>
      </w:pPr>
    </w:p>
    <w:p w14:paraId="7B674280" w14:textId="77777777" w:rsidR="00F13428" w:rsidRDefault="00F13428" w:rsidP="00D9251A">
      <w:pPr>
        <w:tabs>
          <w:tab w:val="left" w:pos="1515"/>
        </w:tabs>
        <w:spacing w:line="360" w:lineRule="auto"/>
        <w:jc w:val="both"/>
        <w:rPr>
          <w:rFonts w:ascii="Times New Roman" w:hAnsi="Times New Roman" w:cs="Times New Roman"/>
          <w:sz w:val="24"/>
          <w:szCs w:val="24"/>
        </w:rPr>
      </w:pPr>
    </w:p>
    <w:p w14:paraId="177CB58A" w14:textId="77777777" w:rsidR="00F13428" w:rsidRDefault="00F13428" w:rsidP="00D9251A">
      <w:pPr>
        <w:tabs>
          <w:tab w:val="left" w:pos="1515"/>
        </w:tabs>
        <w:spacing w:line="360" w:lineRule="auto"/>
        <w:jc w:val="both"/>
        <w:rPr>
          <w:rFonts w:ascii="Times New Roman" w:hAnsi="Times New Roman" w:cs="Times New Roman"/>
          <w:sz w:val="24"/>
          <w:szCs w:val="24"/>
        </w:rPr>
      </w:pPr>
    </w:p>
    <w:p w14:paraId="11B45AA6" w14:textId="77777777" w:rsidR="005D2A59" w:rsidRDefault="005D2A59" w:rsidP="00D9251A">
      <w:pPr>
        <w:tabs>
          <w:tab w:val="left" w:pos="1515"/>
        </w:tabs>
        <w:spacing w:line="360" w:lineRule="auto"/>
        <w:jc w:val="both"/>
        <w:rPr>
          <w:rFonts w:ascii="Times New Roman" w:hAnsi="Times New Roman" w:cs="Times New Roman"/>
          <w:sz w:val="24"/>
          <w:szCs w:val="24"/>
        </w:rPr>
      </w:pPr>
    </w:p>
    <w:p w14:paraId="7C7CBB11" w14:textId="77777777" w:rsidR="00F13428" w:rsidRDefault="00F13428" w:rsidP="00D9251A">
      <w:pPr>
        <w:tabs>
          <w:tab w:val="left" w:pos="1515"/>
        </w:tabs>
        <w:spacing w:line="360" w:lineRule="auto"/>
        <w:jc w:val="both"/>
        <w:rPr>
          <w:rFonts w:ascii="Times New Roman" w:hAnsi="Times New Roman" w:cs="Times New Roman"/>
          <w:sz w:val="24"/>
          <w:szCs w:val="24"/>
        </w:rPr>
      </w:pPr>
    </w:p>
    <w:p w14:paraId="17E0260E" w14:textId="2F291575" w:rsidR="00F13428" w:rsidRDefault="005D2A59" w:rsidP="00D9251A">
      <w:pPr>
        <w:tabs>
          <w:tab w:val="left" w:pos="1515"/>
        </w:tabs>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98016" behindDoc="0" locked="0" layoutInCell="1" allowOverlap="1" wp14:anchorId="383428A1" wp14:editId="44D64F86">
                <wp:simplePos x="0" y="0"/>
                <wp:positionH relativeFrom="margin">
                  <wp:align>center</wp:align>
                </wp:positionH>
                <wp:positionV relativeFrom="paragraph">
                  <wp:posOffset>183515</wp:posOffset>
                </wp:positionV>
                <wp:extent cx="4095750" cy="635"/>
                <wp:effectExtent l="0" t="0" r="0" b="6985"/>
                <wp:wrapNone/>
                <wp:docPr id="572891817" name="Cuadro de texto 1"/>
                <wp:cNvGraphicFramePr/>
                <a:graphic xmlns:a="http://schemas.openxmlformats.org/drawingml/2006/main">
                  <a:graphicData uri="http://schemas.microsoft.com/office/word/2010/wordprocessingShape">
                    <wps:wsp>
                      <wps:cNvSpPr txBox="1"/>
                      <wps:spPr>
                        <a:xfrm>
                          <a:off x="0" y="0"/>
                          <a:ext cx="4095750" cy="635"/>
                        </a:xfrm>
                        <a:prstGeom prst="rect">
                          <a:avLst/>
                        </a:prstGeom>
                        <a:solidFill>
                          <a:prstClr val="white"/>
                        </a:solidFill>
                        <a:ln>
                          <a:noFill/>
                        </a:ln>
                      </wps:spPr>
                      <wps:txbx>
                        <w:txbxContent>
                          <w:p w14:paraId="7E46FA94" w14:textId="17D642AE" w:rsidR="005D2A59" w:rsidRDefault="005D2A59" w:rsidP="005D2A59">
                            <w:pPr>
                              <w:pStyle w:val="Descripcin"/>
                              <w:spacing w:after="0"/>
                              <w:jc w:val="center"/>
                            </w:pPr>
                            <w:bookmarkStart w:id="378" w:name="_Toc159708725"/>
                            <w:r>
                              <w:t xml:space="preserve">Ilustración </w:t>
                            </w:r>
                            <w:r>
                              <w:fldChar w:fldCharType="begin"/>
                            </w:r>
                            <w:r>
                              <w:instrText xml:space="preserve"> SEQ Ilustración \* ARABIC </w:instrText>
                            </w:r>
                            <w:r>
                              <w:fldChar w:fldCharType="separate"/>
                            </w:r>
                            <w:r w:rsidR="00231346">
                              <w:rPr>
                                <w:noProof/>
                              </w:rPr>
                              <w:t>53</w:t>
                            </w:r>
                            <w:r>
                              <w:fldChar w:fldCharType="end"/>
                            </w:r>
                            <w:r>
                              <w:t xml:space="preserve"> Bodega producto ensamblado</w:t>
                            </w:r>
                            <w:bookmarkEnd w:id="378"/>
                          </w:p>
                          <w:p w14:paraId="105B2388" w14:textId="56290238" w:rsidR="005D2A59" w:rsidRPr="00820D36" w:rsidRDefault="005D2A59" w:rsidP="005D2A59">
                            <w:pPr>
                              <w:pStyle w:val="Descripcin"/>
                              <w:spacing w:after="0"/>
                              <w:jc w:val="center"/>
                              <w:rPr>
                                <w:noProof/>
                              </w:rPr>
                            </w:pPr>
                            <w:r w:rsidRPr="00422424">
                              <w:t>Realizado por LETURNE PLUAS JHON BYRON &amp; CHICA VALFRE VALESKA SOFIA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3428A1" id="_x0000_s1061" type="#_x0000_t202" style="position:absolute;left:0;text-align:left;margin-left:0;margin-top:14.45pt;width:322.5pt;height:.05pt;z-index:2517980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" stroked="f">
                <v:textbox style="mso-fit-shape-to-text:t" inset="0,0,0,0">
                  <w:txbxContent>
                    <w:p w14:paraId="7E46FA94" w14:textId="17D642AE" w:rsidR="005D2A59" w:rsidRDefault="005D2A59" w:rsidP="005D2A59">
                      <w:pPr>
                        <w:pStyle w:val="Descripcin"/>
                        <w:spacing w:after="0"/>
                        <w:jc w:val="center"/>
                      </w:pPr>
                      <w:bookmarkStart w:id="379" w:name="_Toc159708725"/>
                      <w:r>
                        <w:t xml:space="preserve">Ilustración </w:t>
                      </w:r>
                      <w:r>
                        <w:fldChar w:fldCharType="begin"/>
                      </w:r>
                      <w:r>
                        <w:instrText xml:space="preserve"> SEQ Ilustración \* ARABIC </w:instrText>
                      </w:r>
                      <w:r>
                        <w:fldChar w:fldCharType="separate"/>
                      </w:r>
                      <w:r w:rsidR="00231346">
                        <w:rPr>
                          <w:noProof/>
                        </w:rPr>
                        <w:t>53</w:t>
                      </w:r>
                      <w:r>
                        <w:fldChar w:fldCharType="end"/>
                      </w:r>
                      <w:r>
                        <w:t xml:space="preserve"> Bodega producto ensamblado</w:t>
                      </w:r>
                      <w:bookmarkEnd w:id="379"/>
                    </w:p>
                    <w:p w14:paraId="105B2388" w14:textId="56290238" w:rsidR="005D2A59" w:rsidRPr="00820D36" w:rsidRDefault="005D2A59" w:rsidP="005D2A59">
                      <w:pPr>
                        <w:pStyle w:val="Descripcin"/>
                        <w:spacing w:after="0"/>
                        <w:jc w:val="center"/>
                        <w:rPr>
                          <w:noProof/>
                        </w:rPr>
                      </w:pPr>
                      <w:r w:rsidRPr="00422424">
                        <w:t>Realizado por LETURNE PLUAS JHON BYRON &amp; CHICA VALFRE VALESKA SOFIA</w:t>
                      </w:r>
                    </w:p>
                  </w:txbxContent>
                </v:textbox>
                <w10:wrap anchorx="margin"/>
              </v:shape>
            </w:pict>
          </mc:Fallback>
        </mc:AlternateContent>
      </w:r>
    </w:p>
    <w:p w14:paraId="36F5F690" w14:textId="77777777" w:rsidR="00F13428" w:rsidRDefault="00F13428" w:rsidP="00D9251A">
      <w:pPr>
        <w:tabs>
          <w:tab w:val="left" w:pos="1515"/>
        </w:tabs>
        <w:spacing w:line="360" w:lineRule="auto"/>
        <w:jc w:val="both"/>
        <w:rPr>
          <w:rFonts w:ascii="Times New Roman" w:hAnsi="Times New Roman" w:cs="Times New Roman"/>
          <w:sz w:val="24"/>
          <w:szCs w:val="24"/>
        </w:rPr>
      </w:pPr>
    </w:p>
    <w:p w14:paraId="598832A4" w14:textId="391EB688" w:rsidR="00F13428" w:rsidRDefault="002033AD" w:rsidP="002033AD">
      <w:pPr>
        <w:pStyle w:val="Prrafodelista"/>
        <w:numPr>
          <w:ilvl w:val="0"/>
          <w:numId w:val="16"/>
        </w:numPr>
        <w:tabs>
          <w:tab w:val="left" w:pos="1515"/>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Cambio de parámetros.</w:t>
      </w:r>
    </w:p>
    <w:p w14:paraId="31BF3615" w14:textId="5A4745D4" w:rsidR="002033AD" w:rsidRDefault="002033AD" w:rsidP="002033AD">
      <w:pPr>
        <w:tabs>
          <w:tab w:val="left" w:pos="1515"/>
        </w:tabs>
        <w:spacing w:line="360" w:lineRule="auto"/>
        <w:jc w:val="both"/>
        <w:rPr>
          <w:rFonts w:ascii="Times New Roman" w:hAnsi="Times New Roman" w:cs="Times New Roman"/>
          <w:sz w:val="24"/>
          <w:szCs w:val="24"/>
        </w:rPr>
      </w:pPr>
      <w:r>
        <w:rPr>
          <w:rFonts w:ascii="Times New Roman" w:hAnsi="Times New Roman" w:cs="Times New Roman"/>
          <w:sz w:val="24"/>
          <w:szCs w:val="24"/>
        </w:rPr>
        <w:t>Hay que tener en cuenta que para cambiar los parámetros de los controles que estamos utilizando le tendremos que dar clic y con ello a la derecha del software “HPSim” nos desplegara una ventana con todas las propiedades de dicho control y las pondremos cambiar a nuestro gusto.</w:t>
      </w:r>
    </w:p>
    <w:p w14:paraId="7A65C42C" w14:textId="5349B91F" w:rsidR="002033AD" w:rsidRDefault="005D2A59" w:rsidP="002033AD">
      <w:pPr>
        <w:tabs>
          <w:tab w:val="left" w:pos="1515"/>
        </w:tabs>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800064" behindDoc="0" locked="0" layoutInCell="1" allowOverlap="1" wp14:anchorId="4E4FBEE4" wp14:editId="5B95F30F">
                <wp:simplePos x="0" y="0"/>
                <wp:positionH relativeFrom="column">
                  <wp:posOffset>-458470</wp:posOffset>
                </wp:positionH>
                <wp:positionV relativeFrom="paragraph">
                  <wp:posOffset>3618865</wp:posOffset>
                </wp:positionV>
                <wp:extent cx="6648450" cy="635"/>
                <wp:effectExtent l="0" t="0" r="0" b="0"/>
                <wp:wrapNone/>
                <wp:docPr id="2018681831" name="Cuadro de texto 1"/>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wps:spPr>
                      <wps:txbx>
                        <w:txbxContent>
                          <w:p w14:paraId="75E47867" w14:textId="26649F7B" w:rsidR="005D2A59" w:rsidRDefault="005D2A59" w:rsidP="005D2A59">
                            <w:pPr>
                              <w:pStyle w:val="Descripcin"/>
                              <w:spacing w:after="0"/>
                              <w:jc w:val="center"/>
                            </w:pPr>
                            <w:bookmarkStart w:id="380" w:name="_Toc159708726"/>
                            <w:r>
                              <w:t xml:space="preserve">Ilustración </w:t>
                            </w:r>
                            <w:r>
                              <w:fldChar w:fldCharType="begin"/>
                            </w:r>
                            <w:r>
                              <w:instrText xml:space="preserve"> SEQ Ilustración \* ARABIC </w:instrText>
                            </w:r>
                            <w:r>
                              <w:fldChar w:fldCharType="separate"/>
                            </w:r>
                            <w:r w:rsidR="00231346">
                              <w:rPr>
                                <w:noProof/>
                              </w:rPr>
                              <w:t>54</w:t>
                            </w:r>
                            <w:r>
                              <w:fldChar w:fldCharType="end"/>
                            </w:r>
                            <w:r>
                              <w:t xml:space="preserve"> Cambio de parámetros</w:t>
                            </w:r>
                            <w:bookmarkEnd w:id="380"/>
                          </w:p>
                          <w:p w14:paraId="0091904A" w14:textId="5E441B9F" w:rsidR="005D2A59" w:rsidRPr="00F55E4E" w:rsidRDefault="005D2A59" w:rsidP="005D2A59">
                            <w:pPr>
                              <w:pStyle w:val="Descripcin"/>
                              <w:spacing w:after="0"/>
                              <w:jc w:val="center"/>
                              <w:rPr>
                                <w:noProof/>
                              </w:rPr>
                            </w:pPr>
                            <w:r w:rsidRPr="00633D25">
                              <w:t>Realizado por LETURNE PLUAS JHON BYRON &amp; CHICA VALFRE VALESKA SOFIA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4FBEE4" id="_x0000_s1062" type="#_x0000_t202" style="position:absolute;left:0;text-align:left;margin-left:-36.1pt;margin-top:284.95pt;width:523.5pt;height:.05pt;z-index:251800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" stroked="f">
                <v:textbox style="mso-fit-shape-to-text:t" inset="0,0,0,0">
                  <w:txbxContent>
                    <w:p w14:paraId="75E47867" w14:textId="26649F7B" w:rsidR="005D2A59" w:rsidRDefault="005D2A59" w:rsidP="005D2A59">
                      <w:pPr>
                        <w:pStyle w:val="Descripcin"/>
                        <w:spacing w:after="0"/>
                        <w:jc w:val="center"/>
                      </w:pPr>
                      <w:bookmarkStart w:id="381" w:name="_Toc159708726"/>
                      <w:r>
                        <w:t xml:space="preserve">Ilustración </w:t>
                      </w:r>
                      <w:r>
                        <w:fldChar w:fldCharType="begin"/>
                      </w:r>
                      <w:r>
                        <w:instrText xml:space="preserve"> SEQ Ilustración \* ARABIC </w:instrText>
                      </w:r>
                      <w:r>
                        <w:fldChar w:fldCharType="separate"/>
                      </w:r>
                      <w:r w:rsidR="00231346">
                        <w:rPr>
                          <w:noProof/>
                        </w:rPr>
                        <w:t>54</w:t>
                      </w:r>
                      <w:r>
                        <w:fldChar w:fldCharType="end"/>
                      </w:r>
                      <w:r>
                        <w:t xml:space="preserve"> Cambio de parámetros</w:t>
                      </w:r>
                      <w:bookmarkEnd w:id="381"/>
                    </w:p>
                    <w:p w14:paraId="0091904A" w14:textId="5E441B9F" w:rsidR="005D2A59" w:rsidRPr="00F55E4E" w:rsidRDefault="005D2A59" w:rsidP="005D2A59">
                      <w:pPr>
                        <w:pStyle w:val="Descripcin"/>
                        <w:spacing w:after="0"/>
                        <w:jc w:val="center"/>
                        <w:rPr>
                          <w:noProof/>
                        </w:rPr>
                      </w:pPr>
                      <w:r w:rsidRPr="00633D25">
                        <w:t>Realizado por LETURNE PLUAS JHON BYRON &amp; CHICA VALFRE VALESKA SOFIA</w:t>
                      </w:r>
                    </w:p>
                  </w:txbxContent>
                </v:textbox>
              </v:shape>
            </w:pict>
          </mc:Fallback>
        </mc:AlternateContent>
      </w:r>
      <w:r>
        <w:rPr>
          <w:noProof/>
        </w:rPr>
        <w:drawing>
          <wp:anchor distT="0" distB="0" distL="114300" distR="114300" simplePos="0" relativeHeight="251776512" behindDoc="0" locked="0" layoutInCell="1" allowOverlap="1" wp14:anchorId="25CD4D06" wp14:editId="420F3DA7">
            <wp:simplePos x="0" y="0"/>
            <wp:positionH relativeFrom="margin">
              <wp:align>center</wp:align>
            </wp:positionH>
            <wp:positionV relativeFrom="paragraph">
              <wp:posOffset>8890</wp:posOffset>
            </wp:positionV>
            <wp:extent cx="6648450" cy="3552825"/>
            <wp:effectExtent l="0" t="0" r="0" b="9525"/>
            <wp:wrapNone/>
            <wp:docPr id="18291110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11095" name=""/>
                    <pic:cNvPicPr/>
                  </pic:nvPicPr>
                  <pic:blipFill>
                    <a:blip r:embed="rId101">
                      <a:extLst>
                        <a:ext uri="{28A0092B-C50C-407E-A947-70E740481C1C}">
                          <a14:useLocalDpi xmlns:a14="http://schemas.microsoft.com/office/drawing/2010/main" val="0"/>
                        </a:ext>
                      </a:extLst>
                    </a:blip>
                    <a:stretch>
                      <a:fillRect/>
                    </a:stretch>
                  </pic:blipFill>
                  <pic:spPr>
                    <a:xfrm>
                      <a:off x="0" y="0"/>
                      <a:ext cx="6648450" cy="3552825"/>
                    </a:xfrm>
                    <a:prstGeom prst="rect">
                      <a:avLst/>
                    </a:prstGeom>
                  </pic:spPr>
                </pic:pic>
              </a:graphicData>
            </a:graphic>
            <wp14:sizeRelH relativeFrom="page">
              <wp14:pctWidth>0</wp14:pctWidth>
            </wp14:sizeRelH>
            <wp14:sizeRelV relativeFrom="page">
              <wp14:pctHeight>0</wp14:pctHeight>
            </wp14:sizeRelV>
          </wp:anchor>
        </w:drawing>
      </w:r>
    </w:p>
    <w:p w14:paraId="4F2288E4" w14:textId="7CC0A3A1" w:rsidR="002033AD" w:rsidRDefault="002033AD" w:rsidP="002033AD">
      <w:pPr>
        <w:tabs>
          <w:tab w:val="left" w:pos="1515"/>
        </w:tabs>
        <w:spacing w:line="360" w:lineRule="auto"/>
        <w:jc w:val="both"/>
        <w:rPr>
          <w:rFonts w:ascii="Times New Roman" w:hAnsi="Times New Roman" w:cs="Times New Roman"/>
          <w:sz w:val="24"/>
          <w:szCs w:val="24"/>
        </w:rPr>
      </w:pPr>
    </w:p>
    <w:p w14:paraId="11B32721" w14:textId="77777777" w:rsidR="002033AD" w:rsidRDefault="002033AD" w:rsidP="002033AD">
      <w:pPr>
        <w:tabs>
          <w:tab w:val="left" w:pos="1515"/>
        </w:tabs>
        <w:spacing w:line="360" w:lineRule="auto"/>
        <w:jc w:val="both"/>
        <w:rPr>
          <w:rFonts w:ascii="Times New Roman" w:hAnsi="Times New Roman" w:cs="Times New Roman"/>
          <w:sz w:val="24"/>
          <w:szCs w:val="24"/>
        </w:rPr>
      </w:pPr>
    </w:p>
    <w:p w14:paraId="50BC7F70" w14:textId="77777777" w:rsidR="002033AD" w:rsidRDefault="002033AD" w:rsidP="002033AD">
      <w:pPr>
        <w:tabs>
          <w:tab w:val="left" w:pos="1515"/>
        </w:tabs>
        <w:spacing w:line="360" w:lineRule="auto"/>
        <w:jc w:val="both"/>
        <w:rPr>
          <w:rFonts w:ascii="Times New Roman" w:hAnsi="Times New Roman" w:cs="Times New Roman"/>
          <w:sz w:val="24"/>
          <w:szCs w:val="24"/>
        </w:rPr>
      </w:pPr>
    </w:p>
    <w:p w14:paraId="2A26988B" w14:textId="77777777" w:rsidR="002033AD" w:rsidRPr="002033AD" w:rsidRDefault="002033AD" w:rsidP="002033AD">
      <w:pPr>
        <w:tabs>
          <w:tab w:val="left" w:pos="1515"/>
        </w:tabs>
        <w:spacing w:line="360" w:lineRule="auto"/>
        <w:jc w:val="both"/>
        <w:rPr>
          <w:rFonts w:ascii="Times New Roman" w:hAnsi="Times New Roman" w:cs="Times New Roman"/>
          <w:sz w:val="24"/>
          <w:szCs w:val="24"/>
        </w:rPr>
      </w:pPr>
    </w:p>
    <w:p w14:paraId="3051AC4A" w14:textId="77777777" w:rsidR="00F13428" w:rsidRDefault="00F13428" w:rsidP="00D9251A">
      <w:pPr>
        <w:tabs>
          <w:tab w:val="left" w:pos="1515"/>
        </w:tabs>
        <w:spacing w:line="360" w:lineRule="auto"/>
        <w:jc w:val="both"/>
        <w:rPr>
          <w:rFonts w:ascii="Times New Roman" w:hAnsi="Times New Roman" w:cs="Times New Roman"/>
          <w:sz w:val="24"/>
          <w:szCs w:val="24"/>
        </w:rPr>
      </w:pPr>
    </w:p>
    <w:p w14:paraId="1D711638" w14:textId="77777777" w:rsidR="00F13428" w:rsidRDefault="00F13428" w:rsidP="00D9251A">
      <w:pPr>
        <w:tabs>
          <w:tab w:val="left" w:pos="1515"/>
        </w:tabs>
        <w:spacing w:line="360" w:lineRule="auto"/>
        <w:jc w:val="both"/>
        <w:rPr>
          <w:rFonts w:ascii="Times New Roman" w:hAnsi="Times New Roman" w:cs="Times New Roman"/>
          <w:sz w:val="24"/>
          <w:szCs w:val="24"/>
        </w:rPr>
      </w:pPr>
    </w:p>
    <w:p w14:paraId="435CF9DC" w14:textId="77777777" w:rsidR="002033AD" w:rsidRDefault="002033AD" w:rsidP="00D9251A">
      <w:pPr>
        <w:tabs>
          <w:tab w:val="left" w:pos="1515"/>
        </w:tabs>
        <w:spacing w:line="360" w:lineRule="auto"/>
        <w:jc w:val="both"/>
        <w:rPr>
          <w:rFonts w:ascii="Times New Roman" w:hAnsi="Times New Roman" w:cs="Times New Roman"/>
          <w:sz w:val="24"/>
          <w:szCs w:val="24"/>
        </w:rPr>
      </w:pPr>
    </w:p>
    <w:p w14:paraId="29ABDF80" w14:textId="77777777" w:rsidR="002033AD" w:rsidRDefault="002033AD" w:rsidP="00D9251A">
      <w:pPr>
        <w:tabs>
          <w:tab w:val="left" w:pos="1515"/>
        </w:tabs>
        <w:spacing w:line="360" w:lineRule="auto"/>
        <w:jc w:val="both"/>
        <w:rPr>
          <w:rFonts w:ascii="Times New Roman" w:hAnsi="Times New Roman" w:cs="Times New Roman"/>
          <w:sz w:val="24"/>
          <w:szCs w:val="24"/>
        </w:rPr>
      </w:pPr>
    </w:p>
    <w:p w14:paraId="30AD7ADE" w14:textId="77777777" w:rsidR="002033AD" w:rsidRDefault="002033AD" w:rsidP="00D9251A">
      <w:pPr>
        <w:tabs>
          <w:tab w:val="left" w:pos="1515"/>
        </w:tabs>
        <w:spacing w:line="360" w:lineRule="auto"/>
        <w:jc w:val="both"/>
        <w:rPr>
          <w:rFonts w:ascii="Times New Roman" w:hAnsi="Times New Roman" w:cs="Times New Roman"/>
          <w:sz w:val="24"/>
          <w:szCs w:val="24"/>
        </w:rPr>
      </w:pPr>
    </w:p>
    <w:p w14:paraId="618A29E1" w14:textId="77777777" w:rsidR="005D2A59" w:rsidRDefault="005D2A59" w:rsidP="00D9251A">
      <w:pPr>
        <w:tabs>
          <w:tab w:val="left" w:pos="1515"/>
        </w:tabs>
        <w:spacing w:line="360" w:lineRule="auto"/>
        <w:jc w:val="both"/>
        <w:rPr>
          <w:rFonts w:ascii="Times New Roman" w:hAnsi="Times New Roman" w:cs="Times New Roman"/>
          <w:sz w:val="24"/>
          <w:szCs w:val="24"/>
        </w:rPr>
      </w:pPr>
    </w:p>
    <w:p w14:paraId="471B3B81" w14:textId="5C692E7A" w:rsidR="00111ED8" w:rsidRPr="003E5FA7" w:rsidRDefault="00D9251A" w:rsidP="003E5FA7">
      <w:pPr>
        <w:pStyle w:val="Ttulo2"/>
        <w:spacing w:line="360" w:lineRule="auto"/>
      </w:pPr>
      <w:bookmarkStart w:id="382" w:name="_Toc159708341"/>
      <w:r>
        <w:t>GitHub</w:t>
      </w:r>
      <w:bookmarkEnd w:id="382"/>
    </w:p>
    <w:p w14:paraId="43398C04" w14:textId="2B8D670A" w:rsidR="003E5FA7" w:rsidRDefault="003E5FA7" w:rsidP="003E5FA7">
      <w:pPr>
        <w:spacing w:line="360" w:lineRule="auto"/>
        <w:jc w:val="both"/>
        <w:rPr>
          <w:rFonts w:ascii="Times New Roman" w:hAnsi="Times New Roman" w:cs="Times New Roman"/>
          <w:sz w:val="24"/>
          <w:szCs w:val="24"/>
        </w:rPr>
      </w:pPr>
      <w:r>
        <w:rPr>
          <w:rFonts w:ascii="Times New Roman" w:hAnsi="Times New Roman" w:cs="Times New Roman"/>
          <w:sz w:val="24"/>
          <w:szCs w:val="24"/>
        </w:rPr>
        <w:t>Para descarga de los ejemplos creados anteriormente puede acceder al siguiente GitHub:</w:t>
      </w:r>
    </w:p>
    <w:p w14:paraId="00EF83E2" w14:textId="7EC410E7" w:rsidR="003E5FA7" w:rsidRDefault="003E5FA7" w:rsidP="003E5FA7">
      <w:pPr>
        <w:spacing w:line="360" w:lineRule="auto"/>
        <w:jc w:val="both"/>
        <w:rPr>
          <w:rFonts w:ascii="Times New Roman" w:hAnsi="Times New Roman" w:cs="Times New Roman"/>
          <w:sz w:val="24"/>
          <w:szCs w:val="24"/>
        </w:rPr>
      </w:pPr>
      <w:hyperlink r:id="rId102" w:history="1">
        <w:r w:rsidRPr="001F2178">
          <w:rPr>
            <w:rStyle w:val="Hipervnculo"/>
            <w:rFonts w:ascii="Times New Roman" w:hAnsi="Times New Roman" w:cs="Times New Roman"/>
            <w:sz w:val="24"/>
            <w:szCs w:val="24"/>
          </w:rPr>
          <w:t>https://github.com/jhonleturne192005/practicapetri.git</w:t>
        </w:r>
      </w:hyperlink>
    </w:p>
    <w:p w14:paraId="4C276998" w14:textId="77777777" w:rsidR="003E5FA7" w:rsidRDefault="003E5FA7" w:rsidP="003F2BD2">
      <w:pPr>
        <w:spacing w:line="360" w:lineRule="auto"/>
        <w:jc w:val="both"/>
        <w:rPr>
          <w:rFonts w:ascii="Times New Roman" w:hAnsi="Times New Roman" w:cs="Times New Roman"/>
          <w:sz w:val="24"/>
          <w:szCs w:val="24"/>
        </w:rPr>
      </w:pPr>
    </w:p>
    <w:p w14:paraId="333AACEF" w14:textId="77777777" w:rsidR="00111ED8" w:rsidRDefault="00111ED8" w:rsidP="003F2BD2">
      <w:pPr>
        <w:spacing w:line="360" w:lineRule="auto"/>
        <w:jc w:val="both"/>
        <w:rPr>
          <w:rFonts w:ascii="Times New Roman" w:hAnsi="Times New Roman" w:cs="Times New Roman"/>
          <w:sz w:val="24"/>
          <w:szCs w:val="24"/>
        </w:rPr>
      </w:pPr>
    </w:p>
    <w:p w14:paraId="118AAB8A" w14:textId="77777777" w:rsidR="00111ED8" w:rsidRDefault="00111ED8" w:rsidP="003F2BD2">
      <w:pPr>
        <w:spacing w:line="360" w:lineRule="auto"/>
        <w:jc w:val="both"/>
        <w:rPr>
          <w:rFonts w:ascii="Times New Roman" w:hAnsi="Times New Roman" w:cs="Times New Roman"/>
          <w:sz w:val="24"/>
          <w:szCs w:val="24"/>
        </w:rPr>
      </w:pPr>
    </w:p>
    <w:p w14:paraId="6771A1E4" w14:textId="77777777" w:rsidR="00111ED8" w:rsidRDefault="00111ED8" w:rsidP="003F2BD2">
      <w:pPr>
        <w:spacing w:line="360" w:lineRule="auto"/>
        <w:jc w:val="both"/>
        <w:rPr>
          <w:rFonts w:ascii="Times New Roman" w:hAnsi="Times New Roman" w:cs="Times New Roman"/>
          <w:sz w:val="24"/>
          <w:szCs w:val="24"/>
        </w:rPr>
      </w:pPr>
    </w:p>
    <w:p w14:paraId="775FC818" w14:textId="77777777" w:rsidR="00DE6BA6" w:rsidRDefault="00DE6BA6" w:rsidP="003F2BD2">
      <w:pPr>
        <w:spacing w:line="360" w:lineRule="auto"/>
        <w:jc w:val="both"/>
      </w:pPr>
    </w:p>
    <w:p w14:paraId="57B35174" w14:textId="77777777" w:rsidR="005D2A59" w:rsidRDefault="005D2A59" w:rsidP="003F2BD2">
      <w:pPr>
        <w:spacing w:line="360" w:lineRule="auto"/>
        <w:jc w:val="both"/>
      </w:pPr>
    </w:p>
    <w:p w14:paraId="210B8566" w14:textId="77777777" w:rsidR="005D2A59" w:rsidRPr="000C120C" w:rsidRDefault="005D2A59" w:rsidP="003F2BD2">
      <w:pPr>
        <w:spacing w:line="360" w:lineRule="auto"/>
        <w:jc w:val="both"/>
      </w:pPr>
    </w:p>
    <w:p w14:paraId="5B25B266" w14:textId="66808B11" w:rsidR="00B30B4B" w:rsidRPr="005D2A59" w:rsidRDefault="00093410" w:rsidP="005D2A59">
      <w:pPr>
        <w:pStyle w:val="Ttulo1"/>
        <w:spacing w:line="360" w:lineRule="auto"/>
        <w:rPr>
          <w:lang w:val="es-ES"/>
        </w:rPr>
      </w:pPr>
      <w:bookmarkStart w:id="383" w:name="_Toc159708342"/>
      <w:r>
        <w:rPr>
          <w:lang w:val="es-ES"/>
        </w:rPr>
        <w:lastRenderedPageBreak/>
        <w:t>Conclusión</w:t>
      </w:r>
      <w:bookmarkEnd w:id="383"/>
      <w:r>
        <w:rPr>
          <w:lang w:val="es-ES"/>
        </w:rPr>
        <w:t xml:space="preserve"> </w:t>
      </w:r>
    </w:p>
    <w:p w14:paraId="4CBBEBE0" w14:textId="3AFE46C3" w:rsidR="005D2A59" w:rsidRPr="005D2A59" w:rsidRDefault="005D2A59" w:rsidP="005D2A59">
      <w:pPr>
        <w:spacing w:line="360" w:lineRule="auto"/>
        <w:jc w:val="both"/>
        <w:rPr>
          <w:rFonts w:ascii="Times New Roman" w:hAnsi="Times New Roman" w:cs="Times New Roman"/>
          <w:sz w:val="24"/>
          <w:szCs w:val="24"/>
          <w:lang w:val="es-ES"/>
        </w:rPr>
      </w:pPr>
      <w:r w:rsidRPr="005D2A59">
        <w:rPr>
          <w:rFonts w:ascii="Times New Roman" w:hAnsi="Times New Roman" w:cs="Times New Roman"/>
          <w:sz w:val="24"/>
          <w:szCs w:val="24"/>
          <w:lang w:val="es-ES"/>
        </w:rPr>
        <w:t>Cada uno de los diagramas nos permiten representar problemas complejos ya sea para tener un mejor análisis del problema, para en futuro conocer la arquitectura de implementación del sistema o para encontrar posibles falencias en el mismo. Pero hay que tener en cuenta que hay diagramas que se enfocan en fines diferentes como creación de base de datos o para conocer estados del sistema. Por lo cual hay que conocer la funcionalidad de cada uno de ellos.</w:t>
      </w:r>
    </w:p>
    <w:p w14:paraId="7C54B18E" w14:textId="52A1DEB4" w:rsidR="005D2A59" w:rsidRPr="005D2A59" w:rsidRDefault="005D2A59" w:rsidP="005D2A59">
      <w:pPr>
        <w:spacing w:line="360" w:lineRule="auto"/>
        <w:jc w:val="both"/>
        <w:rPr>
          <w:rFonts w:ascii="Times New Roman" w:hAnsi="Times New Roman" w:cs="Times New Roman"/>
          <w:sz w:val="24"/>
          <w:szCs w:val="24"/>
          <w:lang w:val="es-ES"/>
        </w:rPr>
      </w:pPr>
      <w:r w:rsidRPr="005D2A59">
        <w:rPr>
          <w:rFonts w:ascii="Times New Roman" w:hAnsi="Times New Roman" w:cs="Times New Roman"/>
          <w:sz w:val="24"/>
          <w:szCs w:val="24"/>
          <w:lang w:val="es-ES"/>
        </w:rPr>
        <w:t>En ejemplo muy sencillo podremos observar que el caso de uso se enfoca mas a los procesos que tendrá el sistema, pero no podremos ver un flujo normal como lo haría un diagrama BPMN o de Petri con lo cual tendríamos un mejor análisis tanto en corrección de errores e implementación del sistema que estamos creando.</w:t>
      </w:r>
    </w:p>
    <w:p w14:paraId="57253FF4" w14:textId="3199DCE4" w:rsidR="00B30B4B" w:rsidRPr="005D2A59" w:rsidRDefault="005D2A59" w:rsidP="005D2A59">
      <w:pPr>
        <w:spacing w:line="360" w:lineRule="auto"/>
        <w:jc w:val="both"/>
        <w:rPr>
          <w:rFonts w:ascii="Times New Roman" w:hAnsi="Times New Roman" w:cs="Times New Roman"/>
          <w:sz w:val="24"/>
          <w:szCs w:val="24"/>
          <w:lang w:val="es-ES"/>
        </w:rPr>
      </w:pPr>
      <w:r w:rsidRPr="005D2A59">
        <w:rPr>
          <w:rFonts w:ascii="Times New Roman" w:hAnsi="Times New Roman" w:cs="Times New Roman"/>
          <w:sz w:val="24"/>
          <w:szCs w:val="24"/>
          <w:lang w:val="es-ES"/>
        </w:rPr>
        <w:t>Por lo cual observamos que todos son importantes, pero algunos facilitarían el uso para fines que nosotros mismos como creadores de un sistema requerimos. De tal forma es necesario conocer su funcionamiento e implementación para casos donde tengamos que proponer mejores soluciones y así el sistema quede mejor implementado.</w:t>
      </w:r>
    </w:p>
    <w:p w14:paraId="405F0489" w14:textId="77777777" w:rsidR="00B30B4B" w:rsidRPr="005D2A59" w:rsidRDefault="00B30B4B" w:rsidP="005D2A59">
      <w:pPr>
        <w:spacing w:line="360" w:lineRule="auto"/>
        <w:jc w:val="both"/>
        <w:rPr>
          <w:rFonts w:ascii="Times New Roman" w:hAnsi="Times New Roman" w:cs="Times New Roman"/>
          <w:sz w:val="24"/>
          <w:szCs w:val="24"/>
          <w:lang w:val="es-ES"/>
        </w:rPr>
      </w:pPr>
    </w:p>
    <w:p w14:paraId="157547A7" w14:textId="77777777" w:rsidR="00B30B4B" w:rsidRDefault="00B30B4B" w:rsidP="00B30B4B">
      <w:pPr>
        <w:rPr>
          <w:lang w:val="es-ES"/>
        </w:rPr>
      </w:pPr>
    </w:p>
    <w:p w14:paraId="780B17CF" w14:textId="77777777" w:rsidR="00B30B4B" w:rsidRDefault="00B30B4B" w:rsidP="00B30B4B">
      <w:pPr>
        <w:rPr>
          <w:lang w:val="es-ES"/>
        </w:rPr>
      </w:pPr>
    </w:p>
    <w:p w14:paraId="1CCA3E45" w14:textId="77777777" w:rsidR="00B30B4B" w:rsidRDefault="00B30B4B" w:rsidP="00B30B4B">
      <w:pPr>
        <w:rPr>
          <w:lang w:val="es-ES"/>
        </w:rPr>
      </w:pPr>
    </w:p>
    <w:p w14:paraId="09DD9E0F" w14:textId="77777777" w:rsidR="00B30B4B" w:rsidRDefault="00B30B4B" w:rsidP="00B30B4B">
      <w:pPr>
        <w:rPr>
          <w:lang w:val="es-ES"/>
        </w:rPr>
      </w:pPr>
    </w:p>
    <w:p w14:paraId="694D89F2" w14:textId="77777777" w:rsidR="00B30B4B" w:rsidRDefault="00B30B4B" w:rsidP="00B30B4B">
      <w:pPr>
        <w:rPr>
          <w:lang w:val="es-ES"/>
        </w:rPr>
      </w:pPr>
    </w:p>
    <w:p w14:paraId="6AAAE865" w14:textId="77777777" w:rsidR="00B30B4B" w:rsidRDefault="00B30B4B" w:rsidP="00B30B4B">
      <w:pPr>
        <w:rPr>
          <w:lang w:val="es-ES"/>
        </w:rPr>
      </w:pPr>
    </w:p>
    <w:p w14:paraId="2259B980" w14:textId="77777777" w:rsidR="00B30B4B" w:rsidRDefault="00B30B4B" w:rsidP="00B30B4B">
      <w:pPr>
        <w:rPr>
          <w:lang w:val="es-ES"/>
        </w:rPr>
      </w:pPr>
    </w:p>
    <w:p w14:paraId="6D293BD9" w14:textId="77777777" w:rsidR="000060C0" w:rsidRDefault="000060C0" w:rsidP="00F61138">
      <w:pPr>
        <w:rPr>
          <w:lang w:val="es-ES"/>
        </w:rPr>
      </w:pPr>
    </w:p>
    <w:p w14:paraId="4A18EAD3" w14:textId="77777777" w:rsidR="00093410" w:rsidRDefault="00093410" w:rsidP="00F61138">
      <w:pPr>
        <w:rPr>
          <w:lang w:val="es-ES"/>
        </w:rPr>
      </w:pPr>
    </w:p>
    <w:p w14:paraId="722E1F0F" w14:textId="77777777" w:rsidR="00DE6BA6" w:rsidRDefault="00DE6BA6" w:rsidP="00F61138">
      <w:pPr>
        <w:rPr>
          <w:lang w:val="es-ES"/>
        </w:rPr>
      </w:pPr>
    </w:p>
    <w:p w14:paraId="0732E1BF" w14:textId="77777777" w:rsidR="00DE6BA6" w:rsidRDefault="00DE6BA6" w:rsidP="00F61138">
      <w:pPr>
        <w:rPr>
          <w:lang w:val="es-ES"/>
        </w:rPr>
      </w:pPr>
    </w:p>
    <w:p w14:paraId="0B50D723" w14:textId="77777777" w:rsidR="00DE6BA6" w:rsidRDefault="00DE6BA6" w:rsidP="00F61138">
      <w:pPr>
        <w:rPr>
          <w:lang w:val="es-ES"/>
        </w:rPr>
      </w:pPr>
    </w:p>
    <w:p w14:paraId="33F11BB8" w14:textId="77777777" w:rsidR="00DE6BA6" w:rsidRDefault="00DE6BA6" w:rsidP="00F61138">
      <w:pPr>
        <w:rPr>
          <w:lang w:val="es-ES"/>
        </w:rPr>
      </w:pPr>
    </w:p>
    <w:p w14:paraId="70F7F2B2" w14:textId="77777777" w:rsidR="00DE6BA6" w:rsidRDefault="00DE6BA6" w:rsidP="00F61138">
      <w:pPr>
        <w:rPr>
          <w:lang w:val="es-ES"/>
        </w:rPr>
      </w:pPr>
    </w:p>
    <w:p w14:paraId="18877DB4" w14:textId="77777777" w:rsidR="00DE6BA6" w:rsidRDefault="00DE6BA6" w:rsidP="00F61138">
      <w:pPr>
        <w:rPr>
          <w:lang w:val="es-ES"/>
        </w:rPr>
      </w:pPr>
    </w:p>
    <w:p w14:paraId="77965B3F" w14:textId="2A56F693" w:rsidR="004D5B05" w:rsidRPr="00DE6BA6" w:rsidRDefault="009864AF" w:rsidP="004D5B05">
      <w:pPr>
        <w:pStyle w:val="Ttulo1"/>
        <w:rPr>
          <w:lang w:val="es-ES"/>
        </w:rPr>
      </w:pPr>
      <w:bookmarkStart w:id="384" w:name="_Toc159327586"/>
      <w:bookmarkStart w:id="385" w:name="_Toc159708343"/>
      <w:r>
        <w:rPr>
          <w:lang w:val="es-ES"/>
        </w:rPr>
        <w:lastRenderedPageBreak/>
        <w:t>Bibliografía</w:t>
      </w:r>
      <w:bookmarkEnd w:id="384"/>
      <w:bookmarkEnd w:id="385"/>
    </w:p>
    <w:sdt>
      <w:sdtPr>
        <w:rPr>
          <w:rFonts w:ascii="Times New Roman" w:hAnsi="Times New Roman" w:cs="Times New Roman"/>
          <w:sz w:val="24"/>
          <w:szCs w:val="24"/>
          <w:lang w:val="es-ES"/>
        </w:rPr>
        <w:tag w:val="MENDELEY_BIBLIOGRAPHY"/>
        <w:id w:val="-2097701215"/>
        <w:placeholder>
          <w:docPart w:val="DefaultPlaceholder_-1854013440"/>
        </w:placeholder>
      </w:sdtPr>
      <w:sdtEndPr>
        <w:rPr>
          <w:sz w:val="28"/>
          <w:szCs w:val="28"/>
        </w:rPr>
      </w:sdtEndPr>
      <w:sdtContent>
        <w:p w14:paraId="44AD0917" w14:textId="77777777" w:rsidR="00A10032" w:rsidRPr="00DE6BA6" w:rsidRDefault="00A10032" w:rsidP="00DE6BA6">
          <w:pPr>
            <w:autoSpaceDE w:val="0"/>
            <w:autoSpaceDN w:val="0"/>
            <w:ind w:hanging="640"/>
            <w:jc w:val="both"/>
            <w:divId w:val="1062410593"/>
            <w:rPr>
              <w:rFonts w:ascii="Times New Roman" w:eastAsia="Times New Roman" w:hAnsi="Times New Roman" w:cs="Times New Roman"/>
              <w:kern w:val="0"/>
              <w:sz w:val="28"/>
              <w:szCs w:val="28"/>
              <w14:ligatures w14:val="none"/>
            </w:rPr>
          </w:pPr>
          <w:r w:rsidRPr="00DE6BA6">
            <w:rPr>
              <w:rFonts w:ascii="Times New Roman" w:eastAsia="Times New Roman" w:hAnsi="Times New Roman" w:cs="Times New Roman"/>
              <w:sz w:val="24"/>
              <w:szCs w:val="24"/>
            </w:rPr>
            <w:t>[1]</w:t>
          </w:r>
          <w:r w:rsidRPr="00DE6BA6">
            <w:rPr>
              <w:rFonts w:ascii="Times New Roman" w:eastAsia="Times New Roman" w:hAnsi="Times New Roman" w:cs="Times New Roman"/>
              <w:sz w:val="24"/>
              <w:szCs w:val="24"/>
            </w:rPr>
            <w:tab/>
            <w:t xml:space="preserve">I. Benyahia y M. Hilali, “An adaptive framework for distributed complex applications development”, en </w:t>
          </w:r>
          <w:r w:rsidRPr="00DE6BA6">
            <w:rPr>
              <w:rFonts w:ascii="Times New Roman" w:eastAsia="Times New Roman" w:hAnsi="Times New Roman" w:cs="Times New Roman"/>
              <w:i/>
              <w:iCs/>
              <w:sz w:val="24"/>
              <w:szCs w:val="24"/>
            </w:rPr>
            <w:t>Proceedings. 34th International Conference on Technology of Object-Oriented Languages and Systems - TOOLS 34</w:t>
          </w:r>
          <w:r w:rsidRPr="00DE6BA6">
            <w:rPr>
              <w:rFonts w:ascii="Times New Roman" w:eastAsia="Times New Roman" w:hAnsi="Times New Roman" w:cs="Times New Roman"/>
              <w:sz w:val="24"/>
              <w:szCs w:val="24"/>
            </w:rPr>
            <w:t>, IEEE Comput. Soc, pp. 339–349. doi: 10.1109/TOOLS.2000.868984.</w:t>
          </w:r>
        </w:p>
        <w:p w14:paraId="3D42813C" w14:textId="77777777" w:rsidR="00A10032" w:rsidRPr="00DE6BA6" w:rsidRDefault="00A10032" w:rsidP="00DE6BA6">
          <w:pPr>
            <w:autoSpaceDE w:val="0"/>
            <w:autoSpaceDN w:val="0"/>
            <w:ind w:hanging="640"/>
            <w:jc w:val="both"/>
            <w:divId w:val="1586694087"/>
            <w:rPr>
              <w:rFonts w:ascii="Times New Roman" w:eastAsia="Times New Roman" w:hAnsi="Times New Roman" w:cs="Times New Roman"/>
              <w:sz w:val="24"/>
              <w:szCs w:val="24"/>
            </w:rPr>
          </w:pPr>
          <w:r w:rsidRPr="00DE6BA6">
            <w:rPr>
              <w:rFonts w:ascii="Times New Roman" w:eastAsia="Times New Roman" w:hAnsi="Times New Roman" w:cs="Times New Roman"/>
              <w:sz w:val="24"/>
              <w:szCs w:val="24"/>
            </w:rPr>
            <w:t>[2]</w:t>
          </w:r>
          <w:r w:rsidRPr="00DE6BA6">
            <w:rPr>
              <w:rFonts w:ascii="Times New Roman" w:eastAsia="Times New Roman" w:hAnsi="Times New Roman" w:cs="Times New Roman"/>
              <w:sz w:val="24"/>
              <w:szCs w:val="24"/>
            </w:rPr>
            <w:tab/>
            <w:t xml:space="preserve">M. S. BABA y T. HERAWAN, “A Large Scale Distributed Virtual Environment Architecture”, </w:t>
          </w:r>
          <w:r w:rsidRPr="00DE6BA6">
            <w:rPr>
              <w:rFonts w:ascii="Times New Roman" w:eastAsia="Times New Roman" w:hAnsi="Times New Roman" w:cs="Times New Roman"/>
              <w:i/>
              <w:iCs/>
              <w:sz w:val="24"/>
              <w:szCs w:val="24"/>
            </w:rPr>
            <w:t>Studies in Informatics and Control</w:t>
          </w:r>
          <w:r w:rsidRPr="00DE6BA6">
            <w:rPr>
              <w:rFonts w:ascii="Times New Roman" w:eastAsia="Times New Roman" w:hAnsi="Times New Roman" w:cs="Times New Roman"/>
              <w:sz w:val="24"/>
              <w:szCs w:val="24"/>
            </w:rPr>
            <w:t>, vol. 24, núm. 2, jun. 2015, doi: 10.24846/v24i2y201504.</w:t>
          </w:r>
        </w:p>
        <w:p w14:paraId="3B64B862" w14:textId="77777777" w:rsidR="00A10032" w:rsidRPr="00DE6BA6" w:rsidRDefault="00A10032" w:rsidP="00DE6BA6">
          <w:pPr>
            <w:autoSpaceDE w:val="0"/>
            <w:autoSpaceDN w:val="0"/>
            <w:ind w:hanging="640"/>
            <w:jc w:val="both"/>
            <w:divId w:val="564418704"/>
            <w:rPr>
              <w:rFonts w:ascii="Times New Roman" w:eastAsia="Times New Roman" w:hAnsi="Times New Roman" w:cs="Times New Roman"/>
              <w:sz w:val="24"/>
              <w:szCs w:val="24"/>
            </w:rPr>
          </w:pPr>
          <w:r w:rsidRPr="00DE6BA6">
            <w:rPr>
              <w:rFonts w:ascii="Times New Roman" w:eastAsia="Times New Roman" w:hAnsi="Times New Roman" w:cs="Times New Roman"/>
              <w:sz w:val="24"/>
              <w:szCs w:val="24"/>
            </w:rPr>
            <w:t>[3]</w:t>
          </w:r>
          <w:r w:rsidRPr="00DE6BA6">
            <w:rPr>
              <w:rFonts w:ascii="Times New Roman" w:eastAsia="Times New Roman" w:hAnsi="Times New Roman" w:cs="Times New Roman"/>
              <w:sz w:val="24"/>
              <w:szCs w:val="24"/>
            </w:rPr>
            <w:tab/>
            <w:t xml:space="preserve">S. Daubrenet y S. Pettifer, “A unifying model for the composition and simulation of behaviors in distributed virtual environments”, en </w:t>
          </w:r>
          <w:r w:rsidRPr="00DE6BA6">
            <w:rPr>
              <w:rFonts w:ascii="Times New Roman" w:eastAsia="Times New Roman" w:hAnsi="Times New Roman" w:cs="Times New Roman"/>
              <w:i/>
              <w:iCs/>
              <w:sz w:val="24"/>
              <w:szCs w:val="24"/>
            </w:rPr>
            <w:t>Proceedings of Theory and Practice of Computer Graphics, 2003.</w:t>
          </w:r>
          <w:r w:rsidRPr="00DE6BA6">
            <w:rPr>
              <w:rFonts w:ascii="Times New Roman" w:eastAsia="Times New Roman" w:hAnsi="Times New Roman" w:cs="Times New Roman"/>
              <w:sz w:val="24"/>
              <w:szCs w:val="24"/>
            </w:rPr>
            <w:t>, IEEE Comput. Soc, pp. 201–208. doi: 10.1109/TPCG.2003.1206949.</w:t>
          </w:r>
        </w:p>
        <w:p w14:paraId="22025C6C" w14:textId="77777777" w:rsidR="00A10032" w:rsidRPr="00DE6BA6" w:rsidRDefault="00A10032" w:rsidP="00DE6BA6">
          <w:pPr>
            <w:autoSpaceDE w:val="0"/>
            <w:autoSpaceDN w:val="0"/>
            <w:ind w:hanging="640"/>
            <w:jc w:val="both"/>
            <w:divId w:val="1947956583"/>
            <w:rPr>
              <w:rFonts w:ascii="Times New Roman" w:eastAsia="Times New Roman" w:hAnsi="Times New Roman" w:cs="Times New Roman"/>
              <w:sz w:val="24"/>
              <w:szCs w:val="24"/>
            </w:rPr>
          </w:pPr>
          <w:r w:rsidRPr="00DE6BA6">
            <w:rPr>
              <w:rFonts w:ascii="Times New Roman" w:eastAsia="Times New Roman" w:hAnsi="Times New Roman" w:cs="Times New Roman"/>
              <w:sz w:val="24"/>
              <w:szCs w:val="24"/>
            </w:rPr>
            <w:t>[4]</w:t>
          </w:r>
          <w:r w:rsidRPr="00DE6BA6">
            <w:rPr>
              <w:rFonts w:ascii="Times New Roman" w:eastAsia="Times New Roman" w:hAnsi="Times New Roman" w:cs="Times New Roman"/>
              <w:sz w:val="24"/>
              <w:szCs w:val="24"/>
            </w:rPr>
            <w:tab/>
            <w:t xml:space="preserve">N. Erdogan, Y. E. Selcuk, y O. Sahingoz, “A distributed execution environment for shared java objects”, </w:t>
          </w:r>
          <w:r w:rsidRPr="00DE6BA6">
            <w:rPr>
              <w:rFonts w:ascii="Times New Roman" w:eastAsia="Times New Roman" w:hAnsi="Times New Roman" w:cs="Times New Roman"/>
              <w:i/>
              <w:iCs/>
              <w:sz w:val="24"/>
              <w:szCs w:val="24"/>
            </w:rPr>
            <w:t>Inf Softw Technol</w:t>
          </w:r>
          <w:r w:rsidRPr="00DE6BA6">
            <w:rPr>
              <w:rFonts w:ascii="Times New Roman" w:eastAsia="Times New Roman" w:hAnsi="Times New Roman" w:cs="Times New Roman"/>
              <w:sz w:val="24"/>
              <w:szCs w:val="24"/>
            </w:rPr>
            <w:t>, vol. 46, núm. 7, pp. 445–455, jun. 2004, doi: 10.1016/j.infsof.2003.09.017.</w:t>
          </w:r>
        </w:p>
        <w:p w14:paraId="4FA06663" w14:textId="77777777" w:rsidR="00A10032" w:rsidRPr="00DE6BA6" w:rsidRDefault="00A10032" w:rsidP="00DE6BA6">
          <w:pPr>
            <w:autoSpaceDE w:val="0"/>
            <w:autoSpaceDN w:val="0"/>
            <w:ind w:hanging="640"/>
            <w:jc w:val="both"/>
            <w:divId w:val="1907837613"/>
            <w:rPr>
              <w:rFonts w:ascii="Times New Roman" w:eastAsia="Times New Roman" w:hAnsi="Times New Roman" w:cs="Times New Roman"/>
              <w:sz w:val="24"/>
              <w:szCs w:val="24"/>
            </w:rPr>
          </w:pPr>
          <w:r w:rsidRPr="00DE6BA6">
            <w:rPr>
              <w:rFonts w:ascii="Times New Roman" w:eastAsia="Times New Roman" w:hAnsi="Times New Roman" w:cs="Times New Roman"/>
              <w:sz w:val="24"/>
              <w:szCs w:val="24"/>
            </w:rPr>
            <w:t>[5]</w:t>
          </w:r>
          <w:r w:rsidRPr="00DE6BA6">
            <w:rPr>
              <w:rFonts w:ascii="Times New Roman" w:eastAsia="Times New Roman" w:hAnsi="Times New Roman" w:cs="Times New Roman"/>
              <w:sz w:val="24"/>
              <w:szCs w:val="24"/>
            </w:rPr>
            <w:tab/>
            <w:t xml:space="preserve">C. Zhang, B. Li, T. N. Sainath, T. Strohman, y S.-Y. Chang, “UML: A Universal Monolingual Output Layer For Multilingual Asr”, en </w:t>
          </w:r>
          <w:r w:rsidRPr="00DE6BA6">
            <w:rPr>
              <w:rFonts w:ascii="Times New Roman" w:eastAsia="Times New Roman" w:hAnsi="Times New Roman" w:cs="Times New Roman"/>
              <w:i/>
              <w:iCs/>
              <w:sz w:val="24"/>
              <w:szCs w:val="24"/>
            </w:rPr>
            <w:t>ICASSP 2023 - 2023 IEEE International Conference on Acoustics, Speech and Signal Processing (ICASSP)</w:t>
          </w:r>
          <w:r w:rsidRPr="00DE6BA6">
            <w:rPr>
              <w:rFonts w:ascii="Times New Roman" w:eastAsia="Times New Roman" w:hAnsi="Times New Roman" w:cs="Times New Roman"/>
              <w:sz w:val="24"/>
              <w:szCs w:val="24"/>
            </w:rPr>
            <w:t>, IEEE, jun. 2023, pp. 1–5. doi: 10.1109/ICASSP49357.2023.10096228.</w:t>
          </w:r>
        </w:p>
        <w:p w14:paraId="5784C4EC" w14:textId="77777777" w:rsidR="00A10032" w:rsidRPr="00DE6BA6" w:rsidRDefault="00A10032" w:rsidP="00DE6BA6">
          <w:pPr>
            <w:autoSpaceDE w:val="0"/>
            <w:autoSpaceDN w:val="0"/>
            <w:ind w:hanging="640"/>
            <w:jc w:val="both"/>
            <w:divId w:val="225457141"/>
            <w:rPr>
              <w:rFonts w:ascii="Times New Roman" w:eastAsia="Times New Roman" w:hAnsi="Times New Roman" w:cs="Times New Roman"/>
              <w:sz w:val="24"/>
              <w:szCs w:val="24"/>
              <w:lang w:val="pt-PT"/>
            </w:rPr>
          </w:pPr>
          <w:r w:rsidRPr="00DE6BA6">
            <w:rPr>
              <w:rFonts w:ascii="Times New Roman" w:eastAsia="Times New Roman" w:hAnsi="Times New Roman" w:cs="Times New Roman"/>
              <w:sz w:val="24"/>
              <w:szCs w:val="24"/>
              <w:lang w:val="pt-PT"/>
            </w:rPr>
            <w:t>[6]</w:t>
          </w:r>
          <w:r w:rsidRPr="00DE6BA6">
            <w:rPr>
              <w:rFonts w:ascii="Times New Roman" w:eastAsia="Times New Roman" w:hAnsi="Times New Roman" w:cs="Times New Roman"/>
              <w:sz w:val="24"/>
              <w:szCs w:val="24"/>
              <w:lang w:val="pt-PT"/>
            </w:rPr>
            <w:tab/>
            <w:t xml:space="preserve">S. Sundaramoorthy, </w:t>
          </w:r>
          <w:r w:rsidRPr="00DE6BA6">
            <w:rPr>
              <w:rFonts w:ascii="Times New Roman" w:eastAsia="Times New Roman" w:hAnsi="Times New Roman" w:cs="Times New Roman"/>
              <w:i/>
              <w:iCs/>
              <w:sz w:val="24"/>
              <w:szCs w:val="24"/>
              <w:lang w:val="pt-PT"/>
            </w:rPr>
            <w:t>UML Diagramming</w:t>
          </w:r>
          <w:r w:rsidRPr="00DE6BA6">
            <w:rPr>
              <w:rFonts w:ascii="Times New Roman" w:eastAsia="Times New Roman" w:hAnsi="Times New Roman" w:cs="Times New Roman"/>
              <w:sz w:val="24"/>
              <w:szCs w:val="24"/>
              <w:lang w:val="pt-PT"/>
            </w:rPr>
            <w:t>. Boca Raton: Auerbach Publications, 2022. doi: 10.1201/9781003287124.</w:t>
          </w:r>
        </w:p>
        <w:p w14:paraId="1B836D39" w14:textId="77777777" w:rsidR="00A10032" w:rsidRPr="00DE6BA6" w:rsidRDefault="00A10032" w:rsidP="00DE6BA6">
          <w:pPr>
            <w:autoSpaceDE w:val="0"/>
            <w:autoSpaceDN w:val="0"/>
            <w:ind w:hanging="640"/>
            <w:jc w:val="both"/>
            <w:divId w:val="446002258"/>
            <w:rPr>
              <w:rFonts w:ascii="Times New Roman" w:eastAsia="Times New Roman" w:hAnsi="Times New Roman" w:cs="Times New Roman"/>
              <w:sz w:val="24"/>
              <w:szCs w:val="24"/>
              <w:lang w:val="pt-PT"/>
            </w:rPr>
          </w:pPr>
          <w:r w:rsidRPr="00DE6BA6">
            <w:rPr>
              <w:rFonts w:ascii="Times New Roman" w:eastAsia="Times New Roman" w:hAnsi="Times New Roman" w:cs="Times New Roman"/>
              <w:sz w:val="24"/>
              <w:szCs w:val="24"/>
              <w:lang w:val="pt-PT"/>
            </w:rPr>
            <w:t>[7]</w:t>
          </w:r>
          <w:r w:rsidRPr="00DE6BA6">
            <w:rPr>
              <w:rFonts w:ascii="Times New Roman" w:eastAsia="Times New Roman" w:hAnsi="Times New Roman" w:cs="Times New Roman"/>
              <w:sz w:val="24"/>
              <w:szCs w:val="24"/>
              <w:lang w:val="pt-PT"/>
            </w:rPr>
            <w:tab/>
            <w:t xml:space="preserve">J. Farinha y A. R. da Silva, “UML Templates Distilled”, </w:t>
          </w:r>
          <w:r w:rsidRPr="00DE6BA6">
            <w:rPr>
              <w:rFonts w:ascii="Times New Roman" w:eastAsia="Times New Roman" w:hAnsi="Times New Roman" w:cs="Times New Roman"/>
              <w:i/>
              <w:iCs/>
              <w:sz w:val="24"/>
              <w:szCs w:val="24"/>
              <w:lang w:val="pt-PT"/>
            </w:rPr>
            <w:t>IEEE Access</w:t>
          </w:r>
          <w:r w:rsidRPr="00DE6BA6">
            <w:rPr>
              <w:rFonts w:ascii="Times New Roman" w:eastAsia="Times New Roman" w:hAnsi="Times New Roman" w:cs="Times New Roman"/>
              <w:sz w:val="24"/>
              <w:szCs w:val="24"/>
              <w:lang w:val="pt-PT"/>
            </w:rPr>
            <w:t>, vol. 10, pp. 8709–8727, 2022, doi: 10.1109/ACCESS.2022.3143898.</w:t>
          </w:r>
        </w:p>
        <w:p w14:paraId="1C01F53B" w14:textId="77777777" w:rsidR="00A10032" w:rsidRPr="00DE6BA6" w:rsidRDefault="00A10032" w:rsidP="00DE6BA6">
          <w:pPr>
            <w:autoSpaceDE w:val="0"/>
            <w:autoSpaceDN w:val="0"/>
            <w:ind w:hanging="640"/>
            <w:jc w:val="both"/>
            <w:divId w:val="794911846"/>
            <w:rPr>
              <w:rFonts w:ascii="Times New Roman" w:eastAsia="Times New Roman" w:hAnsi="Times New Roman" w:cs="Times New Roman"/>
              <w:sz w:val="24"/>
              <w:szCs w:val="24"/>
              <w:lang w:val="pt-PT"/>
            </w:rPr>
          </w:pPr>
          <w:r w:rsidRPr="00DE6BA6">
            <w:rPr>
              <w:rFonts w:ascii="Times New Roman" w:eastAsia="Times New Roman" w:hAnsi="Times New Roman" w:cs="Times New Roman"/>
              <w:sz w:val="24"/>
              <w:szCs w:val="24"/>
              <w:lang w:val="pt-PT"/>
            </w:rPr>
            <w:t>[8]</w:t>
          </w:r>
          <w:r w:rsidRPr="00DE6BA6">
            <w:rPr>
              <w:rFonts w:ascii="Times New Roman" w:eastAsia="Times New Roman" w:hAnsi="Times New Roman" w:cs="Times New Roman"/>
              <w:sz w:val="24"/>
              <w:szCs w:val="24"/>
              <w:lang w:val="pt-PT"/>
            </w:rPr>
            <w:tab/>
            <w:t xml:space="preserve">I. Häring, “Semi-Formal Modeling of Multi-technological Systems I: UML”, en </w:t>
          </w:r>
          <w:r w:rsidRPr="00DE6BA6">
            <w:rPr>
              <w:rFonts w:ascii="Times New Roman" w:eastAsia="Times New Roman" w:hAnsi="Times New Roman" w:cs="Times New Roman"/>
              <w:i/>
              <w:iCs/>
              <w:sz w:val="24"/>
              <w:szCs w:val="24"/>
              <w:lang w:val="pt-PT"/>
            </w:rPr>
            <w:t>Technical Safety, Reliability and Resilience</w:t>
          </w:r>
          <w:r w:rsidRPr="00DE6BA6">
            <w:rPr>
              <w:rFonts w:ascii="Times New Roman" w:eastAsia="Times New Roman" w:hAnsi="Times New Roman" w:cs="Times New Roman"/>
              <w:sz w:val="24"/>
              <w:szCs w:val="24"/>
              <w:lang w:val="pt-PT"/>
            </w:rPr>
            <w:t>, Singapore: Springer Singapore, 2021, pp. 227–263. doi: 10.1007/978-981-33-4272-9_13.</w:t>
          </w:r>
        </w:p>
        <w:p w14:paraId="1229A3E4" w14:textId="77777777" w:rsidR="00A10032" w:rsidRPr="00DE6BA6" w:rsidRDefault="00A10032" w:rsidP="00DE6BA6">
          <w:pPr>
            <w:autoSpaceDE w:val="0"/>
            <w:autoSpaceDN w:val="0"/>
            <w:ind w:hanging="640"/>
            <w:jc w:val="both"/>
            <w:divId w:val="2123305241"/>
            <w:rPr>
              <w:rFonts w:ascii="Times New Roman" w:eastAsia="Times New Roman" w:hAnsi="Times New Roman" w:cs="Times New Roman"/>
              <w:sz w:val="24"/>
              <w:szCs w:val="24"/>
              <w:lang w:val="pt-PT"/>
            </w:rPr>
          </w:pPr>
          <w:r w:rsidRPr="00DE6BA6">
            <w:rPr>
              <w:rFonts w:ascii="Times New Roman" w:eastAsia="Times New Roman" w:hAnsi="Times New Roman" w:cs="Times New Roman"/>
              <w:sz w:val="24"/>
              <w:szCs w:val="24"/>
              <w:lang w:val="pt-PT"/>
            </w:rPr>
            <w:t>[9]</w:t>
          </w:r>
          <w:r w:rsidRPr="00DE6BA6">
            <w:rPr>
              <w:rFonts w:ascii="Times New Roman" w:eastAsia="Times New Roman" w:hAnsi="Times New Roman" w:cs="Times New Roman"/>
              <w:sz w:val="24"/>
              <w:szCs w:val="24"/>
              <w:lang w:val="pt-PT"/>
            </w:rPr>
            <w:tab/>
            <w:t xml:space="preserve">D. N. H. Weerasinghe, K. A. T. Thiwanka, H. B. C. Jayasith, P. A. D. Onella Natalie, U. U. Samantha Rajapaksha, y A. Karunasena, “Smart UML - Assignment Management Tool for UML Diagrams”, en </w:t>
          </w:r>
          <w:r w:rsidRPr="00DE6BA6">
            <w:rPr>
              <w:rFonts w:ascii="Times New Roman" w:eastAsia="Times New Roman" w:hAnsi="Times New Roman" w:cs="Times New Roman"/>
              <w:i/>
              <w:iCs/>
              <w:sz w:val="24"/>
              <w:szCs w:val="24"/>
              <w:lang w:val="pt-PT"/>
            </w:rPr>
            <w:t>2022 4th International Conference on Advancements in Computing (ICAC)</w:t>
          </w:r>
          <w:r w:rsidRPr="00DE6BA6">
            <w:rPr>
              <w:rFonts w:ascii="Times New Roman" w:eastAsia="Times New Roman" w:hAnsi="Times New Roman" w:cs="Times New Roman"/>
              <w:sz w:val="24"/>
              <w:szCs w:val="24"/>
              <w:lang w:val="pt-PT"/>
            </w:rPr>
            <w:t>, IEEE, dic. 2022, pp. 114–119. doi: 10.1109/ICAC57685.2022.10025080.</w:t>
          </w:r>
        </w:p>
        <w:p w14:paraId="628111EE" w14:textId="77777777" w:rsidR="00A10032" w:rsidRPr="00DE6BA6" w:rsidRDefault="00A10032" w:rsidP="00DE6BA6">
          <w:pPr>
            <w:autoSpaceDE w:val="0"/>
            <w:autoSpaceDN w:val="0"/>
            <w:ind w:hanging="640"/>
            <w:jc w:val="both"/>
            <w:divId w:val="553850416"/>
            <w:rPr>
              <w:rFonts w:ascii="Times New Roman" w:eastAsia="Times New Roman" w:hAnsi="Times New Roman" w:cs="Times New Roman"/>
              <w:sz w:val="24"/>
              <w:szCs w:val="24"/>
              <w:lang w:val="pt-PT"/>
            </w:rPr>
          </w:pPr>
          <w:r w:rsidRPr="00DE6BA6">
            <w:rPr>
              <w:rFonts w:ascii="Times New Roman" w:eastAsia="Times New Roman" w:hAnsi="Times New Roman" w:cs="Times New Roman"/>
              <w:sz w:val="24"/>
              <w:szCs w:val="24"/>
              <w:lang w:val="pt-PT"/>
            </w:rPr>
            <w:t>[10]</w:t>
          </w:r>
          <w:r w:rsidRPr="00DE6BA6">
            <w:rPr>
              <w:rFonts w:ascii="Times New Roman" w:eastAsia="Times New Roman" w:hAnsi="Times New Roman" w:cs="Times New Roman"/>
              <w:sz w:val="24"/>
              <w:szCs w:val="24"/>
              <w:lang w:val="pt-PT"/>
            </w:rPr>
            <w:tab/>
            <w:t xml:space="preserve">K. Żyła, A. Ulidowski, J. Wrzos, B. Włodarczyk, K. Krocz, y P. Drozd, “UML – a survey on technical university students in Lublin”, </w:t>
          </w:r>
          <w:r w:rsidRPr="00DE6BA6">
            <w:rPr>
              <w:rFonts w:ascii="Times New Roman" w:eastAsia="Times New Roman" w:hAnsi="Times New Roman" w:cs="Times New Roman"/>
              <w:i/>
              <w:iCs/>
              <w:sz w:val="24"/>
              <w:szCs w:val="24"/>
              <w:lang w:val="pt-PT"/>
            </w:rPr>
            <w:t>Journal of Computer Sciences Institute</w:t>
          </w:r>
          <w:r w:rsidRPr="00DE6BA6">
            <w:rPr>
              <w:rFonts w:ascii="Times New Roman" w:eastAsia="Times New Roman" w:hAnsi="Times New Roman" w:cs="Times New Roman"/>
              <w:sz w:val="24"/>
              <w:szCs w:val="24"/>
              <w:lang w:val="pt-PT"/>
            </w:rPr>
            <w:t>, vol. 13, pp. 279–282, dic. 2019, doi: 10.35784/jcsi.825.</w:t>
          </w:r>
        </w:p>
        <w:p w14:paraId="0C99C8D5" w14:textId="77777777" w:rsidR="00A10032" w:rsidRPr="00DE6BA6" w:rsidRDefault="00A10032" w:rsidP="00DE6BA6">
          <w:pPr>
            <w:autoSpaceDE w:val="0"/>
            <w:autoSpaceDN w:val="0"/>
            <w:ind w:hanging="640"/>
            <w:jc w:val="both"/>
            <w:divId w:val="613293499"/>
            <w:rPr>
              <w:rFonts w:ascii="Times New Roman" w:eastAsia="Times New Roman" w:hAnsi="Times New Roman" w:cs="Times New Roman"/>
              <w:sz w:val="24"/>
              <w:szCs w:val="24"/>
            </w:rPr>
          </w:pPr>
          <w:r w:rsidRPr="00DE6BA6">
            <w:rPr>
              <w:rFonts w:ascii="Times New Roman" w:eastAsia="Times New Roman" w:hAnsi="Times New Roman" w:cs="Times New Roman"/>
              <w:sz w:val="24"/>
              <w:szCs w:val="24"/>
            </w:rPr>
            <w:t>[11]</w:t>
          </w:r>
          <w:r w:rsidRPr="00DE6BA6">
            <w:rPr>
              <w:rFonts w:ascii="Times New Roman" w:eastAsia="Times New Roman" w:hAnsi="Times New Roman" w:cs="Times New Roman"/>
              <w:sz w:val="24"/>
              <w:szCs w:val="24"/>
            </w:rPr>
            <w:tab/>
            <w:t xml:space="preserve">D. Torre, Y. Labiche, M. Genero, M. Elaasar, y C. Menghi, “UML Consistency Rules”, en </w:t>
          </w:r>
          <w:r w:rsidRPr="00DE6BA6">
            <w:rPr>
              <w:rFonts w:ascii="Times New Roman" w:eastAsia="Times New Roman" w:hAnsi="Times New Roman" w:cs="Times New Roman"/>
              <w:i/>
              <w:iCs/>
              <w:sz w:val="24"/>
              <w:szCs w:val="24"/>
            </w:rPr>
            <w:t>Proceedings of the 8th International Conference on Formal Methods in Software Engineering</w:t>
          </w:r>
          <w:r w:rsidRPr="00DE6BA6">
            <w:rPr>
              <w:rFonts w:ascii="Times New Roman" w:eastAsia="Times New Roman" w:hAnsi="Times New Roman" w:cs="Times New Roman"/>
              <w:sz w:val="24"/>
              <w:szCs w:val="24"/>
            </w:rPr>
            <w:t>, New York, NY, USA: ACM, oct. 2020, pp. 130–140. doi: 10.1145/3372020.3391554.</w:t>
          </w:r>
        </w:p>
        <w:p w14:paraId="02BA400A" w14:textId="77777777" w:rsidR="00A10032" w:rsidRPr="00DE6BA6" w:rsidRDefault="00A10032" w:rsidP="00DE6BA6">
          <w:pPr>
            <w:autoSpaceDE w:val="0"/>
            <w:autoSpaceDN w:val="0"/>
            <w:ind w:hanging="640"/>
            <w:jc w:val="both"/>
            <w:divId w:val="1506478650"/>
            <w:rPr>
              <w:rFonts w:ascii="Times New Roman" w:eastAsia="Times New Roman" w:hAnsi="Times New Roman" w:cs="Times New Roman"/>
              <w:sz w:val="24"/>
              <w:szCs w:val="24"/>
            </w:rPr>
          </w:pPr>
          <w:r w:rsidRPr="00DE6BA6">
            <w:rPr>
              <w:rFonts w:ascii="Times New Roman" w:eastAsia="Times New Roman" w:hAnsi="Times New Roman" w:cs="Times New Roman"/>
              <w:sz w:val="24"/>
              <w:szCs w:val="24"/>
            </w:rPr>
            <w:t>[12]</w:t>
          </w:r>
          <w:r w:rsidRPr="00DE6BA6">
            <w:rPr>
              <w:rFonts w:ascii="Times New Roman" w:eastAsia="Times New Roman" w:hAnsi="Times New Roman" w:cs="Times New Roman"/>
              <w:sz w:val="24"/>
              <w:szCs w:val="24"/>
            </w:rPr>
            <w:tab/>
            <w:t xml:space="preserve">A. Lopes, I. Steinmacher, y T. Conte, “UML Acceptance”, en </w:t>
          </w:r>
          <w:r w:rsidRPr="00DE6BA6">
            <w:rPr>
              <w:rFonts w:ascii="Times New Roman" w:eastAsia="Times New Roman" w:hAnsi="Times New Roman" w:cs="Times New Roman"/>
              <w:i/>
              <w:iCs/>
              <w:sz w:val="24"/>
              <w:szCs w:val="24"/>
            </w:rPr>
            <w:t>Proceedings of the XXXIII Brazilian Symposium on Software Engineering</w:t>
          </w:r>
          <w:r w:rsidRPr="00DE6BA6">
            <w:rPr>
              <w:rFonts w:ascii="Times New Roman" w:eastAsia="Times New Roman" w:hAnsi="Times New Roman" w:cs="Times New Roman"/>
              <w:sz w:val="24"/>
              <w:szCs w:val="24"/>
            </w:rPr>
            <w:t>, New York, NY, USA: ACM, sep. 2019, pp. 264–272. doi: 10.1145/3350768.3352575.</w:t>
          </w:r>
        </w:p>
        <w:p w14:paraId="3E377D00" w14:textId="77777777" w:rsidR="00A10032" w:rsidRPr="00DE6BA6" w:rsidRDefault="00A10032" w:rsidP="00DE6BA6">
          <w:pPr>
            <w:autoSpaceDE w:val="0"/>
            <w:autoSpaceDN w:val="0"/>
            <w:ind w:hanging="640"/>
            <w:jc w:val="both"/>
            <w:divId w:val="716316594"/>
            <w:rPr>
              <w:rFonts w:ascii="Times New Roman" w:eastAsia="Times New Roman" w:hAnsi="Times New Roman" w:cs="Times New Roman"/>
              <w:sz w:val="24"/>
              <w:szCs w:val="24"/>
            </w:rPr>
          </w:pPr>
          <w:r w:rsidRPr="00DE6BA6">
            <w:rPr>
              <w:rFonts w:ascii="Times New Roman" w:eastAsia="Times New Roman" w:hAnsi="Times New Roman" w:cs="Times New Roman"/>
              <w:sz w:val="24"/>
              <w:szCs w:val="24"/>
            </w:rPr>
            <w:lastRenderedPageBreak/>
            <w:t>[13]</w:t>
          </w:r>
          <w:r w:rsidRPr="00DE6BA6">
            <w:rPr>
              <w:rFonts w:ascii="Times New Roman" w:eastAsia="Times New Roman" w:hAnsi="Times New Roman" w:cs="Times New Roman"/>
              <w:sz w:val="24"/>
              <w:szCs w:val="24"/>
            </w:rPr>
            <w:tab/>
            <w:t xml:space="preserve">H. Koç, A. M. Erdoğan, Y. Barjakly, y S. Peker, “UML Diagrams in Software Engineering Research: A Systematic Literature Review”, en </w:t>
          </w:r>
          <w:r w:rsidRPr="00DE6BA6">
            <w:rPr>
              <w:rFonts w:ascii="Times New Roman" w:eastAsia="Times New Roman" w:hAnsi="Times New Roman" w:cs="Times New Roman"/>
              <w:i/>
              <w:iCs/>
              <w:sz w:val="24"/>
              <w:szCs w:val="24"/>
            </w:rPr>
            <w:t>The 7th International Management Information Systems Conference</w:t>
          </w:r>
          <w:r w:rsidRPr="00DE6BA6">
            <w:rPr>
              <w:rFonts w:ascii="Times New Roman" w:eastAsia="Times New Roman" w:hAnsi="Times New Roman" w:cs="Times New Roman"/>
              <w:sz w:val="24"/>
              <w:szCs w:val="24"/>
            </w:rPr>
            <w:t>, Basel Switzerland: MDPI, mar. 2021, p. 13. doi: 10.3390/proceedings2021074013.</w:t>
          </w:r>
        </w:p>
        <w:p w14:paraId="71C339C6" w14:textId="77777777" w:rsidR="00A10032" w:rsidRPr="00DE6BA6" w:rsidRDefault="00A10032" w:rsidP="00DE6BA6">
          <w:pPr>
            <w:autoSpaceDE w:val="0"/>
            <w:autoSpaceDN w:val="0"/>
            <w:ind w:hanging="640"/>
            <w:jc w:val="both"/>
            <w:divId w:val="973363319"/>
            <w:rPr>
              <w:rFonts w:ascii="Times New Roman" w:eastAsia="Times New Roman" w:hAnsi="Times New Roman" w:cs="Times New Roman"/>
              <w:sz w:val="24"/>
              <w:szCs w:val="24"/>
            </w:rPr>
          </w:pPr>
          <w:r w:rsidRPr="00DE6BA6">
            <w:rPr>
              <w:rFonts w:ascii="Times New Roman" w:eastAsia="Times New Roman" w:hAnsi="Times New Roman" w:cs="Times New Roman"/>
              <w:sz w:val="24"/>
              <w:szCs w:val="24"/>
            </w:rPr>
            <w:t>[14]</w:t>
          </w:r>
          <w:r w:rsidRPr="00DE6BA6">
            <w:rPr>
              <w:rFonts w:ascii="Times New Roman" w:eastAsia="Times New Roman" w:hAnsi="Times New Roman" w:cs="Times New Roman"/>
              <w:sz w:val="24"/>
              <w:szCs w:val="24"/>
            </w:rPr>
            <w:tab/>
            <w:t xml:space="preserve">G. Vanwormhoudt, M. Allon, O. Caron, y B. Carré, “Template based model engineering in UML”, en </w:t>
          </w:r>
          <w:r w:rsidRPr="00DE6BA6">
            <w:rPr>
              <w:rFonts w:ascii="Times New Roman" w:eastAsia="Times New Roman" w:hAnsi="Times New Roman" w:cs="Times New Roman"/>
              <w:i/>
              <w:iCs/>
              <w:sz w:val="24"/>
              <w:szCs w:val="24"/>
            </w:rPr>
            <w:t>Proceedings of the 23rd ACM/IEEE International Conference on Model Driven Engineering Languages and Systems</w:t>
          </w:r>
          <w:r w:rsidRPr="00DE6BA6">
            <w:rPr>
              <w:rFonts w:ascii="Times New Roman" w:eastAsia="Times New Roman" w:hAnsi="Times New Roman" w:cs="Times New Roman"/>
              <w:sz w:val="24"/>
              <w:szCs w:val="24"/>
            </w:rPr>
            <w:t>, New York, NY, USA: ACM, oct. 2020, pp. 47–56. doi: 10.1145/3365438.3410988.</w:t>
          </w:r>
        </w:p>
        <w:p w14:paraId="698C4A6D" w14:textId="77777777" w:rsidR="00A10032" w:rsidRPr="00DE6BA6" w:rsidRDefault="00A10032" w:rsidP="00DE6BA6">
          <w:pPr>
            <w:autoSpaceDE w:val="0"/>
            <w:autoSpaceDN w:val="0"/>
            <w:ind w:hanging="640"/>
            <w:jc w:val="both"/>
            <w:divId w:val="202406160"/>
            <w:rPr>
              <w:rFonts w:ascii="Times New Roman" w:eastAsia="Times New Roman" w:hAnsi="Times New Roman" w:cs="Times New Roman"/>
              <w:sz w:val="24"/>
              <w:szCs w:val="24"/>
            </w:rPr>
          </w:pPr>
          <w:r w:rsidRPr="00DE6BA6">
            <w:rPr>
              <w:rFonts w:ascii="Times New Roman" w:eastAsia="Times New Roman" w:hAnsi="Times New Roman" w:cs="Times New Roman"/>
              <w:sz w:val="24"/>
              <w:szCs w:val="24"/>
            </w:rPr>
            <w:t>[15]</w:t>
          </w:r>
          <w:r w:rsidRPr="00DE6BA6">
            <w:rPr>
              <w:rFonts w:ascii="Times New Roman" w:eastAsia="Times New Roman" w:hAnsi="Times New Roman" w:cs="Times New Roman"/>
              <w:sz w:val="24"/>
              <w:szCs w:val="24"/>
            </w:rPr>
            <w:tab/>
            <w:t xml:space="preserve">Y. El Ahmar, S. Gerard, C. Dumoulin, y X. Le Pallec, “Enhancing the communication value of UML models with graphical layers”, en </w:t>
          </w:r>
          <w:r w:rsidRPr="00DE6BA6">
            <w:rPr>
              <w:rFonts w:ascii="Times New Roman" w:eastAsia="Times New Roman" w:hAnsi="Times New Roman" w:cs="Times New Roman"/>
              <w:i/>
              <w:iCs/>
              <w:sz w:val="24"/>
              <w:szCs w:val="24"/>
            </w:rPr>
            <w:t>2015 ACM/IEEE 18th International Conference on Model Driven Engineering Languages and Systems (MODELS)</w:t>
          </w:r>
          <w:r w:rsidRPr="00DE6BA6">
            <w:rPr>
              <w:rFonts w:ascii="Times New Roman" w:eastAsia="Times New Roman" w:hAnsi="Times New Roman" w:cs="Times New Roman"/>
              <w:sz w:val="24"/>
              <w:szCs w:val="24"/>
            </w:rPr>
            <w:t>, IEEE, sep. 2015, pp. 64–69. doi: 10.1109/MODELS.2015.7338236.</w:t>
          </w:r>
        </w:p>
        <w:p w14:paraId="46102E36" w14:textId="77777777" w:rsidR="00A10032" w:rsidRPr="00DE6BA6" w:rsidRDefault="00A10032" w:rsidP="00DE6BA6">
          <w:pPr>
            <w:autoSpaceDE w:val="0"/>
            <w:autoSpaceDN w:val="0"/>
            <w:ind w:hanging="640"/>
            <w:jc w:val="both"/>
            <w:divId w:val="2136825224"/>
            <w:rPr>
              <w:rFonts w:ascii="Times New Roman" w:eastAsia="Times New Roman" w:hAnsi="Times New Roman" w:cs="Times New Roman"/>
              <w:sz w:val="24"/>
              <w:szCs w:val="24"/>
            </w:rPr>
          </w:pPr>
          <w:r w:rsidRPr="00DE6BA6">
            <w:rPr>
              <w:rFonts w:ascii="Times New Roman" w:eastAsia="Times New Roman" w:hAnsi="Times New Roman" w:cs="Times New Roman"/>
              <w:sz w:val="24"/>
              <w:szCs w:val="24"/>
            </w:rPr>
            <w:t>[16]</w:t>
          </w:r>
          <w:r w:rsidRPr="00DE6BA6">
            <w:rPr>
              <w:rFonts w:ascii="Times New Roman" w:eastAsia="Times New Roman" w:hAnsi="Times New Roman" w:cs="Times New Roman"/>
              <w:sz w:val="24"/>
              <w:szCs w:val="24"/>
            </w:rPr>
            <w:tab/>
            <w:t xml:space="preserve">G. Salaun, “Quantifying the Similarity of BPMN Processes”, en </w:t>
          </w:r>
          <w:r w:rsidRPr="00DE6BA6">
            <w:rPr>
              <w:rFonts w:ascii="Times New Roman" w:eastAsia="Times New Roman" w:hAnsi="Times New Roman" w:cs="Times New Roman"/>
              <w:i/>
              <w:iCs/>
              <w:sz w:val="24"/>
              <w:szCs w:val="24"/>
            </w:rPr>
            <w:t>2022 29th Asia-Pacific Software Engineering Conference (APSEC)</w:t>
          </w:r>
          <w:r w:rsidRPr="00DE6BA6">
            <w:rPr>
              <w:rFonts w:ascii="Times New Roman" w:eastAsia="Times New Roman" w:hAnsi="Times New Roman" w:cs="Times New Roman"/>
              <w:sz w:val="24"/>
              <w:szCs w:val="24"/>
            </w:rPr>
            <w:t>, IEEE, dic. 2022, pp. 377–386. doi: 10.1109/APSEC57359.2022.00050.</w:t>
          </w:r>
        </w:p>
        <w:p w14:paraId="75C995B2" w14:textId="77777777" w:rsidR="00A10032" w:rsidRPr="00DE6BA6" w:rsidRDefault="00A10032" w:rsidP="00DE6BA6">
          <w:pPr>
            <w:autoSpaceDE w:val="0"/>
            <w:autoSpaceDN w:val="0"/>
            <w:ind w:hanging="640"/>
            <w:jc w:val="both"/>
            <w:divId w:val="998002192"/>
            <w:rPr>
              <w:rFonts w:ascii="Times New Roman" w:eastAsia="Times New Roman" w:hAnsi="Times New Roman" w:cs="Times New Roman"/>
              <w:sz w:val="24"/>
              <w:szCs w:val="24"/>
            </w:rPr>
          </w:pPr>
          <w:r w:rsidRPr="00DE6BA6">
            <w:rPr>
              <w:rFonts w:ascii="Times New Roman" w:eastAsia="Times New Roman" w:hAnsi="Times New Roman" w:cs="Times New Roman"/>
              <w:sz w:val="24"/>
              <w:szCs w:val="24"/>
            </w:rPr>
            <w:t>[17]</w:t>
          </w:r>
          <w:r w:rsidRPr="00DE6BA6">
            <w:rPr>
              <w:rFonts w:ascii="Times New Roman" w:eastAsia="Times New Roman" w:hAnsi="Times New Roman" w:cs="Times New Roman"/>
              <w:sz w:val="24"/>
              <w:szCs w:val="24"/>
            </w:rPr>
            <w:tab/>
            <w:t xml:space="preserve">H. Cheng, G. Kang, J. Liu, Y. Wen, B. Cao, y Z. Wang, “BPMN++: Comprehensive Business Process Modeling for Industrial Internet Application”, en </w:t>
          </w:r>
          <w:r w:rsidRPr="00DE6BA6">
            <w:rPr>
              <w:rFonts w:ascii="Times New Roman" w:eastAsia="Times New Roman" w:hAnsi="Times New Roman" w:cs="Times New Roman"/>
              <w:i/>
              <w:iCs/>
              <w:sz w:val="24"/>
              <w:szCs w:val="24"/>
            </w:rPr>
            <w:t>2022 IEEE Intl Conf on Parallel &amp; Distributed Processing with Applications, Big Data &amp; Cloud Computing, Sustainable Computing &amp; Communications, Social Computing &amp; Networking (ISPA/BDCloud/SocialCom/SustainCom)</w:t>
          </w:r>
          <w:r w:rsidRPr="00DE6BA6">
            <w:rPr>
              <w:rFonts w:ascii="Times New Roman" w:eastAsia="Times New Roman" w:hAnsi="Times New Roman" w:cs="Times New Roman"/>
              <w:sz w:val="24"/>
              <w:szCs w:val="24"/>
            </w:rPr>
            <w:t>, IEEE, dic. 2022, pp. 548–555. doi: 10.1109/ISPA-BDCloud-SocialCom-SustainCom57177.2022.00076.</w:t>
          </w:r>
        </w:p>
        <w:p w14:paraId="5180C3D3" w14:textId="77777777" w:rsidR="00A10032" w:rsidRPr="00DE6BA6" w:rsidRDefault="00A10032" w:rsidP="00DE6BA6">
          <w:pPr>
            <w:autoSpaceDE w:val="0"/>
            <w:autoSpaceDN w:val="0"/>
            <w:ind w:hanging="640"/>
            <w:jc w:val="both"/>
            <w:divId w:val="1051996335"/>
            <w:rPr>
              <w:rFonts w:ascii="Times New Roman" w:eastAsia="Times New Roman" w:hAnsi="Times New Roman" w:cs="Times New Roman"/>
              <w:sz w:val="24"/>
              <w:szCs w:val="24"/>
            </w:rPr>
          </w:pPr>
          <w:r w:rsidRPr="00DE6BA6">
            <w:rPr>
              <w:rFonts w:ascii="Times New Roman" w:eastAsia="Times New Roman" w:hAnsi="Times New Roman" w:cs="Times New Roman"/>
              <w:sz w:val="24"/>
              <w:szCs w:val="24"/>
            </w:rPr>
            <w:t>[18]</w:t>
          </w:r>
          <w:r w:rsidRPr="00DE6BA6">
            <w:rPr>
              <w:rFonts w:ascii="Times New Roman" w:eastAsia="Times New Roman" w:hAnsi="Times New Roman" w:cs="Times New Roman"/>
              <w:sz w:val="24"/>
              <w:szCs w:val="24"/>
            </w:rPr>
            <w:tab/>
            <w:t xml:space="preserve">I. N. Fatimah </w:t>
          </w:r>
          <w:r w:rsidRPr="00DE6BA6">
            <w:rPr>
              <w:rFonts w:ascii="Times New Roman" w:eastAsia="Times New Roman" w:hAnsi="Times New Roman" w:cs="Times New Roman"/>
              <w:i/>
              <w:iCs/>
              <w:sz w:val="24"/>
              <w:szCs w:val="24"/>
            </w:rPr>
            <w:t>et al.</w:t>
          </w:r>
          <w:r w:rsidRPr="00DE6BA6">
            <w:rPr>
              <w:rFonts w:ascii="Times New Roman" w:eastAsia="Times New Roman" w:hAnsi="Times New Roman" w:cs="Times New Roman"/>
              <w:sz w:val="24"/>
              <w:szCs w:val="24"/>
            </w:rPr>
            <w:t>, “USESPEC to BPMN: Web generator program for use case specification to BPMN”, 2023, p. 040008. doi: 10.1063/5.0103694.</w:t>
          </w:r>
        </w:p>
        <w:p w14:paraId="53E560B9" w14:textId="77777777" w:rsidR="00A10032" w:rsidRPr="00DE6BA6" w:rsidRDefault="00A10032" w:rsidP="00DE6BA6">
          <w:pPr>
            <w:autoSpaceDE w:val="0"/>
            <w:autoSpaceDN w:val="0"/>
            <w:ind w:hanging="640"/>
            <w:jc w:val="both"/>
            <w:divId w:val="1030568007"/>
            <w:rPr>
              <w:rFonts w:ascii="Times New Roman" w:eastAsia="Times New Roman" w:hAnsi="Times New Roman" w:cs="Times New Roman"/>
              <w:sz w:val="24"/>
              <w:szCs w:val="24"/>
            </w:rPr>
          </w:pPr>
          <w:r w:rsidRPr="00DE6BA6">
            <w:rPr>
              <w:rFonts w:ascii="Times New Roman" w:eastAsia="Times New Roman" w:hAnsi="Times New Roman" w:cs="Times New Roman"/>
              <w:sz w:val="24"/>
              <w:szCs w:val="24"/>
            </w:rPr>
            <w:t>[19]</w:t>
          </w:r>
          <w:r w:rsidRPr="00DE6BA6">
            <w:rPr>
              <w:rFonts w:ascii="Times New Roman" w:eastAsia="Times New Roman" w:hAnsi="Times New Roman" w:cs="Times New Roman"/>
              <w:sz w:val="24"/>
              <w:szCs w:val="24"/>
            </w:rPr>
            <w:tab/>
            <w:t xml:space="preserve">S. Ipek-Ugay, T. Herrmann, y E. Siegeris, “BPMN-CREATOR – Ein innovatives Tool zur vollautomatischen Digitalisierung zuvor manuell erstellter Geschäftsprozessmodelle”, en </w:t>
          </w:r>
          <w:r w:rsidRPr="00DE6BA6">
            <w:rPr>
              <w:rFonts w:ascii="Times New Roman" w:eastAsia="Times New Roman" w:hAnsi="Times New Roman" w:cs="Times New Roman"/>
              <w:i/>
              <w:iCs/>
              <w:sz w:val="24"/>
              <w:szCs w:val="24"/>
            </w:rPr>
            <w:t>Angewandte Forschung in der  Wirtschaftsinformatik 2022</w:t>
          </w:r>
          <w:r w:rsidRPr="00DE6BA6">
            <w:rPr>
              <w:rFonts w:ascii="Times New Roman" w:eastAsia="Times New Roman" w:hAnsi="Times New Roman" w:cs="Times New Roman"/>
              <w:sz w:val="24"/>
              <w:szCs w:val="24"/>
            </w:rPr>
            <w:t>, GITO mbH Verlag, 2022, pp. 305–315. doi: 10.30844/AKWI_2022_20.</w:t>
          </w:r>
        </w:p>
        <w:p w14:paraId="21BC88B4" w14:textId="77777777" w:rsidR="00A10032" w:rsidRPr="00DE6BA6" w:rsidRDefault="00A10032" w:rsidP="00DE6BA6">
          <w:pPr>
            <w:autoSpaceDE w:val="0"/>
            <w:autoSpaceDN w:val="0"/>
            <w:ind w:hanging="640"/>
            <w:jc w:val="both"/>
            <w:divId w:val="1863938272"/>
            <w:rPr>
              <w:rFonts w:ascii="Times New Roman" w:eastAsia="Times New Roman" w:hAnsi="Times New Roman" w:cs="Times New Roman"/>
              <w:sz w:val="24"/>
              <w:szCs w:val="24"/>
            </w:rPr>
          </w:pPr>
          <w:r w:rsidRPr="00DE6BA6">
            <w:rPr>
              <w:rFonts w:ascii="Times New Roman" w:eastAsia="Times New Roman" w:hAnsi="Times New Roman" w:cs="Times New Roman"/>
              <w:sz w:val="24"/>
              <w:szCs w:val="24"/>
            </w:rPr>
            <w:t>[20]</w:t>
          </w:r>
          <w:r w:rsidRPr="00DE6BA6">
            <w:rPr>
              <w:rFonts w:ascii="Times New Roman" w:eastAsia="Times New Roman" w:hAnsi="Times New Roman" w:cs="Times New Roman"/>
              <w:sz w:val="24"/>
              <w:szCs w:val="24"/>
            </w:rPr>
            <w:tab/>
            <w:t xml:space="preserve">M. Zhang, H. Li, Z. Huang, Y. Huang, y F. Bao, “Analyzing Realizability of BPMN Choreographies”, en </w:t>
          </w:r>
          <w:r w:rsidRPr="00DE6BA6">
            <w:rPr>
              <w:rFonts w:ascii="Times New Roman" w:eastAsia="Times New Roman" w:hAnsi="Times New Roman" w:cs="Times New Roman"/>
              <w:i/>
              <w:iCs/>
              <w:sz w:val="24"/>
              <w:szCs w:val="24"/>
            </w:rPr>
            <w:t>2022 IEEE Intl Conf on Dependable, Autonomic and Secure Computing, Intl Conf on Pervasive Intelligence and Computing, Intl Conf on Cloud and Big Data Computing, Intl Conf on Cyber Science and Technology Congress (DASC/PiCom/CBDCom/CyberSciTech)</w:t>
          </w:r>
          <w:r w:rsidRPr="00DE6BA6">
            <w:rPr>
              <w:rFonts w:ascii="Times New Roman" w:eastAsia="Times New Roman" w:hAnsi="Times New Roman" w:cs="Times New Roman"/>
              <w:sz w:val="24"/>
              <w:szCs w:val="24"/>
            </w:rPr>
            <w:t>, IEEE, sep. 2022, pp. 1–6. doi: 10.1109/DASC/PiCom/CBDCom/Cy55231.2022.9927990.</w:t>
          </w:r>
        </w:p>
        <w:p w14:paraId="58D51FA8" w14:textId="77777777" w:rsidR="00A10032" w:rsidRPr="00DE6BA6" w:rsidRDefault="00A10032" w:rsidP="00DE6BA6">
          <w:pPr>
            <w:autoSpaceDE w:val="0"/>
            <w:autoSpaceDN w:val="0"/>
            <w:ind w:hanging="640"/>
            <w:jc w:val="both"/>
            <w:divId w:val="1795447070"/>
            <w:rPr>
              <w:rFonts w:ascii="Times New Roman" w:eastAsia="Times New Roman" w:hAnsi="Times New Roman" w:cs="Times New Roman"/>
              <w:sz w:val="24"/>
              <w:szCs w:val="24"/>
            </w:rPr>
          </w:pPr>
          <w:r w:rsidRPr="00DE6BA6">
            <w:rPr>
              <w:rFonts w:ascii="Times New Roman" w:eastAsia="Times New Roman" w:hAnsi="Times New Roman" w:cs="Times New Roman"/>
              <w:sz w:val="24"/>
              <w:szCs w:val="24"/>
            </w:rPr>
            <w:t>[21]</w:t>
          </w:r>
          <w:r w:rsidRPr="00DE6BA6">
            <w:rPr>
              <w:rFonts w:ascii="Times New Roman" w:eastAsia="Times New Roman" w:hAnsi="Times New Roman" w:cs="Times New Roman"/>
              <w:sz w:val="24"/>
              <w:szCs w:val="24"/>
            </w:rPr>
            <w:tab/>
            <w:t>Y. Falcone, G. Salaün, y A. Zuo, “Probabilistic Model Checking of BPMN Processes at Runtime”, 2022, pp. 191–208. doi: 10.1007/978-3-031-07727-2_11.</w:t>
          </w:r>
        </w:p>
        <w:p w14:paraId="032C47B4" w14:textId="77777777" w:rsidR="00A10032" w:rsidRPr="00DE6BA6" w:rsidRDefault="00A10032" w:rsidP="00DE6BA6">
          <w:pPr>
            <w:autoSpaceDE w:val="0"/>
            <w:autoSpaceDN w:val="0"/>
            <w:ind w:hanging="640"/>
            <w:jc w:val="both"/>
            <w:divId w:val="1647051698"/>
            <w:rPr>
              <w:rFonts w:ascii="Times New Roman" w:eastAsia="Times New Roman" w:hAnsi="Times New Roman" w:cs="Times New Roman"/>
              <w:sz w:val="24"/>
              <w:szCs w:val="24"/>
            </w:rPr>
          </w:pPr>
          <w:r w:rsidRPr="00DE6BA6">
            <w:rPr>
              <w:rFonts w:ascii="Times New Roman" w:eastAsia="Times New Roman" w:hAnsi="Times New Roman" w:cs="Times New Roman"/>
              <w:sz w:val="24"/>
              <w:szCs w:val="24"/>
            </w:rPr>
            <w:t>[22]</w:t>
          </w:r>
          <w:r w:rsidRPr="00DE6BA6">
            <w:rPr>
              <w:rFonts w:ascii="Times New Roman" w:eastAsia="Times New Roman" w:hAnsi="Times New Roman" w:cs="Times New Roman"/>
              <w:sz w:val="24"/>
              <w:szCs w:val="24"/>
            </w:rPr>
            <w:tab/>
            <w:t>A. Contreras, Y. Falcone, G. Salaün, y A. Zuo, “WEASY: A Tool for Modelling Optimised BPMN Processes”, 2022, pp. 110–118. doi: 10.1007/978-3-031-20872-0_7.</w:t>
          </w:r>
        </w:p>
        <w:p w14:paraId="54C7656F" w14:textId="77777777" w:rsidR="00A10032" w:rsidRPr="00DE6BA6" w:rsidRDefault="00A10032" w:rsidP="00DE6BA6">
          <w:pPr>
            <w:autoSpaceDE w:val="0"/>
            <w:autoSpaceDN w:val="0"/>
            <w:ind w:hanging="640"/>
            <w:jc w:val="both"/>
            <w:divId w:val="285501355"/>
            <w:rPr>
              <w:rFonts w:ascii="Times New Roman" w:eastAsia="Times New Roman" w:hAnsi="Times New Roman" w:cs="Times New Roman"/>
              <w:sz w:val="24"/>
              <w:szCs w:val="24"/>
            </w:rPr>
          </w:pPr>
          <w:r w:rsidRPr="00DE6BA6">
            <w:rPr>
              <w:rFonts w:ascii="Times New Roman" w:eastAsia="Times New Roman" w:hAnsi="Times New Roman" w:cs="Times New Roman"/>
              <w:sz w:val="24"/>
              <w:szCs w:val="24"/>
            </w:rPr>
            <w:t>[23]</w:t>
          </w:r>
          <w:r w:rsidRPr="00DE6BA6">
            <w:rPr>
              <w:rFonts w:ascii="Times New Roman" w:eastAsia="Times New Roman" w:hAnsi="Times New Roman" w:cs="Times New Roman"/>
              <w:sz w:val="24"/>
              <w:szCs w:val="24"/>
            </w:rPr>
            <w:tab/>
            <w:t xml:space="preserve">M. de O. Nunes, R. M. Pillat, y T. C. de Oliveira, “Identifying Support for Knowledge-Intensive Processes in BPMN and its Extensions”, en </w:t>
          </w:r>
          <w:r w:rsidRPr="00DE6BA6">
            <w:rPr>
              <w:rFonts w:ascii="Times New Roman" w:eastAsia="Times New Roman" w:hAnsi="Times New Roman" w:cs="Times New Roman"/>
              <w:i/>
              <w:iCs/>
              <w:sz w:val="24"/>
              <w:szCs w:val="24"/>
            </w:rPr>
            <w:t>Proceedings of the XIX Brazilian Symposium on Information Systems</w:t>
          </w:r>
          <w:r w:rsidRPr="00DE6BA6">
            <w:rPr>
              <w:rFonts w:ascii="Times New Roman" w:eastAsia="Times New Roman" w:hAnsi="Times New Roman" w:cs="Times New Roman"/>
              <w:sz w:val="24"/>
              <w:szCs w:val="24"/>
            </w:rPr>
            <w:t>, New York, NY, USA: ACM, may 2023, pp. 451–458. doi: 10.1145/3592813.3592937.</w:t>
          </w:r>
        </w:p>
        <w:p w14:paraId="008B3124" w14:textId="77777777" w:rsidR="00A10032" w:rsidRPr="00DE6BA6" w:rsidRDefault="00A10032" w:rsidP="00DE6BA6">
          <w:pPr>
            <w:autoSpaceDE w:val="0"/>
            <w:autoSpaceDN w:val="0"/>
            <w:ind w:hanging="640"/>
            <w:jc w:val="both"/>
            <w:divId w:val="1778406360"/>
            <w:rPr>
              <w:rFonts w:ascii="Times New Roman" w:eastAsia="Times New Roman" w:hAnsi="Times New Roman" w:cs="Times New Roman"/>
              <w:sz w:val="24"/>
              <w:szCs w:val="24"/>
            </w:rPr>
          </w:pPr>
          <w:r w:rsidRPr="00DE6BA6">
            <w:rPr>
              <w:rFonts w:ascii="Times New Roman" w:eastAsia="Times New Roman" w:hAnsi="Times New Roman" w:cs="Times New Roman"/>
              <w:sz w:val="24"/>
              <w:szCs w:val="24"/>
            </w:rPr>
            <w:lastRenderedPageBreak/>
            <w:t>[24]</w:t>
          </w:r>
          <w:r w:rsidRPr="00DE6BA6">
            <w:rPr>
              <w:rFonts w:ascii="Times New Roman" w:eastAsia="Times New Roman" w:hAnsi="Times New Roman" w:cs="Times New Roman"/>
              <w:sz w:val="24"/>
              <w:szCs w:val="24"/>
            </w:rPr>
            <w:tab/>
            <w:t xml:space="preserve">P. von Olberg y L. Strey, “Approach to Generating Functional Test Cases from BPMN Process Diagrams”, en </w:t>
          </w:r>
          <w:r w:rsidRPr="00DE6BA6">
            <w:rPr>
              <w:rFonts w:ascii="Times New Roman" w:eastAsia="Times New Roman" w:hAnsi="Times New Roman" w:cs="Times New Roman"/>
              <w:i/>
              <w:iCs/>
              <w:sz w:val="24"/>
              <w:szCs w:val="24"/>
            </w:rPr>
            <w:t>2022 IEEE 30th International Requirements Engineering Conference Workshops (REW)</w:t>
          </w:r>
          <w:r w:rsidRPr="00DE6BA6">
            <w:rPr>
              <w:rFonts w:ascii="Times New Roman" w:eastAsia="Times New Roman" w:hAnsi="Times New Roman" w:cs="Times New Roman"/>
              <w:sz w:val="24"/>
              <w:szCs w:val="24"/>
            </w:rPr>
            <w:t>, IEEE, ago. 2022, pp. 185–189. doi: 10.1109/REW56159.2022.00042.</w:t>
          </w:r>
        </w:p>
        <w:p w14:paraId="76E8E613" w14:textId="77777777" w:rsidR="00A10032" w:rsidRPr="00DE6BA6" w:rsidRDefault="00A10032" w:rsidP="00DE6BA6">
          <w:pPr>
            <w:autoSpaceDE w:val="0"/>
            <w:autoSpaceDN w:val="0"/>
            <w:ind w:hanging="640"/>
            <w:jc w:val="both"/>
            <w:divId w:val="1444304289"/>
            <w:rPr>
              <w:rFonts w:ascii="Times New Roman" w:eastAsia="Times New Roman" w:hAnsi="Times New Roman" w:cs="Times New Roman"/>
              <w:sz w:val="24"/>
              <w:szCs w:val="24"/>
            </w:rPr>
          </w:pPr>
          <w:r w:rsidRPr="00DE6BA6">
            <w:rPr>
              <w:rFonts w:ascii="Times New Roman" w:eastAsia="Times New Roman" w:hAnsi="Times New Roman" w:cs="Times New Roman"/>
              <w:sz w:val="24"/>
              <w:szCs w:val="24"/>
            </w:rPr>
            <w:t>[25]</w:t>
          </w:r>
          <w:r w:rsidRPr="00DE6BA6">
            <w:rPr>
              <w:rFonts w:ascii="Times New Roman" w:eastAsia="Times New Roman" w:hAnsi="Times New Roman" w:cs="Times New Roman"/>
              <w:sz w:val="24"/>
              <w:szCs w:val="24"/>
            </w:rPr>
            <w:tab/>
            <w:t>Y. Kirikkayis, F. Gallik, y M. Reichert, “Towards a Comprehensive BPMN Extension for Modeling IoT-Aware Processes in Business Process Models”, 2022, pp. 711–718. doi: 10.1007/978-3-031-05760-1_47.</w:t>
          </w:r>
        </w:p>
        <w:p w14:paraId="5FCF695A" w14:textId="77777777" w:rsidR="00A10032" w:rsidRPr="00DE6BA6" w:rsidRDefault="00A10032" w:rsidP="00DE6BA6">
          <w:pPr>
            <w:autoSpaceDE w:val="0"/>
            <w:autoSpaceDN w:val="0"/>
            <w:ind w:hanging="640"/>
            <w:jc w:val="both"/>
            <w:divId w:val="1835797553"/>
            <w:rPr>
              <w:rFonts w:ascii="Times New Roman" w:eastAsia="Times New Roman" w:hAnsi="Times New Roman" w:cs="Times New Roman"/>
              <w:sz w:val="24"/>
              <w:szCs w:val="24"/>
            </w:rPr>
          </w:pPr>
          <w:r w:rsidRPr="00DE6BA6">
            <w:rPr>
              <w:rFonts w:ascii="Times New Roman" w:eastAsia="Times New Roman" w:hAnsi="Times New Roman" w:cs="Times New Roman"/>
              <w:sz w:val="24"/>
              <w:szCs w:val="24"/>
            </w:rPr>
            <w:t>[26]</w:t>
          </w:r>
          <w:r w:rsidRPr="00DE6BA6">
            <w:rPr>
              <w:rFonts w:ascii="Times New Roman" w:eastAsia="Times New Roman" w:hAnsi="Times New Roman" w:cs="Times New Roman"/>
              <w:sz w:val="24"/>
              <w:szCs w:val="24"/>
            </w:rPr>
            <w:tab/>
            <w:t xml:space="preserve">E. Díaz, J. I. Panach, S. Rueda, y J. Vanderdonckt, “An empirical study of rules for mapping BPMN models to graphical user interfaces”, </w:t>
          </w:r>
          <w:r w:rsidRPr="00DE6BA6">
            <w:rPr>
              <w:rFonts w:ascii="Times New Roman" w:eastAsia="Times New Roman" w:hAnsi="Times New Roman" w:cs="Times New Roman"/>
              <w:i/>
              <w:iCs/>
              <w:sz w:val="24"/>
              <w:szCs w:val="24"/>
            </w:rPr>
            <w:t>Multimed Tools Appl</w:t>
          </w:r>
          <w:r w:rsidRPr="00DE6BA6">
            <w:rPr>
              <w:rFonts w:ascii="Times New Roman" w:eastAsia="Times New Roman" w:hAnsi="Times New Roman" w:cs="Times New Roman"/>
              <w:sz w:val="24"/>
              <w:szCs w:val="24"/>
            </w:rPr>
            <w:t>, vol. 80, núm. 7, pp. 9813–9848, mar. 2021, doi: 10.1007/s11042-020-09651-6.</w:t>
          </w:r>
        </w:p>
        <w:p w14:paraId="33099037" w14:textId="77777777" w:rsidR="00A10032" w:rsidRPr="00DE6BA6" w:rsidRDefault="00A10032" w:rsidP="00DE6BA6">
          <w:pPr>
            <w:autoSpaceDE w:val="0"/>
            <w:autoSpaceDN w:val="0"/>
            <w:ind w:hanging="640"/>
            <w:jc w:val="both"/>
            <w:divId w:val="368410179"/>
            <w:rPr>
              <w:rFonts w:ascii="Times New Roman" w:eastAsia="Times New Roman" w:hAnsi="Times New Roman" w:cs="Times New Roman"/>
              <w:sz w:val="24"/>
              <w:szCs w:val="24"/>
            </w:rPr>
          </w:pPr>
          <w:r w:rsidRPr="00DE6BA6">
            <w:rPr>
              <w:rFonts w:ascii="Times New Roman" w:eastAsia="Times New Roman" w:hAnsi="Times New Roman" w:cs="Times New Roman"/>
              <w:sz w:val="24"/>
              <w:szCs w:val="24"/>
            </w:rPr>
            <w:t>[27]</w:t>
          </w:r>
          <w:r w:rsidRPr="00DE6BA6">
            <w:rPr>
              <w:rFonts w:ascii="Times New Roman" w:eastAsia="Times New Roman" w:hAnsi="Times New Roman" w:cs="Times New Roman"/>
              <w:sz w:val="24"/>
              <w:szCs w:val="24"/>
            </w:rPr>
            <w:tab/>
            <w:t xml:space="preserve">P. Bocciarelli, A. D’Ambrogio, A. Giglio, y E. Paglia, “BPMN-Based Business Process Modeling and Simulation”, en </w:t>
          </w:r>
          <w:r w:rsidRPr="00DE6BA6">
            <w:rPr>
              <w:rFonts w:ascii="Times New Roman" w:eastAsia="Times New Roman" w:hAnsi="Times New Roman" w:cs="Times New Roman"/>
              <w:i/>
              <w:iCs/>
              <w:sz w:val="24"/>
              <w:szCs w:val="24"/>
            </w:rPr>
            <w:t>2019 Winter Simulation Conference (WSC)</w:t>
          </w:r>
          <w:r w:rsidRPr="00DE6BA6">
            <w:rPr>
              <w:rFonts w:ascii="Times New Roman" w:eastAsia="Times New Roman" w:hAnsi="Times New Roman" w:cs="Times New Roman"/>
              <w:sz w:val="24"/>
              <w:szCs w:val="24"/>
            </w:rPr>
            <w:t>, IEEE, dic. 2019, pp. 1439–1453. doi: 10.1109/WSC40007.2019.9004960.</w:t>
          </w:r>
        </w:p>
        <w:p w14:paraId="10EE64C0" w14:textId="77777777" w:rsidR="00A10032" w:rsidRPr="00DE6BA6" w:rsidRDefault="00A10032" w:rsidP="00DE6BA6">
          <w:pPr>
            <w:autoSpaceDE w:val="0"/>
            <w:autoSpaceDN w:val="0"/>
            <w:ind w:hanging="640"/>
            <w:jc w:val="both"/>
            <w:divId w:val="926772238"/>
            <w:rPr>
              <w:rFonts w:ascii="Times New Roman" w:eastAsia="Times New Roman" w:hAnsi="Times New Roman" w:cs="Times New Roman"/>
              <w:sz w:val="24"/>
              <w:szCs w:val="24"/>
            </w:rPr>
          </w:pPr>
          <w:r w:rsidRPr="00DE6BA6">
            <w:rPr>
              <w:rFonts w:ascii="Times New Roman" w:eastAsia="Times New Roman" w:hAnsi="Times New Roman" w:cs="Times New Roman"/>
              <w:sz w:val="24"/>
              <w:szCs w:val="24"/>
            </w:rPr>
            <w:t>[28]</w:t>
          </w:r>
          <w:r w:rsidRPr="00DE6BA6">
            <w:rPr>
              <w:rFonts w:ascii="Times New Roman" w:eastAsia="Times New Roman" w:hAnsi="Times New Roman" w:cs="Times New Roman"/>
              <w:sz w:val="24"/>
              <w:szCs w:val="24"/>
            </w:rPr>
            <w:tab/>
            <w:t xml:space="preserve">B. Boonmepipit y T. Suwannasart, “Test Case Generation from BPMN with DMN”, en </w:t>
          </w:r>
          <w:r w:rsidRPr="00DE6BA6">
            <w:rPr>
              <w:rFonts w:ascii="Times New Roman" w:eastAsia="Times New Roman" w:hAnsi="Times New Roman" w:cs="Times New Roman"/>
              <w:i/>
              <w:iCs/>
              <w:sz w:val="24"/>
              <w:szCs w:val="24"/>
            </w:rPr>
            <w:t>Proceedings of the 2019 3rd International Conference on Software and e-Business</w:t>
          </w:r>
          <w:r w:rsidRPr="00DE6BA6">
            <w:rPr>
              <w:rFonts w:ascii="Times New Roman" w:eastAsia="Times New Roman" w:hAnsi="Times New Roman" w:cs="Times New Roman"/>
              <w:sz w:val="24"/>
              <w:szCs w:val="24"/>
            </w:rPr>
            <w:t>, New York, NY, USA: ACM, dic. 2019, pp. 92–96. doi: 10.1145/3374549.3374582.</w:t>
          </w:r>
        </w:p>
        <w:p w14:paraId="249BDA44" w14:textId="77777777" w:rsidR="00A10032" w:rsidRPr="00DE6BA6" w:rsidRDefault="00A10032" w:rsidP="00DE6BA6">
          <w:pPr>
            <w:autoSpaceDE w:val="0"/>
            <w:autoSpaceDN w:val="0"/>
            <w:ind w:hanging="640"/>
            <w:jc w:val="both"/>
            <w:divId w:val="2027899997"/>
            <w:rPr>
              <w:rFonts w:ascii="Times New Roman" w:eastAsia="Times New Roman" w:hAnsi="Times New Roman" w:cs="Times New Roman"/>
              <w:sz w:val="24"/>
              <w:szCs w:val="24"/>
            </w:rPr>
          </w:pPr>
          <w:r w:rsidRPr="00DE6BA6">
            <w:rPr>
              <w:rFonts w:ascii="Times New Roman" w:eastAsia="Times New Roman" w:hAnsi="Times New Roman" w:cs="Times New Roman"/>
              <w:sz w:val="24"/>
              <w:szCs w:val="24"/>
            </w:rPr>
            <w:t>[29]</w:t>
          </w:r>
          <w:r w:rsidRPr="00DE6BA6">
            <w:rPr>
              <w:rFonts w:ascii="Times New Roman" w:eastAsia="Times New Roman" w:hAnsi="Times New Roman" w:cs="Times New Roman"/>
              <w:sz w:val="24"/>
              <w:szCs w:val="24"/>
            </w:rPr>
            <w:tab/>
            <w:t xml:space="preserve">A. Choquet-Geniet y P. Richard, “Petri Nets: A Graphical Tool for System Modelling and Analysis”, en </w:t>
          </w:r>
          <w:r w:rsidRPr="00DE6BA6">
            <w:rPr>
              <w:rFonts w:ascii="Times New Roman" w:eastAsia="Times New Roman" w:hAnsi="Times New Roman" w:cs="Times New Roman"/>
              <w:i/>
              <w:iCs/>
              <w:sz w:val="24"/>
              <w:szCs w:val="24"/>
            </w:rPr>
            <w:t>Software Specification Methods</w:t>
          </w:r>
          <w:r w:rsidRPr="00DE6BA6">
            <w:rPr>
              <w:rFonts w:ascii="Times New Roman" w:eastAsia="Times New Roman" w:hAnsi="Times New Roman" w:cs="Times New Roman"/>
              <w:sz w:val="24"/>
              <w:szCs w:val="24"/>
            </w:rPr>
            <w:t>, London: Springer London, 2001, pp. 241–257. doi: 10.1007/978-1-4471-0701-9_14.</w:t>
          </w:r>
        </w:p>
        <w:p w14:paraId="0A11253E" w14:textId="77777777" w:rsidR="00A10032" w:rsidRPr="00DE6BA6" w:rsidRDefault="00A10032" w:rsidP="00DE6BA6">
          <w:pPr>
            <w:autoSpaceDE w:val="0"/>
            <w:autoSpaceDN w:val="0"/>
            <w:ind w:hanging="640"/>
            <w:jc w:val="both"/>
            <w:divId w:val="1922248572"/>
            <w:rPr>
              <w:rFonts w:ascii="Times New Roman" w:eastAsia="Times New Roman" w:hAnsi="Times New Roman" w:cs="Times New Roman"/>
              <w:sz w:val="24"/>
              <w:szCs w:val="24"/>
            </w:rPr>
          </w:pPr>
          <w:r w:rsidRPr="00DE6BA6">
            <w:rPr>
              <w:rFonts w:ascii="Times New Roman" w:eastAsia="Times New Roman" w:hAnsi="Times New Roman" w:cs="Times New Roman"/>
              <w:sz w:val="24"/>
              <w:szCs w:val="24"/>
            </w:rPr>
            <w:t>[30]</w:t>
          </w:r>
          <w:r w:rsidRPr="00DE6BA6">
            <w:rPr>
              <w:rFonts w:ascii="Times New Roman" w:eastAsia="Times New Roman" w:hAnsi="Times New Roman" w:cs="Times New Roman"/>
              <w:sz w:val="24"/>
              <w:szCs w:val="24"/>
            </w:rPr>
            <w:tab/>
            <w:t xml:space="preserve">G. S. Hura, “Petri nets (abstract)”, en </w:t>
          </w:r>
          <w:r w:rsidRPr="00DE6BA6">
            <w:rPr>
              <w:rFonts w:ascii="Times New Roman" w:eastAsia="Times New Roman" w:hAnsi="Times New Roman" w:cs="Times New Roman"/>
              <w:i/>
              <w:iCs/>
              <w:sz w:val="24"/>
              <w:szCs w:val="24"/>
            </w:rPr>
            <w:t>Proceedings of the 1986 ACM fourteenth annual conference on Computer science  - CSC ’86</w:t>
          </w:r>
          <w:r w:rsidRPr="00DE6BA6">
            <w:rPr>
              <w:rFonts w:ascii="Times New Roman" w:eastAsia="Times New Roman" w:hAnsi="Times New Roman" w:cs="Times New Roman"/>
              <w:sz w:val="24"/>
              <w:szCs w:val="24"/>
            </w:rPr>
            <w:t>, New York, New York, USA: ACM Press, 1986, p. 495. doi: 10.1145/324634.325331.</w:t>
          </w:r>
        </w:p>
        <w:p w14:paraId="4ECE7A63" w14:textId="77777777" w:rsidR="00A10032" w:rsidRPr="00DE6BA6" w:rsidRDefault="00A10032" w:rsidP="00DE6BA6">
          <w:pPr>
            <w:autoSpaceDE w:val="0"/>
            <w:autoSpaceDN w:val="0"/>
            <w:ind w:hanging="640"/>
            <w:jc w:val="both"/>
            <w:divId w:val="745414770"/>
            <w:rPr>
              <w:rFonts w:ascii="Times New Roman" w:eastAsia="Times New Roman" w:hAnsi="Times New Roman" w:cs="Times New Roman"/>
              <w:sz w:val="24"/>
              <w:szCs w:val="24"/>
            </w:rPr>
          </w:pPr>
          <w:r w:rsidRPr="00DE6BA6">
            <w:rPr>
              <w:rFonts w:ascii="Times New Roman" w:eastAsia="Times New Roman" w:hAnsi="Times New Roman" w:cs="Times New Roman"/>
              <w:sz w:val="24"/>
              <w:szCs w:val="24"/>
            </w:rPr>
            <w:t>[31]</w:t>
          </w:r>
          <w:r w:rsidRPr="00DE6BA6">
            <w:rPr>
              <w:rFonts w:ascii="Times New Roman" w:eastAsia="Times New Roman" w:hAnsi="Times New Roman" w:cs="Times New Roman"/>
              <w:sz w:val="24"/>
              <w:szCs w:val="24"/>
            </w:rPr>
            <w:tab/>
            <w:t xml:space="preserve">B. Samanta y B. Sarkar, “Application of Petri nets for systems modelling and analysis”, </w:t>
          </w:r>
          <w:r w:rsidRPr="00DE6BA6">
            <w:rPr>
              <w:rFonts w:ascii="Times New Roman" w:eastAsia="Times New Roman" w:hAnsi="Times New Roman" w:cs="Times New Roman"/>
              <w:i/>
              <w:iCs/>
              <w:sz w:val="24"/>
              <w:szCs w:val="24"/>
            </w:rPr>
            <w:t>OPSEARCH</w:t>
          </w:r>
          <w:r w:rsidRPr="00DE6BA6">
            <w:rPr>
              <w:rFonts w:ascii="Times New Roman" w:eastAsia="Times New Roman" w:hAnsi="Times New Roman" w:cs="Times New Roman"/>
              <w:sz w:val="24"/>
              <w:szCs w:val="24"/>
            </w:rPr>
            <w:t>, vol. 49, núm. 4, pp. 334–347, dic. 2012, doi: 10.1007/s12597-012-0083-4.</w:t>
          </w:r>
        </w:p>
        <w:p w14:paraId="623A1103" w14:textId="77777777" w:rsidR="00A10032" w:rsidRPr="00DE6BA6" w:rsidRDefault="00A10032" w:rsidP="00DE6BA6">
          <w:pPr>
            <w:autoSpaceDE w:val="0"/>
            <w:autoSpaceDN w:val="0"/>
            <w:ind w:hanging="640"/>
            <w:jc w:val="both"/>
            <w:divId w:val="1538392839"/>
            <w:rPr>
              <w:rFonts w:ascii="Times New Roman" w:eastAsia="Times New Roman" w:hAnsi="Times New Roman" w:cs="Times New Roman"/>
              <w:sz w:val="24"/>
              <w:szCs w:val="24"/>
            </w:rPr>
          </w:pPr>
          <w:r w:rsidRPr="00DE6BA6">
            <w:rPr>
              <w:rFonts w:ascii="Times New Roman" w:eastAsia="Times New Roman" w:hAnsi="Times New Roman" w:cs="Times New Roman"/>
              <w:sz w:val="24"/>
              <w:szCs w:val="24"/>
            </w:rPr>
            <w:t>[32]</w:t>
          </w:r>
          <w:r w:rsidRPr="00DE6BA6">
            <w:rPr>
              <w:rFonts w:ascii="Times New Roman" w:eastAsia="Times New Roman" w:hAnsi="Times New Roman" w:cs="Times New Roman"/>
              <w:sz w:val="24"/>
              <w:szCs w:val="24"/>
            </w:rPr>
            <w:tab/>
            <w:t xml:space="preserve">P. B. Thomas, “The Petri net as a modeling tool”, en </w:t>
          </w:r>
          <w:r w:rsidRPr="00DE6BA6">
            <w:rPr>
              <w:rFonts w:ascii="Times New Roman" w:eastAsia="Times New Roman" w:hAnsi="Times New Roman" w:cs="Times New Roman"/>
              <w:i/>
              <w:iCs/>
              <w:sz w:val="24"/>
              <w:szCs w:val="24"/>
            </w:rPr>
            <w:t>Proceedings of the 14th annual Southeast regional conference on  - ACM-SE 14</w:t>
          </w:r>
          <w:r w:rsidRPr="00DE6BA6">
            <w:rPr>
              <w:rFonts w:ascii="Times New Roman" w:eastAsia="Times New Roman" w:hAnsi="Times New Roman" w:cs="Times New Roman"/>
              <w:sz w:val="24"/>
              <w:szCs w:val="24"/>
            </w:rPr>
            <w:t>, New York, New York, USA: ACM Press, 1976, p. 172. doi: 10.1145/503561.503597.</w:t>
          </w:r>
        </w:p>
        <w:p w14:paraId="68AB9341" w14:textId="77777777" w:rsidR="00A10032" w:rsidRPr="00DE6BA6" w:rsidRDefault="00A10032" w:rsidP="00DE6BA6">
          <w:pPr>
            <w:autoSpaceDE w:val="0"/>
            <w:autoSpaceDN w:val="0"/>
            <w:ind w:hanging="640"/>
            <w:jc w:val="both"/>
            <w:divId w:val="1456754784"/>
            <w:rPr>
              <w:rFonts w:ascii="Times New Roman" w:eastAsia="Times New Roman" w:hAnsi="Times New Roman" w:cs="Times New Roman"/>
              <w:sz w:val="24"/>
              <w:szCs w:val="24"/>
            </w:rPr>
          </w:pPr>
          <w:r w:rsidRPr="00DE6BA6">
            <w:rPr>
              <w:rFonts w:ascii="Times New Roman" w:eastAsia="Times New Roman" w:hAnsi="Times New Roman" w:cs="Times New Roman"/>
              <w:sz w:val="24"/>
              <w:szCs w:val="24"/>
            </w:rPr>
            <w:t>[33]</w:t>
          </w:r>
          <w:r w:rsidRPr="00DE6BA6">
            <w:rPr>
              <w:rFonts w:ascii="Times New Roman" w:eastAsia="Times New Roman" w:hAnsi="Times New Roman" w:cs="Times New Roman"/>
              <w:sz w:val="24"/>
              <w:szCs w:val="24"/>
            </w:rPr>
            <w:tab/>
            <w:t xml:space="preserve">S. Pujari y S. Mukhopadhyay, “Petri Net: A Tool for Modeling and Analyze Multi-agent Oriented Systems”, </w:t>
          </w:r>
          <w:r w:rsidRPr="00DE6BA6">
            <w:rPr>
              <w:rFonts w:ascii="Times New Roman" w:eastAsia="Times New Roman" w:hAnsi="Times New Roman" w:cs="Times New Roman"/>
              <w:i/>
              <w:iCs/>
              <w:sz w:val="24"/>
              <w:szCs w:val="24"/>
            </w:rPr>
            <w:t>International Journal of Intelligent Systems and Applications</w:t>
          </w:r>
          <w:r w:rsidRPr="00DE6BA6">
            <w:rPr>
              <w:rFonts w:ascii="Times New Roman" w:eastAsia="Times New Roman" w:hAnsi="Times New Roman" w:cs="Times New Roman"/>
              <w:sz w:val="24"/>
              <w:szCs w:val="24"/>
            </w:rPr>
            <w:t>, vol. 4, núm. 10, pp. 103–112, sep. 2012, doi: 10.5815/ijisa.2012.10.11.</w:t>
          </w:r>
        </w:p>
        <w:p w14:paraId="193D056C" w14:textId="77777777" w:rsidR="00A10032" w:rsidRPr="00DE6BA6" w:rsidRDefault="00A10032" w:rsidP="00DE6BA6">
          <w:pPr>
            <w:autoSpaceDE w:val="0"/>
            <w:autoSpaceDN w:val="0"/>
            <w:ind w:hanging="640"/>
            <w:jc w:val="both"/>
            <w:divId w:val="835801080"/>
            <w:rPr>
              <w:rFonts w:ascii="Times New Roman" w:eastAsia="Times New Roman" w:hAnsi="Times New Roman" w:cs="Times New Roman"/>
              <w:sz w:val="24"/>
              <w:szCs w:val="24"/>
            </w:rPr>
          </w:pPr>
          <w:r w:rsidRPr="00DE6BA6">
            <w:rPr>
              <w:rFonts w:ascii="Times New Roman" w:eastAsia="Times New Roman" w:hAnsi="Times New Roman" w:cs="Times New Roman"/>
              <w:sz w:val="24"/>
              <w:szCs w:val="24"/>
            </w:rPr>
            <w:t>[34]</w:t>
          </w:r>
          <w:r w:rsidRPr="00DE6BA6">
            <w:rPr>
              <w:rFonts w:ascii="Times New Roman" w:eastAsia="Times New Roman" w:hAnsi="Times New Roman" w:cs="Times New Roman"/>
              <w:sz w:val="24"/>
              <w:szCs w:val="24"/>
            </w:rPr>
            <w:tab/>
            <w:t xml:space="preserve">M. Barad, “Petri Nets—A Versatile Modeling Structure”, </w:t>
          </w:r>
          <w:r w:rsidRPr="00DE6BA6">
            <w:rPr>
              <w:rFonts w:ascii="Times New Roman" w:eastAsia="Times New Roman" w:hAnsi="Times New Roman" w:cs="Times New Roman"/>
              <w:i/>
              <w:iCs/>
              <w:sz w:val="24"/>
              <w:szCs w:val="24"/>
            </w:rPr>
            <w:t>Appl Math (Irvine)</w:t>
          </w:r>
          <w:r w:rsidRPr="00DE6BA6">
            <w:rPr>
              <w:rFonts w:ascii="Times New Roman" w:eastAsia="Times New Roman" w:hAnsi="Times New Roman" w:cs="Times New Roman"/>
              <w:sz w:val="24"/>
              <w:szCs w:val="24"/>
            </w:rPr>
            <w:t>, vol. 07, núm. 09, pp. 829–839, 2016, doi: 10.4236/am.2016.79074.</w:t>
          </w:r>
        </w:p>
        <w:p w14:paraId="5505CDC9" w14:textId="77777777" w:rsidR="00A10032" w:rsidRPr="00DE6BA6" w:rsidRDefault="00A10032" w:rsidP="00DE6BA6">
          <w:pPr>
            <w:autoSpaceDE w:val="0"/>
            <w:autoSpaceDN w:val="0"/>
            <w:ind w:hanging="640"/>
            <w:jc w:val="both"/>
            <w:divId w:val="573708378"/>
            <w:rPr>
              <w:rFonts w:ascii="Times New Roman" w:eastAsia="Times New Roman" w:hAnsi="Times New Roman" w:cs="Times New Roman"/>
              <w:sz w:val="24"/>
              <w:szCs w:val="24"/>
            </w:rPr>
          </w:pPr>
          <w:r w:rsidRPr="00DE6BA6">
            <w:rPr>
              <w:rFonts w:ascii="Times New Roman" w:eastAsia="Times New Roman" w:hAnsi="Times New Roman" w:cs="Times New Roman"/>
              <w:sz w:val="24"/>
              <w:szCs w:val="24"/>
            </w:rPr>
            <w:t>[35]</w:t>
          </w:r>
          <w:r w:rsidRPr="00DE6BA6">
            <w:rPr>
              <w:rFonts w:ascii="Times New Roman" w:eastAsia="Times New Roman" w:hAnsi="Times New Roman" w:cs="Times New Roman"/>
              <w:sz w:val="24"/>
              <w:szCs w:val="24"/>
            </w:rPr>
            <w:tab/>
            <w:t xml:space="preserve">M. Rawson y M. G. Rawson, “Petri Nets for Concurrent Programming”, en </w:t>
          </w:r>
          <w:r w:rsidRPr="00DE6BA6">
            <w:rPr>
              <w:rFonts w:ascii="Times New Roman" w:eastAsia="Times New Roman" w:hAnsi="Times New Roman" w:cs="Times New Roman"/>
              <w:i/>
              <w:iCs/>
              <w:sz w:val="24"/>
              <w:szCs w:val="24"/>
            </w:rPr>
            <w:t>2022 IEEE/ACM Fifth Annual Workshop on Emerging Parallel and Distributed Runtime Systems and Middleware (IPDRM)</w:t>
          </w:r>
          <w:r w:rsidRPr="00DE6BA6">
            <w:rPr>
              <w:rFonts w:ascii="Times New Roman" w:eastAsia="Times New Roman" w:hAnsi="Times New Roman" w:cs="Times New Roman"/>
              <w:sz w:val="24"/>
              <w:szCs w:val="24"/>
            </w:rPr>
            <w:t>, IEEE, nov. 2022, pp. 17–24. doi: 10.1109/IPDRM56689.2022.00008.</w:t>
          </w:r>
        </w:p>
        <w:p w14:paraId="5AB471C8" w14:textId="77777777" w:rsidR="00A10032" w:rsidRPr="00DE6BA6" w:rsidRDefault="00A10032" w:rsidP="00DE6BA6">
          <w:pPr>
            <w:autoSpaceDE w:val="0"/>
            <w:autoSpaceDN w:val="0"/>
            <w:ind w:hanging="640"/>
            <w:jc w:val="both"/>
            <w:divId w:val="1195843631"/>
            <w:rPr>
              <w:rFonts w:ascii="Times New Roman" w:eastAsia="Times New Roman" w:hAnsi="Times New Roman" w:cs="Times New Roman"/>
              <w:sz w:val="24"/>
              <w:szCs w:val="24"/>
            </w:rPr>
          </w:pPr>
          <w:r w:rsidRPr="00DE6BA6">
            <w:rPr>
              <w:rFonts w:ascii="Times New Roman" w:eastAsia="Times New Roman" w:hAnsi="Times New Roman" w:cs="Times New Roman"/>
              <w:sz w:val="24"/>
              <w:szCs w:val="24"/>
            </w:rPr>
            <w:t>[36]</w:t>
          </w:r>
          <w:r w:rsidRPr="00DE6BA6">
            <w:rPr>
              <w:rFonts w:ascii="Times New Roman" w:eastAsia="Times New Roman" w:hAnsi="Times New Roman" w:cs="Times New Roman"/>
              <w:sz w:val="24"/>
              <w:szCs w:val="24"/>
            </w:rPr>
            <w:tab/>
            <w:t>J.-P. Signoret y A. Leroy, “Petri Net Modelling”, 2021, pp. 587–660. doi: 10.1007/978-3-030-64708-7_33.</w:t>
          </w:r>
        </w:p>
        <w:p w14:paraId="577DF6B9" w14:textId="77777777" w:rsidR="00A10032" w:rsidRPr="00DE6BA6" w:rsidRDefault="00A10032" w:rsidP="00DE6BA6">
          <w:pPr>
            <w:autoSpaceDE w:val="0"/>
            <w:autoSpaceDN w:val="0"/>
            <w:ind w:hanging="640"/>
            <w:jc w:val="both"/>
            <w:divId w:val="1522476566"/>
            <w:rPr>
              <w:rFonts w:ascii="Times New Roman" w:eastAsia="Times New Roman" w:hAnsi="Times New Roman" w:cs="Times New Roman"/>
              <w:sz w:val="24"/>
              <w:szCs w:val="24"/>
            </w:rPr>
          </w:pPr>
          <w:r w:rsidRPr="00DE6BA6">
            <w:rPr>
              <w:rFonts w:ascii="Times New Roman" w:eastAsia="Times New Roman" w:hAnsi="Times New Roman" w:cs="Times New Roman"/>
              <w:sz w:val="24"/>
              <w:szCs w:val="24"/>
            </w:rPr>
            <w:lastRenderedPageBreak/>
            <w:t>[37]</w:t>
          </w:r>
          <w:r w:rsidRPr="00DE6BA6">
            <w:rPr>
              <w:rFonts w:ascii="Times New Roman" w:eastAsia="Times New Roman" w:hAnsi="Times New Roman" w:cs="Times New Roman"/>
              <w:sz w:val="24"/>
              <w:szCs w:val="24"/>
            </w:rPr>
            <w:tab/>
            <w:t xml:space="preserve">D. Bedok, “Application of Petri-nets in object-oriented environment”, en </w:t>
          </w:r>
          <w:r w:rsidRPr="00DE6BA6">
            <w:rPr>
              <w:rFonts w:ascii="Times New Roman" w:eastAsia="Times New Roman" w:hAnsi="Times New Roman" w:cs="Times New Roman"/>
              <w:i/>
              <w:iCs/>
              <w:sz w:val="24"/>
              <w:szCs w:val="24"/>
            </w:rPr>
            <w:t>2016 IEEE 17th International Symposium on Computational Intelligence and Informatics (CINTI)</w:t>
          </w:r>
          <w:r w:rsidRPr="00DE6BA6">
            <w:rPr>
              <w:rFonts w:ascii="Times New Roman" w:eastAsia="Times New Roman" w:hAnsi="Times New Roman" w:cs="Times New Roman"/>
              <w:sz w:val="24"/>
              <w:szCs w:val="24"/>
            </w:rPr>
            <w:t>, IEEE, nov. 2016, pp. 000117–000122. doi: 10.1109/CINTI.2016.7846389.</w:t>
          </w:r>
        </w:p>
        <w:p w14:paraId="166EF4B8" w14:textId="77777777" w:rsidR="00A10032" w:rsidRPr="00DE6BA6" w:rsidRDefault="00A10032" w:rsidP="00DE6BA6">
          <w:pPr>
            <w:autoSpaceDE w:val="0"/>
            <w:autoSpaceDN w:val="0"/>
            <w:ind w:hanging="640"/>
            <w:jc w:val="both"/>
            <w:divId w:val="1787189376"/>
            <w:rPr>
              <w:rFonts w:ascii="Times New Roman" w:eastAsia="Times New Roman" w:hAnsi="Times New Roman" w:cs="Times New Roman"/>
              <w:sz w:val="24"/>
              <w:szCs w:val="24"/>
            </w:rPr>
          </w:pPr>
          <w:r w:rsidRPr="00DE6BA6">
            <w:rPr>
              <w:rFonts w:ascii="Times New Roman" w:eastAsia="Times New Roman" w:hAnsi="Times New Roman" w:cs="Times New Roman"/>
              <w:sz w:val="24"/>
              <w:szCs w:val="24"/>
            </w:rPr>
            <w:t>[38]</w:t>
          </w:r>
          <w:r w:rsidRPr="00DE6BA6">
            <w:rPr>
              <w:rFonts w:ascii="Times New Roman" w:eastAsia="Times New Roman" w:hAnsi="Times New Roman" w:cs="Times New Roman"/>
              <w:sz w:val="24"/>
              <w:szCs w:val="24"/>
            </w:rPr>
            <w:tab/>
            <w:t>W. J. Thong y M. A. Ameedeen, “A Survey of Petri Net Tools”, 2015, pp. 537–551. doi: 10.1007/978-3-319-07674-4_51.</w:t>
          </w:r>
        </w:p>
        <w:p w14:paraId="39AF04B2" w14:textId="77777777" w:rsidR="00A10032" w:rsidRPr="00DE6BA6" w:rsidRDefault="00A10032" w:rsidP="00DE6BA6">
          <w:pPr>
            <w:autoSpaceDE w:val="0"/>
            <w:autoSpaceDN w:val="0"/>
            <w:ind w:hanging="640"/>
            <w:jc w:val="both"/>
            <w:divId w:val="245262075"/>
            <w:rPr>
              <w:rFonts w:ascii="Times New Roman" w:eastAsia="Times New Roman" w:hAnsi="Times New Roman" w:cs="Times New Roman"/>
              <w:sz w:val="24"/>
              <w:szCs w:val="24"/>
            </w:rPr>
          </w:pPr>
          <w:r w:rsidRPr="00DE6BA6">
            <w:rPr>
              <w:rFonts w:ascii="Times New Roman" w:eastAsia="Times New Roman" w:hAnsi="Times New Roman" w:cs="Times New Roman"/>
              <w:sz w:val="24"/>
              <w:szCs w:val="24"/>
            </w:rPr>
            <w:t>[39]</w:t>
          </w:r>
          <w:r w:rsidRPr="00DE6BA6">
            <w:rPr>
              <w:rFonts w:ascii="Times New Roman" w:eastAsia="Times New Roman" w:hAnsi="Times New Roman" w:cs="Times New Roman"/>
              <w:sz w:val="24"/>
              <w:szCs w:val="24"/>
            </w:rPr>
            <w:tab/>
            <w:t>M. A. Blätke, C. Rohr, M. Heiner, y W. Marwan, “A Petri-Net-Based Framework for Biomodel Engineering”, 2014, pp. 317–366. doi: 10.1007/978-3-319-08437-4_6.</w:t>
          </w:r>
        </w:p>
        <w:p w14:paraId="0A53EFF1" w14:textId="77777777" w:rsidR="00A10032" w:rsidRPr="00DE6BA6" w:rsidRDefault="00A10032" w:rsidP="00DE6BA6">
          <w:pPr>
            <w:autoSpaceDE w:val="0"/>
            <w:autoSpaceDN w:val="0"/>
            <w:ind w:hanging="640"/>
            <w:jc w:val="both"/>
            <w:divId w:val="1759935296"/>
            <w:rPr>
              <w:rFonts w:ascii="Times New Roman" w:eastAsia="Times New Roman" w:hAnsi="Times New Roman" w:cs="Times New Roman"/>
              <w:sz w:val="24"/>
              <w:szCs w:val="24"/>
            </w:rPr>
          </w:pPr>
          <w:r w:rsidRPr="00DE6BA6">
            <w:rPr>
              <w:rFonts w:ascii="Times New Roman" w:eastAsia="Times New Roman" w:hAnsi="Times New Roman" w:cs="Times New Roman"/>
              <w:sz w:val="24"/>
              <w:szCs w:val="24"/>
            </w:rPr>
            <w:t>[40]</w:t>
          </w:r>
          <w:r w:rsidRPr="00DE6BA6">
            <w:rPr>
              <w:rFonts w:ascii="Times New Roman" w:eastAsia="Times New Roman" w:hAnsi="Times New Roman" w:cs="Times New Roman"/>
              <w:sz w:val="24"/>
              <w:szCs w:val="24"/>
            </w:rPr>
            <w:tab/>
            <w:t xml:space="preserve">S. Böhm y M. Běhálek, “Usage of petri nets for high performance computing”, en </w:t>
          </w:r>
          <w:r w:rsidRPr="00DE6BA6">
            <w:rPr>
              <w:rFonts w:ascii="Times New Roman" w:eastAsia="Times New Roman" w:hAnsi="Times New Roman" w:cs="Times New Roman"/>
              <w:i/>
              <w:iCs/>
              <w:sz w:val="24"/>
              <w:szCs w:val="24"/>
            </w:rPr>
            <w:t>Proceedings of the 1st ACM SIGPLAN workshop on Functional high-performance computing</w:t>
          </w:r>
          <w:r w:rsidRPr="00DE6BA6">
            <w:rPr>
              <w:rFonts w:ascii="Times New Roman" w:eastAsia="Times New Roman" w:hAnsi="Times New Roman" w:cs="Times New Roman"/>
              <w:sz w:val="24"/>
              <w:szCs w:val="24"/>
            </w:rPr>
            <w:t>, New York, NY, USA: ACM, sep. 2012, pp. 37–48. doi: 10.1145/2364474.2364481.</w:t>
          </w:r>
        </w:p>
        <w:p w14:paraId="5128AAC5" w14:textId="77777777" w:rsidR="00A10032" w:rsidRPr="00DE6BA6" w:rsidRDefault="00A10032" w:rsidP="00DE6BA6">
          <w:pPr>
            <w:autoSpaceDE w:val="0"/>
            <w:autoSpaceDN w:val="0"/>
            <w:ind w:hanging="640"/>
            <w:jc w:val="both"/>
            <w:divId w:val="1274677801"/>
            <w:rPr>
              <w:rFonts w:ascii="Times New Roman" w:eastAsia="Times New Roman" w:hAnsi="Times New Roman" w:cs="Times New Roman"/>
              <w:sz w:val="24"/>
              <w:szCs w:val="24"/>
              <w:lang w:val="pt-PT"/>
            </w:rPr>
          </w:pPr>
          <w:r w:rsidRPr="00DE6BA6">
            <w:rPr>
              <w:rFonts w:ascii="Times New Roman" w:eastAsia="Times New Roman" w:hAnsi="Times New Roman" w:cs="Times New Roman"/>
              <w:sz w:val="24"/>
              <w:szCs w:val="24"/>
              <w:lang w:val="pt-PT"/>
            </w:rPr>
            <w:t>[41]</w:t>
          </w:r>
          <w:r w:rsidRPr="00DE6BA6">
            <w:rPr>
              <w:rFonts w:ascii="Times New Roman" w:eastAsia="Times New Roman" w:hAnsi="Times New Roman" w:cs="Times New Roman"/>
              <w:sz w:val="24"/>
              <w:szCs w:val="24"/>
              <w:lang w:val="pt-PT"/>
            </w:rPr>
            <w:tab/>
            <w:t xml:space="preserve">S. Matuska, J. Machaj, M. Hutar, y P. Brida, “A Development of an IoT-Based Connected University System: Progress Report”, </w:t>
          </w:r>
          <w:r w:rsidRPr="00DE6BA6">
            <w:rPr>
              <w:rFonts w:ascii="Times New Roman" w:eastAsia="Times New Roman" w:hAnsi="Times New Roman" w:cs="Times New Roman"/>
              <w:i/>
              <w:iCs/>
              <w:sz w:val="24"/>
              <w:szCs w:val="24"/>
              <w:lang w:val="pt-PT"/>
            </w:rPr>
            <w:t>Sensors</w:t>
          </w:r>
          <w:r w:rsidRPr="00DE6BA6">
            <w:rPr>
              <w:rFonts w:ascii="Times New Roman" w:eastAsia="Times New Roman" w:hAnsi="Times New Roman" w:cs="Times New Roman"/>
              <w:sz w:val="24"/>
              <w:szCs w:val="24"/>
              <w:lang w:val="pt-PT"/>
            </w:rPr>
            <w:t>, vol. 23, núm. 6, p. 2875, mar. 2023, doi: 10.3390/s23062875.</w:t>
          </w:r>
        </w:p>
        <w:p w14:paraId="202C2694" w14:textId="77777777" w:rsidR="00A10032" w:rsidRPr="00DE6BA6" w:rsidRDefault="00A10032" w:rsidP="00DE6BA6">
          <w:pPr>
            <w:autoSpaceDE w:val="0"/>
            <w:autoSpaceDN w:val="0"/>
            <w:ind w:hanging="640"/>
            <w:jc w:val="both"/>
            <w:divId w:val="1874338421"/>
            <w:rPr>
              <w:rFonts w:ascii="Times New Roman" w:eastAsia="Times New Roman" w:hAnsi="Times New Roman" w:cs="Times New Roman"/>
              <w:sz w:val="24"/>
              <w:szCs w:val="24"/>
              <w:lang w:val="pt-PT"/>
            </w:rPr>
          </w:pPr>
          <w:r w:rsidRPr="00DE6BA6">
            <w:rPr>
              <w:rFonts w:ascii="Times New Roman" w:eastAsia="Times New Roman" w:hAnsi="Times New Roman" w:cs="Times New Roman"/>
              <w:sz w:val="24"/>
              <w:szCs w:val="24"/>
              <w:lang w:val="pt-PT"/>
            </w:rPr>
            <w:t>[42]</w:t>
          </w:r>
          <w:r w:rsidRPr="00DE6BA6">
            <w:rPr>
              <w:rFonts w:ascii="Times New Roman" w:eastAsia="Times New Roman" w:hAnsi="Times New Roman" w:cs="Times New Roman"/>
              <w:sz w:val="24"/>
              <w:szCs w:val="24"/>
              <w:lang w:val="pt-PT"/>
            </w:rPr>
            <w:tab/>
            <w:t xml:space="preserve">M. G. Do Nascimento, J. M. N. David, M. A. R. Dantas, R. M. M. B. Villela, V. S. de Andrade Menezes, y F. A. B. Colugnati, “An Architecture to Support the Development of Collaborative Systems in IoT Context”, en </w:t>
          </w:r>
          <w:r w:rsidRPr="00DE6BA6">
            <w:rPr>
              <w:rFonts w:ascii="Times New Roman" w:eastAsia="Times New Roman" w:hAnsi="Times New Roman" w:cs="Times New Roman"/>
              <w:i/>
              <w:iCs/>
              <w:sz w:val="24"/>
              <w:szCs w:val="24"/>
              <w:lang w:val="pt-PT"/>
            </w:rPr>
            <w:t>2023 26th International Conference on Computer Supported Cooperative Work in Design (CSCWD)</w:t>
          </w:r>
          <w:r w:rsidRPr="00DE6BA6">
            <w:rPr>
              <w:rFonts w:ascii="Times New Roman" w:eastAsia="Times New Roman" w:hAnsi="Times New Roman" w:cs="Times New Roman"/>
              <w:sz w:val="24"/>
              <w:szCs w:val="24"/>
              <w:lang w:val="pt-PT"/>
            </w:rPr>
            <w:t>, IEEE, may 2023, pp. 1722–1727. doi: 10.1109/CSCWD57460.2023.10152672.</w:t>
          </w:r>
        </w:p>
        <w:p w14:paraId="58D0BB87" w14:textId="77777777" w:rsidR="00A10032" w:rsidRPr="00DE6BA6" w:rsidRDefault="00A10032" w:rsidP="00DE6BA6">
          <w:pPr>
            <w:autoSpaceDE w:val="0"/>
            <w:autoSpaceDN w:val="0"/>
            <w:ind w:hanging="640"/>
            <w:jc w:val="both"/>
            <w:divId w:val="790854946"/>
            <w:rPr>
              <w:rFonts w:ascii="Times New Roman" w:eastAsia="Times New Roman" w:hAnsi="Times New Roman" w:cs="Times New Roman"/>
              <w:sz w:val="24"/>
              <w:szCs w:val="24"/>
              <w:lang w:val="pt-PT"/>
            </w:rPr>
          </w:pPr>
          <w:r w:rsidRPr="00DE6BA6">
            <w:rPr>
              <w:rFonts w:ascii="Times New Roman" w:eastAsia="Times New Roman" w:hAnsi="Times New Roman" w:cs="Times New Roman"/>
              <w:sz w:val="24"/>
              <w:szCs w:val="24"/>
              <w:lang w:val="pt-PT"/>
            </w:rPr>
            <w:t>[43]</w:t>
          </w:r>
          <w:r w:rsidRPr="00DE6BA6">
            <w:rPr>
              <w:rFonts w:ascii="Times New Roman" w:eastAsia="Times New Roman" w:hAnsi="Times New Roman" w:cs="Times New Roman"/>
              <w:sz w:val="24"/>
              <w:szCs w:val="24"/>
              <w:lang w:val="pt-PT"/>
            </w:rPr>
            <w:tab/>
            <w:t xml:space="preserve">G. Guerrero-Ulloa, C. Rodríguez-Domínguez, y M. J. Hornos, “Agile Methodologies Applied to the Development of Internet of Things (IoT)-Based Systems: A Review”, </w:t>
          </w:r>
          <w:r w:rsidRPr="00DE6BA6">
            <w:rPr>
              <w:rFonts w:ascii="Times New Roman" w:eastAsia="Times New Roman" w:hAnsi="Times New Roman" w:cs="Times New Roman"/>
              <w:i/>
              <w:iCs/>
              <w:sz w:val="24"/>
              <w:szCs w:val="24"/>
              <w:lang w:val="pt-PT"/>
            </w:rPr>
            <w:t>Sensors</w:t>
          </w:r>
          <w:r w:rsidRPr="00DE6BA6">
            <w:rPr>
              <w:rFonts w:ascii="Times New Roman" w:eastAsia="Times New Roman" w:hAnsi="Times New Roman" w:cs="Times New Roman"/>
              <w:sz w:val="24"/>
              <w:szCs w:val="24"/>
              <w:lang w:val="pt-PT"/>
            </w:rPr>
            <w:t>, vol. 23, núm. 2, p. 790, ene. 2023, doi: 10.3390/s23020790.</w:t>
          </w:r>
        </w:p>
        <w:p w14:paraId="5AB719FC" w14:textId="77777777" w:rsidR="00A10032" w:rsidRPr="00DE6BA6" w:rsidRDefault="00A10032" w:rsidP="00DE6BA6">
          <w:pPr>
            <w:autoSpaceDE w:val="0"/>
            <w:autoSpaceDN w:val="0"/>
            <w:ind w:hanging="640"/>
            <w:jc w:val="both"/>
            <w:divId w:val="1499226364"/>
            <w:rPr>
              <w:rFonts w:ascii="Times New Roman" w:eastAsia="Times New Roman" w:hAnsi="Times New Roman" w:cs="Times New Roman"/>
              <w:sz w:val="24"/>
              <w:szCs w:val="24"/>
              <w:lang w:val="pt-PT"/>
            </w:rPr>
          </w:pPr>
          <w:r w:rsidRPr="00DE6BA6">
            <w:rPr>
              <w:rFonts w:ascii="Times New Roman" w:eastAsia="Times New Roman" w:hAnsi="Times New Roman" w:cs="Times New Roman"/>
              <w:sz w:val="24"/>
              <w:szCs w:val="24"/>
              <w:lang w:val="pt-PT"/>
            </w:rPr>
            <w:t>[44]</w:t>
          </w:r>
          <w:r w:rsidRPr="00DE6BA6">
            <w:rPr>
              <w:rFonts w:ascii="Times New Roman" w:eastAsia="Times New Roman" w:hAnsi="Times New Roman" w:cs="Times New Roman"/>
              <w:sz w:val="24"/>
              <w:szCs w:val="24"/>
              <w:lang w:val="pt-PT"/>
            </w:rPr>
            <w:tab/>
            <w:t xml:space="preserve">R. Paesani, G. Paolone, P. Di Felice, D. Iachetti, y M. Marinelli, “iFogSim Simulations on IoT Computational Alternatives”, en </w:t>
          </w:r>
          <w:r w:rsidRPr="00DE6BA6">
            <w:rPr>
              <w:rFonts w:ascii="Times New Roman" w:eastAsia="Times New Roman" w:hAnsi="Times New Roman" w:cs="Times New Roman"/>
              <w:i/>
              <w:iCs/>
              <w:sz w:val="24"/>
              <w:szCs w:val="24"/>
              <w:lang w:val="pt-PT"/>
            </w:rPr>
            <w:t>ASEC 2022</w:t>
          </w:r>
          <w:r w:rsidRPr="00DE6BA6">
            <w:rPr>
              <w:rFonts w:ascii="Times New Roman" w:eastAsia="Times New Roman" w:hAnsi="Times New Roman" w:cs="Times New Roman"/>
              <w:sz w:val="24"/>
              <w:szCs w:val="24"/>
              <w:lang w:val="pt-PT"/>
            </w:rPr>
            <w:t>, Basel Switzerland: MDPI, dic. 2022, p. 44. doi: 10.3390/ASEC2022-13857.</w:t>
          </w:r>
        </w:p>
        <w:p w14:paraId="3D6CC09F" w14:textId="77777777" w:rsidR="00A10032" w:rsidRPr="00DE6BA6" w:rsidRDefault="00A10032" w:rsidP="00DE6BA6">
          <w:pPr>
            <w:autoSpaceDE w:val="0"/>
            <w:autoSpaceDN w:val="0"/>
            <w:ind w:hanging="640"/>
            <w:jc w:val="both"/>
            <w:divId w:val="1644191134"/>
            <w:rPr>
              <w:rFonts w:ascii="Times New Roman" w:eastAsia="Times New Roman" w:hAnsi="Times New Roman" w:cs="Times New Roman"/>
              <w:sz w:val="24"/>
              <w:szCs w:val="24"/>
            </w:rPr>
          </w:pPr>
          <w:r w:rsidRPr="00DE6BA6">
            <w:rPr>
              <w:rFonts w:ascii="Times New Roman" w:eastAsia="Times New Roman" w:hAnsi="Times New Roman" w:cs="Times New Roman"/>
              <w:sz w:val="24"/>
              <w:szCs w:val="24"/>
            </w:rPr>
            <w:t>[45]</w:t>
          </w:r>
          <w:r w:rsidRPr="00DE6BA6">
            <w:rPr>
              <w:rFonts w:ascii="Times New Roman" w:eastAsia="Times New Roman" w:hAnsi="Times New Roman" w:cs="Times New Roman"/>
              <w:sz w:val="24"/>
              <w:szCs w:val="24"/>
            </w:rPr>
            <w:tab/>
            <w:t xml:space="preserve">A. Tripathy y B. Singh, “A Study of AES Software Implementation for IoT Systems”, en </w:t>
          </w:r>
          <w:r w:rsidRPr="00DE6BA6">
            <w:rPr>
              <w:rFonts w:ascii="Times New Roman" w:eastAsia="Times New Roman" w:hAnsi="Times New Roman" w:cs="Times New Roman"/>
              <w:i/>
              <w:iCs/>
              <w:sz w:val="24"/>
              <w:szCs w:val="24"/>
            </w:rPr>
            <w:t>2022 3rd International Conference on Issues and Challenges in Intelligent Computing Techniques (ICICT)</w:t>
          </w:r>
          <w:r w:rsidRPr="00DE6BA6">
            <w:rPr>
              <w:rFonts w:ascii="Times New Roman" w:eastAsia="Times New Roman" w:hAnsi="Times New Roman" w:cs="Times New Roman"/>
              <w:sz w:val="24"/>
              <w:szCs w:val="24"/>
            </w:rPr>
            <w:t>, IEEE, nov. 2022, pp. 1–4. doi: 10.1109/ICICT55121.2022.10064507.</w:t>
          </w:r>
        </w:p>
        <w:p w14:paraId="10267911" w14:textId="77777777" w:rsidR="00A10032" w:rsidRPr="00DE6BA6" w:rsidRDefault="00A10032" w:rsidP="00DE6BA6">
          <w:pPr>
            <w:autoSpaceDE w:val="0"/>
            <w:autoSpaceDN w:val="0"/>
            <w:ind w:hanging="640"/>
            <w:jc w:val="both"/>
            <w:divId w:val="852956391"/>
            <w:rPr>
              <w:rFonts w:ascii="Times New Roman" w:eastAsia="Times New Roman" w:hAnsi="Times New Roman" w:cs="Times New Roman"/>
              <w:sz w:val="24"/>
              <w:szCs w:val="24"/>
            </w:rPr>
          </w:pPr>
          <w:r w:rsidRPr="00DE6BA6">
            <w:rPr>
              <w:rFonts w:ascii="Times New Roman" w:eastAsia="Times New Roman" w:hAnsi="Times New Roman" w:cs="Times New Roman"/>
              <w:sz w:val="24"/>
              <w:szCs w:val="24"/>
            </w:rPr>
            <w:t>[46]</w:t>
          </w:r>
          <w:r w:rsidRPr="00DE6BA6">
            <w:rPr>
              <w:rFonts w:ascii="Times New Roman" w:eastAsia="Times New Roman" w:hAnsi="Times New Roman" w:cs="Times New Roman"/>
              <w:sz w:val="24"/>
              <w:szCs w:val="24"/>
            </w:rPr>
            <w:tab/>
            <w:t xml:space="preserve">N. K. Jangid y M. K. Gupta, “Protecting software design in cloud using AWS IoT”, en </w:t>
          </w:r>
          <w:r w:rsidRPr="00DE6BA6">
            <w:rPr>
              <w:rFonts w:ascii="Times New Roman" w:eastAsia="Times New Roman" w:hAnsi="Times New Roman" w:cs="Times New Roman"/>
              <w:i/>
              <w:iCs/>
              <w:sz w:val="24"/>
              <w:szCs w:val="24"/>
            </w:rPr>
            <w:t>Proceedings of the 20th Annual International Conference on Mobile Systems, Applications and Services</w:t>
          </w:r>
          <w:r w:rsidRPr="00DE6BA6">
            <w:rPr>
              <w:rFonts w:ascii="Times New Roman" w:eastAsia="Times New Roman" w:hAnsi="Times New Roman" w:cs="Times New Roman"/>
              <w:sz w:val="24"/>
              <w:szCs w:val="24"/>
            </w:rPr>
            <w:t>, New York, NY, USA: ACM, jun. 2022, pp. 561–562. doi: 10.1145/3498361.3538784.</w:t>
          </w:r>
        </w:p>
        <w:p w14:paraId="2EFF4AD5" w14:textId="77777777" w:rsidR="00A10032" w:rsidRPr="00DE6BA6" w:rsidRDefault="00A10032" w:rsidP="00DE6BA6">
          <w:pPr>
            <w:autoSpaceDE w:val="0"/>
            <w:autoSpaceDN w:val="0"/>
            <w:ind w:hanging="640"/>
            <w:jc w:val="both"/>
            <w:divId w:val="885606726"/>
            <w:rPr>
              <w:rFonts w:ascii="Times New Roman" w:eastAsia="Times New Roman" w:hAnsi="Times New Roman" w:cs="Times New Roman"/>
              <w:sz w:val="24"/>
              <w:szCs w:val="24"/>
            </w:rPr>
          </w:pPr>
          <w:r w:rsidRPr="00DE6BA6">
            <w:rPr>
              <w:rFonts w:ascii="Times New Roman" w:eastAsia="Times New Roman" w:hAnsi="Times New Roman" w:cs="Times New Roman"/>
              <w:sz w:val="24"/>
              <w:szCs w:val="24"/>
            </w:rPr>
            <w:t>[47]</w:t>
          </w:r>
          <w:r w:rsidRPr="00DE6BA6">
            <w:rPr>
              <w:rFonts w:ascii="Times New Roman" w:eastAsia="Times New Roman" w:hAnsi="Times New Roman" w:cs="Times New Roman"/>
              <w:sz w:val="24"/>
              <w:szCs w:val="24"/>
            </w:rPr>
            <w:tab/>
            <w:t xml:space="preserve">S. Mallick, T. Singh, y S. Podder, “IoT based Smart Mirror Using Raspberry PI”, </w:t>
          </w:r>
          <w:r w:rsidRPr="00DE6BA6">
            <w:rPr>
              <w:rFonts w:ascii="Times New Roman" w:eastAsia="Times New Roman" w:hAnsi="Times New Roman" w:cs="Times New Roman"/>
              <w:i/>
              <w:iCs/>
              <w:sz w:val="24"/>
              <w:szCs w:val="24"/>
            </w:rPr>
            <w:t>Int J Res Appl Sci Eng Technol</w:t>
          </w:r>
          <w:r w:rsidRPr="00DE6BA6">
            <w:rPr>
              <w:rFonts w:ascii="Times New Roman" w:eastAsia="Times New Roman" w:hAnsi="Times New Roman" w:cs="Times New Roman"/>
              <w:sz w:val="24"/>
              <w:szCs w:val="24"/>
            </w:rPr>
            <w:t>, vol. 11, núm. 1, pp. 460–467, ene. 2023, doi: 10.22214/ijraset.2023.48583.</w:t>
          </w:r>
        </w:p>
        <w:p w14:paraId="3ACF35EC" w14:textId="1F125BA4" w:rsidR="009864AF" w:rsidRPr="00DE6BA6" w:rsidRDefault="00000000" w:rsidP="00DE6BA6">
          <w:pPr>
            <w:jc w:val="both"/>
            <w:rPr>
              <w:rFonts w:ascii="Times New Roman" w:hAnsi="Times New Roman" w:cs="Times New Roman"/>
              <w:sz w:val="28"/>
              <w:szCs w:val="28"/>
              <w:lang w:val="es-ES"/>
            </w:rPr>
          </w:pPr>
        </w:p>
      </w:sdtContent>
    </w:sdt>
    <w:sectPr w:rsidR="009864AF" w:rsidRPr="00DE6BA6" w:rsidSect="009F1D1D">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FCD9A" w14:textId="77777777" w:rsidR="009F1D1D" w:rsidRDefault="009F1D1D" w:rsidP="00394CD9">
      <w:pPr>
        <w:spacing w:after="0" w:line="240" w:lineRule="auto"/>
      </w:pPr>
      <w:r>
        <w:separator/>
      </w:r>
    </w:p>
  </w:endnote>
  <w:endnote w:type="continuationSeparator" w:id="0">
    <w:p w14:paraId="0C048C8D" w14:textId="77777777" w:rsidR="009F1D1D" w:rsidRDefault="009F1D1D" w:rsidP="00394CD9">
      <w:pPr>
        <w:spacing w:after="0" w:line="240" w:lineRule="auto"/>
      </w:pPr>
      <w:r>
        <w:continuationSeparator/>
      </w:r>
    </w:p>
  </w:endnote>
  <w:endnote w:type="continuationNotice" w:id="1">
    <w:p w14:paraId="38DDAB76" w14:textId="77777777" w:rsidR="009F1D1D" w:rsidRDefault="009F1D1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9794526"/>
      <w:docPartObj>
        <w:docPartGallery w:val="Page Numbers (Bottom of Page)"/>
        <w:docPartUnique/>
      </w:docPartObj>
    </w:sdtPr>
    <w:sdtContent>
      <w:p w14:paraId="1CC7ED9B" w14:textId="2832C100" w:rsidR="00394CD9" w:rsidRDefault="00394CD9">
        <w:pPr>
          <w:pStyle w:val="Piedepgina"/>
          <w:jc w:val="right"/>
        </w:pPr>
        <w:r>
          <w:fldChar w:fldCharType="begin"/>
        </w:r>
        <w:r>
          <w:instrText>PAGE   \* MERGEFORMAT</w:instrText>
        </w:r>
        <w:r>
          <w:fldChar w:fldCharType="separate"/>
        </w:r>
        <w:r>
          <w:rPr>
            <w:lang w:val="es-ES"/>
          </w:rPr>
          <w:t>2</w:t>
        </w:r>
        <w:r>
          <w:fldChar w:fldCharType="end"/>
        </w:r>
      </w:p>
    </w:sdtContent>
  </w:sdt>
  <w:p w14:paraId="6CBC965F" w14:textId="77777777" w:rsidR="00394CD9" w:rsidRDefault="00394CD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A69837" w14:textId="77777777" w:rsidR="009F1D1D" w:rsidRDefault="009F1D1D" w:rsidP="00394CD9">
      <w:pPr>
        <w:spacing w:after="0" w:line="240" w:lineRule="auto"/>
      </w:pPr>
      <w:r>
        <w:separator/>
      </w:r>
    </w:p>
  </w:footnote>
  <w:footnote w:type="continuationSeparator" w:id="0">
    <w:p w14:paraId="620C2D96" w14:textId="77777777" w:rsidR="009F1D1D" w:rsidRDefault="009F1D1D" w:rsidP="00394CD9">
      <w:pPr>
        <w:spacing w:after="0" w:line="240" w:lineRule="auto"/>
      </w:pPr>
      <w:r>
        <w:continuationSeparator/>
      </w:r>
    </w:p>
  </w:footnote>
  <w:footnote w:type="continuationNotice" w:id="1">
    <w:p w14:paraId="435D0E76" w14:textId="77777777" w:rsidR="009F1D1D" w:rsidRDefault="009F1D1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795E"/>
    <w:multiLevelType w:val="multilevel"/>
    <w:tmpl w:val="2132F4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89C050C"/>
    <w:multiLevelType w:val="hybridMultilevel"/>
    <w:tmpl w:val="7A50DFEE"/>
    <w:lvl w:ilvl="0" w:tplc="0C0A0009">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16171C8D"/>
    <w:multiLevelType w:val="hybridMultilevel"/>
    <w:tmpl w:val="885C9E8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1C186F61"/>
    <w:multiLevelType w:val="multilevel"/>
    <w:tmpl w:val="A248160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 w15:restartNumberingAfterBreak="0">
    <w:nsid w:val="32DC51F2"/>
    <w:multiLevelType w:val="hybridMultilevel"/>
    <w:tmpl w:val="460A782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36A51D58"/>
    <w:multiLevelType w:val="hybridMultilevel"/>
    <w:tmpl w:val="1018B124"/>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37382308"/>
    <w:multiLevelType w:val="hybridMultilevel"/>
    <w:tmpl w:val="76A28322"/>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37CE1AA8"/>
    <w:multiLevelType w:val="hybridMultilevel"/>
    <w:tmpl w:val="9E269C20"/>
    <w:lvl w:ilvl="0" w:tplc="0C0A0009">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387E02A2"/>
    <w:multiLevelType w:val="hybridMultilevel"/>
    <w:tmpl w:val="5686A400"/>
    <w:lvl w:ilvl="0" w:tplc="0C0A0009">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3F1C5B2D"/>
    <w:multiLevelType w:val="hybridMultilevel"/>
    <w:tmpl w:val="5162A34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46C36B7D"/>
    <w:multiLevelType w:val="hybridMultilevel"/>
    <w:tmpl w:val="EB3297D6"/>
    <w:lvl w:ilvl="0" w:tplc="0C0A0009">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4A7E1B80"/>
    <w:multiLevelType w:val="multilevel"/>
    <w:tmpl w:val="2132F4F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B320197"/>
    <w:multiLevelType w:val="hybridMultilevel"/>
    <w:tmpl w:val="A36CE13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15:restartNumberingAfterBreak="0">
    <w:nsid w:val="65424EEF"/>
    <w:multiLevelType w:val="hybridMultilevel"/>
    <w:tmpl w:val="D45A3184"/>
    <w:lvl w:ilvl="0" w:tplc="0C0A0009">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6C391BCB"/>
    <w:multiLevelType w:val="hybridMultilevel"/>
    <w:tmpl w:val="EC4A6C5A"/>
    <w:lvl w:ilvl="0" w:tplc="0C0A0009">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6D035523"/>
    <w:multiLevelType w:val="hybridMultilevel"/>
    <w:tmpl w:val="94C00CE8"/>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71592629"/>
    <w:multiLevelType w:val="hybridMultilevel"/>
    <w:tmpl w:val="EE9C555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923882673">
    <w:abstractNumId w:val="2"/>
  </w:num>
  <w:num w:numId="2" w16cid:durableId="954949222">
    <w:abstractNumId w:val="11"/>
  </w:num>
  <w:num w:numId="3" w16cid:durableId="1482308183">
    <w:abstractNumId w:val="0"/>
  </w:num>
  <w:num w:numId="4" w16cid:durableId="1134714462">
    <w:abstractNumId w:val="1"/>
  </w:num>
  <w:num w:numId="5" w16cid:durableId="914244918">
    <w:abstractNumId w:val="14"/>
  </w:num>
  <w:num w:numId="6" w16cid:durableId="2109155815">
    <w:abstractNumId w:val="10"/>
  </w:num>
  <w:num w:numId="7" w16cid:durableId="1128278620">
    <w:abstractNumId w:val="7"/>
  </w:num>
  <w:num w:numId="8" w16cid:durableId="309211508">
    <w:abstractNumId w:val="13"/>
  </w:num>
  <w:num w:numId="9" w16cid:durableId="1489636466">
    <w:abstractNumId w:val="3"/>
  </w:num>
  <w:num w:numId="10" w16cid:durableId="1448230838">
    <w:abstractNumId w:val="16"/>
  </w:num>
  <w:num w:numId="11" w16cid:durableId="1683703273">
    <w:abstractNumId w:val="4"/>
  </w:num>
  <w:num w:numId="12" w16cid:durableId="236133370">
    <w:abstractNumId w:val="15"/>
  </w:num>
  <w:num w:numId="13" w16cid:durableId="1855265217">
    <w:abstractNumId w:val="9"/>
  </w:num>
  <w:num w:numId="14" w16cid:durableId="1852646026">
    <w:abstractNumId w:val="8"/>
  </w:num>
  <w:num w:numId="15" w16cid:durableId="919143904">
    <w:abstractNumId w:val="5"/>
  </w:num>
  <w:num w:numId="16" w16cid:durableId="1536382279">
    <w:abstractNumId w:val="6"/>
  </w:num>
  <w:num w:numId="17" w16cid:durableId="618612962">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hon leturne">
    <w15:presenceInfo w15:providerId="Windows Live" w15:userId="d429af49f75830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E8E"/>
    <w:rsid w:val="000002BE"/>
    <w:rsid w:val="0000204D"/>
    <w:rsid w:val="000060C0"/>
    <w:rsid w:val="000069D8"/>
    <w:rsid w:val="000074F4"/>
    <w:rsid w:val="00013355"/>
    <w:rsid w:val="000133D8"/>
    <w:rsid w:val="000154B9"/>
    <w:rsid w:val="000160D4"/>
    <w:rsid w:val="00020B42"/>
    <w:rsid w:val="000304DE"/>
    <w:rsid w:val="00053184"/>
    <w:rsid w:val="00061DB3"/>
    <w:rsid w:val="000628FE"/>
    <w:rsid w:val="00065A3D"/>
    <w:rsid w:val="00066695"/>
    <w:rsid w:val="0007137D"/>
    <w:rsid w:val="00073D00"/>
    <w:rsid w:val="00074493"/>
    <w:rsid w:val="00075E94"/>
    <w:rsid w:val="000823A1"/>
    <w:rsid w:val="000834E2"/>
    <w:rsid w:val="00084E8E"/>
    <w:rsid w:val="00085C63"/>
    <w:rsid w:val="00087D96"/>
    <w:rsid w:val="00093410"/>
    <w:rsid w:val="000951A4"/>
    <w:rsid w:val="000A4E6C"/>
    <w:rsid w:val="000B0DE4"/>
    <w:rsid w:val="000B359C"/>
    <w:rsid w:val="000B753F"/>
    <w:rsid w:val="000C120C"/>
    <w:rsid w:val="000D308A"/>
    <w:rsid w:val="000E1264"/>
    <w:rsid w:val="000E1CEF"/>
    <w:rsid w:val="000E5008"/>
    <w:rsid w:val="000E5656"/>
    <w:rsid w:val="001041F4"/>
    <w:rsid w:val="00106F6C"/>
    <w:rsid w:val="00111ED8"/>
    <w:rsid w:val="001176DE"/>
    <w:rsid w:val="0014403B"/>
    <w:rsid w:val="001444D5"/>
    <w:rsid w:val="0015000E"/>
    <w:rsid w:val="00155420"/>
    <w:rsid w:val="0016095E"/>
    <w:rsid w:val="00164948"/>
    <w:rsid w:val="00171345"/>
    <w:rsid w:val="0019148C"/>
    <w:rsid w:val="001B41D4"/>
    <w:rsid w:val="001B5871"/>
    <w:rsid w:val="001C037E"/>
    <w:rsid w:val="001D0C61"/>
    <w:rsid w:val="001E32F5"/>
    <w:rsid w:val="001E7EFE"/>
    <w:rsid w:val="001F0D3A"/>
    <w:rsid w:val="001F3B06"/>
    <w:rsid w:val="001F49E9"/>
    <w:rsid w:val="001F6BC5"/>
    <w:rsid w:val="002033AD"/>
    <w:rsid w:val="00204BB8"/>
    <w:rsid w:val="002148F2"/>
    <w:rsid w:val="00231346"/>
    <w:rsid w:val="00231586"/>
    <w:rsid w:val="00264732"/>
    <w:rsid w:val="002650FF"/>
    <w:rsid w:val="00267EDD"/>
    <w:rsid w:val="0027364C"/>
    <w:rsid w:val="002743AB"/>
    <w:rsid w:val="00291B4B"/>
    <w:rsid w:val="00295B07"/>
    <w:rsid w:val="00296208"/>
    <w:rsid w:val="002964BE"/>
    <w:rsid w:val="00297129"/>
    <w:rsid w:val="002A4B83"/>
    <w:rsid w:val="002B6B52"/>
    <w:rsid w:val="002C6885"/>
    <w:rsid w:val="002E7235"/>
    <w:rsid w:val="002F2B83"/>
    <w:rsid w:val="002F3248"/>
    <w:rsid w:val="002F48C4"/>
    <w:rsid w:val="002F7051"/>
    <w:rsid w:val="00302FD0"/>
    <w:rsid w:val="0031666D"/>
    <w:rsid w:val="00325AF8"/>
    <w:rsid w:val="00326370"/>
    <w:rsid w:val="00333984"/>
    <w:rsid w:val="00335890"/>
    <w:rsid w:val="00352CC1"/>
    <w:rsid w:val="00354CD5"/>
    <w:rsid w:val="0035791E"/>
    <w:rsid w:val="0036102C"/>
    <w:rsid w:val="00363D01"/>
    <w:rsid w:val="00365F29"/>
    <w:rsid w:val="0036777E"/>
    <w:rsid w:val="00383011"/>
    <w:rsid w:val="003850B7"/>
    <w:rsid w:val="003948C4"/>
    <w:rsid w:val="00394CD9"/>
    <w:rsid w:val="003A2A0E"/>
    <w:rsid w:val="003A3939"/>
    <w:rsid w:val="003A6520"/>
    <w:rsid w:val="003A7638"/>
    <w:rsid w:val="003B3609"/>
    <w:rsid w:val="003B558E"/>
    <w:rsid w:val="003C06C4"/>
    <w:rsid w:val="003C1719"/>
    <w:rsid w:val="003C2885"/>
    <w:rsid w:val="003D0D20"/>
    <w:rsid w:val="003E0153"/>
    <w:rsid w:val="003E1530"/>
    <w:rsid w:val="003E23C3"/>
    <w:rsid w:val="003E5590"/>
    <w:rsid w:val="003E5D5F"/>
    <w:rsid w:val="003E5FA7"/>
    <w:rsid w:val="003E6C05"/>
    <w:rsid w:val="003E6D44"/>
    <w:rsid w:val="003F0F3D"/>
    <w:rsid w:val="003F1FF7"/>
    <w:rsid w:val="003F2BD2"/>
    <w:rsid w:val="003F3940"/>
    <w:rsid w:val="003F39BD"/>
    <w:rsid w:val="00400D30"/>
    <w:rsid w:val="00414316"/>
    <w:rsid w:val="0042039C"/>
    <w:rsid w:val="00422134"/>
    <w:rsid w:val="0042365A"/>
    <w:rsid w:val="00423DB1"/>
    <w:rsid w:val="00425A75"/>
    <w:rsid w:val="00432053"/>
    <w:rsid w:val="00433102"/>
    <w:rsid w:val="004331C4"/>
    <w:rsid w:val="00436C9A"/>
    <w:rsid w:val="00441270"/>
    <w:rsid w:val="00441FF8"/>
    <w:rsid w:val="00444C3E"/>
    <w:rsid w:val="00446ED5"/>
    <w:rsid w:val="00450685"/>
    <w:rsid w:val="00451FF7"/>
    <w:rsid w:val="00454C87"/>
    <w:rsid w:val="004560F0"/>
    <w:rsid w:val="00456142"/>
    <w:rsid w:val="0046680C"/>
    <w:rsid w:val="00467D04"/>
    <w:rsid w:val="00483F4C"/>
    <w:rsid w:val="00484803"/>
    <w:rsid w:val="004852A1"/>
    <w:rsid w:val="004854EC"/>
    <w:rsid w:val="004916C5"/>
    <w:rsid w:val="00496E02"/>
    <w:rsid w:val="004B25C2"/>
    <w:rsid w:val="004B26D4"/>
    <w:rsid w:val="004D30E1"/>
    <w:rsid w:val="004D3135"/>
    <w:rsid w:val="004D346C"/>
    <w:rsid w:val="004D5B05"/>
    <w:rsid w:val="004D7CBA"/>
    <w:rsid w:val="004E4013"/>
    <w:rsid w:val="004E6092"/>
    <w:rsid w:val="004E75B2"/>
    <w:rsid w:val="004E7BE4"/>
    <w:rsid w:val="004F0448"/>
    <w:rsid w:val="004F0896"/>
    <w:rsid w:val="004F5EFC"/>
    <w:rsid w:val="004F625B"/>
    <w:rsid w:val="004F6AAA"/>
    <w:rsid w:val="004F7D49"/>
    <w:rsid w:val="005008A8"/>
    <w:rsid w:val="00503E25"/>
    <w:rsid w:val="00504309"/>
    <w:rsid w:val="00504CD6"/>
    <w:rsid w:val="00510314"/>
    <w:rsid w:val="0051305B"/>
    <w:rsid w:val="00513B4E"/>
    <w:rsid w:val="005144FF"/>
    <w:rsid w:val="00515C1B"/>
    <w:rsid w:val="0052298F"/>
    <w:rsid w:val="00524D8F"/>
    <w:rsid w:val="005263E6"/>
    <w:rsid w:val="00530425"/>
    <w:rsid w:val="00530C27"/>
    <w:rsid w:val="00530DC6"/>
    <w:rsid w:val="00531E5B"/>
    <w:rsid w:val="005320BA"/>
    <w:rsid w:val="00537552"/>
    <w:rsid w:val="005424DB"/>
    <w:rsid w:val="00543D5B"/>
    <w:rsid w:val="00550119"/>
    <w:rsid w:val="00552772"/>
    <w:rsid w:val="00557BD0"/>
    <w:rsid w:val="00557E5B"/>
    <w:rsid w:val="00564D9A"/>
    <w:rsid w:val="005669A3"/>
    <w:rsid w:val="00566D14"/>
    <w:rsid w:val="0056703C"/>
    <w:rsid w:val="00582E52"/>
    <w:rsid w:val="005844C4"/>
    <w:rsid w:val="00586ABA"/>
    <w:rsid w:val="00590B2C"/>
    <w:rsid w:val="0059465B"/>
    <w:rsid w:val="005964D5"/>
    <w:rsid w:val="005A1940"/>
    <w:rsid w:val="005A1BD5"/>
    <w:rsid w:val="005A494A"/>
    <w:rsid w:val="005B182C"/>
    <w:rsid w:val="005C2232"/>
    <w:rsid w:val="005C4440"/>
    <w:rsid w:val="005C4F68"/>
    <w:rsid w:val="005D16AF"/>
    <w:rsid w:val="005D2A59"/>
    <w:rsid w:val="005D3A65"/>
    <w:rsid w:val="005D3E83"/>
    <w:rsid w:val="005D76BA"/>
    <w:rsid w:val="005D7ED4"/>
    <w:rsid w:val="005E2DD4"/>
    <w:rsid w:val="005E6AC3"/>
    <w:rsid w:val="005F15ED"/>
    <w:rsid w:val="005F2D8D"/>
    <w:rsid w:val="00600F2B"/>
    <w:rsid w:val="00601FB2"/>
    <w:rsid w:val="0060415B"/>
    <w:rsid w:val="0060450A"/>
    <w:rsid w:val="00610C5F"/>
    <w:rsid w:val="00616278"/>
    <w:rsid w:val="006167E8"/>
    <w:rsid w:val="00617844"/>
    <w:rsid w:val="0062138D"/>
    <w:rsid w:val="006251B3"/>
    <w:rsid w:val="00630EB9"/>
    <w:rsid w:val="006327E9"/>
    <w:rsid w:val="00633AAB"/>
    <w:rsid w:val="00634CF2"/>
    <w:rsid w:val="00636E05"/>
    <w:rsid w:val="00643A3F"/>
    <w:rsid w:val="0064727E"/>
    <w:rsid w:val="00653646"/>
    <w:rsid w:val="00663993"/>
    <w:rsid w:val="006669EB"/>
    <w:rsid w:val="00685AB4"/>
    <w:rsid w:val="00692CD4"/>
    <w:rsid w:val="00693DF2"/>
    <w:rsid w:val="00696F4F"/>
    <w:rsid w:val="006A0996"/>
    <w:rsid w:val="006A4D7E"/>
    <w:rsid w:val="006A791D"/>
    <w:rsid w:val="006B2D73"/>
    <w:rsid w:val="006B6AF3"/>
    <w:rsid w:val="006C18AF"/>
    <w:rsid w:val="006C430B"/>
    <w:rsid w:val="006C5318"/>
    <w:rsid w:val="006C5E74"/>
    <w:rsid w:val="006C70B1"/>
    <w:rsid w:val="006D2572"/>
    <w:rsid w:val="006D310E"/>
    <w:rsid w:val="006F1122"/>
    <w:rsid w:val="006F1427"/>
    <w:rsid w:val="006F2180"/>
    <w:rsid w:val="006F3D78"/>
    <w:rsid w:val="006F3FE2"/>
    <w:rsid w:val="00702292"/>
    <w:rsid w:val="00703625"/>
    <w:rsid w:val="007068F4"/>
    <w:rsid w:val="00712B97"/>
    <w:rsid w:val="00715BDF"/>
    <w:rsid w:val="00717447"/>
    <w:rsid w:val="00721942"/>
    <w:rsid w:val="00721B02"/>
    <w:rsid w:val="007220E1"/>
    <w:rsid w:val="0072456F"/>
    <w:rsid w:val="007332A4"/>
    <w:rsid w:val="007346A5"/>
    <w:rsid w:val="00736CEA"/>
    <w:rsid w:val="00736ECC"/>
    <w:rsid w:val="007456B0"/>
    <w:rsid w:val="0076193E"/>
    <w:rsid w:val="007636ED"/>
    <w:rsid w:val="00766900"/>
    <w:rsid w:val="00767CD8"/>
    <w:rsid w:val="00771159"/>
    <w:rsid w:val="00773A1C"/>
    <w:rsid w:val="00774B64"/>
    <w:rsid w:val="007809B3"/>
    <w:rsid w:val="0078480A"/>
    <w:rsid w:val="00784ABA"/>
    <w:rsid w:val="00785F5A"/>
    <w:rsid w:val="0078741B"/>
    <w:rsid w:val="00791998"/>
    <w:rsid w:val="0079250E"/>
    <w:rsid w:val="0079253F"/>
    <w:rsid w:val="00792FF7"/>
    <w:rsid w:val="00796A01"/>
    <w:rsid w:val="007A2AE7"/>
    <w:rsid w:val="007B3F13"/>
    <w:rsid w:val="007B46F7"/>
    <w:rsid w:val="007B548F"/>
    <w:rsid w:val="007C0F10"/>
    <w:rsid w:val="007D2249"/>
    <w:rsid w:val="007D41C8"/>
    <w:rsid w:val="007E5E3F"/>
    <w:rsid w:val="007E6FFD"/>
    <w:rsid w:val="007E7B87"/>
    <w:rsid w:val="007F408E"/>
    <w:rsid w:val="007F47AE"/>
    <w:rsid w:val="007F4C28"/>
    <w:rsid w:val="007F5C82"/>
    <w:rsid w:val="0080541D"/>
    <w:rsid w:val="008110D5"/>
    <w:rsid w:val="008239B2"/>
    <w:rsid w:val="00830DD3"/>
    <w:rsid w:val="008318AE"/>
    <w:rsid w:val="00832BEB"/>
    <w:rsid w:val="00856212"/>
    <w:rsid w:val="0086290C"/>
    <w:rsid w:val="0087529A"/>
    <w:rsid w:val="008803E1"/>
    <w:rsid w:val="00881F90"/>
    <w:rsid w:val="00892349"/>
    <w:rsid w:val="0089338F"/>
    <w:rsid w:val="008944FF"/>
    <w:rsid w:val="008B042D"/>
    <w:rsid w:val="008B3327"/>
    <w:rsid w:val="008B48FB"/>
    <w:rsid w:val="008C3319"/>
    <w:rsid w:val="008C3C21"/>
    <w:rsid w:val="008D3A3C"/>
    <w:rsid w:val="008D3C0B"/>
    <w:rsid w:val="008D53C2"/>
    <w:rsid w:val="008F3B61"/>
    <w:rsid w:val="008F4798"/>
    <w:rsid w:val="008F5829"/>
    <w:rsid w:val="0090511B"/>
    <w:rsid w:val="00913C62"/>
    <w:rsid w:val="00924DAD"/>
    <w:rsid w:val="009250E9"/>
    <w:rsid w:val="0093025A"/>
    <w:rsid w:val="00932827"/>
    <w:rsid w:val="009338B2"/>
    <w:rsid w:val="00934500"/>
    <w:rsid w:val="00940039"/>
    <w:rsid w:val="00941D17"/>
    <w:rsid w:val="0097417A"/>
    <w:rsid w:val="00981163"/>
    <w:rsid w:val="00983792"/>
    <w:rsid w:val="009864AF"/>
    <w:rsid w:val="00990868"/>
    <w:rsid w:val="009912A4"/>
    <w:rsid w:val="009962AE"/>
    <w:rsid w:val="009A289E"/>
    <w:rsid w:val="009A3375"/>
    <w:rsid w:val="009A3E2D"/>
    <w:rsid w:val="009A61DE"/>
    <w:rsid w:val="009A7A28"/>
    <w:rsid w:val="009B4230"/>
    <w:rsid w:val="009B4917"/>
    <w:rsid w:val="009B6F7E"/>
    <w:rsid w:val="009D12D0"/>
    <w:rsid w:val="009D196C"/>
    <w:rsid w:val="009D3BD4"/>
    <w:rsid w:val="009D60B0"/>
    <w:rsid w:val="009E33BA"/>
    <w:rsid w:val="009E7ED2"/>
    <w:rsid w:val="009F11B4"/>
    <w:rsid w:val="009F1D1D"/>
    <w:rsid w:val="009F1E28"/>
    <w:rsid w:val="009F573D"/>
    <w:rsid w:val="009F6C60"/>
    <w:rsid w:val="00A00B5C"/>
    <w:rsid w:val="00A0195F"/>
    <w:rsid w:val="00A042A7"/>
    <w:rsid w:val="00A072C6"/>
    <w:rsid w:val="00A10032"/>
    <w:rsid w:val="00A12657"/>
    <w:rsid w:val="00A14A76"/>
    <w:rsid w:val="00A15DAB"/>
    <w:rsid w:val="00A16D7F"/>
    <w:rsid w:val="00A2235F"/>
    <w:rsid w:val="00A235CA"/>
    <w:rsid w:val="00A30FA9"/>
    <w:rsid w:val="00A32C2D"/>
    <w:rsid w:val="00A40207"/>
    <w:rsid w:val="00A423BA"/>
    <w:rsid w:val="00A44590"/>
    <w:rsid w:val="00A45F5D"/>
    <w:rsid w:val="00A536E3"/>
    <w:rsid w:val="00A61265"/>
    <w:rsid w:val="00A65236"/>
    <w:rsid w:val="00A67F0F"/>
    <w:rsid w:val="00A700F0"/>
    <w:rsid w:val="00A71D1F"/>
    <w:rsid w:val="00A737DD"/>
    <w:rsid w:val="00A7653B"/>
    <w:rsid w:val="00A76C45"/>
    <w:rsid w:val="00A809E2"/>
    <w:rsid w:val="00A81437"/>
    <w:rsid w:val="00A83F96"/>
    <w:rsid w:val="00A855F5"/>
    <w:rsid w:val="00A91091"/>
    <w:rsid w:val="00A9528E"/>
    <w:rsid w:val="00A95A2D"/>
    <w:rsid w:val="00AA213A"/>
    <w:rsid w:val="00AB200E"/>
    <w:rsid w:val="00AB7BF3"/>
    <w:rsid w:val="00AC0D12"/>
    <w:rsid w:val="00AC5D2F"/>
    <w:rsid w:val="00AD0001"/>
    <w:rsid w:val="00AD5614"/>
    <w:rsid w:val="00AE1AC9"/>
    <w:rsid w:val="00AE7DE5"/>
    <w:rsid w:val="00B00F72"/>
    <w:rsid w:val="00B02C15"/>
    <w:rsid w:val="00B12051"/>
    <w:rsid w:val="00B17B41"/>
    <w:rsid w:val="00B20EA6"/>
    <w:rsid w:val="00B236A3"/>
    <w:rsid w:val="00B2494E"/>
    <w:rsid w:val="00B25CF1"/>
    <w:rsid w:val="00B30B4B"/>
    <w:rsid w:val="00B34EB6"/>
    <w:rsid w:val="00B374EA"/>
    <w:rsid w:val="00B4173C"/>
    <w:rsid w:val="00B42152"/>
    <w:rsid w:val="00B44EDA"/>
    <w:rsid w:val="00B45B61"/>
    <w:rsid w:val="00B470E0"/>
    <w:rsid w:val="00B562CD"/>
    <w:rsid w:val="00B603F3"/>
    <w:rsid w:val="00B63082"/>
    <w:rsid w:val="00B6362A"/>
    <w:rsid w:val="00B63EF5"/>
    <w:rsid w:val="00B6606A"/>
    <w:rsid w:val="00B74519"/>
    <w:rsid w:val="00B807F8"/>
    <w:rsid w:val="00B85862"/>
    <w:rsid w:val="00B868DA"/>
    <w:rsid w:val="00B86BFF"/>
    <w:rsid w:val="00B912A4"/>
    <w:rsid w:val="00BA0D49"/>
    <w:rsid w:val="00BA423D"/>
    <w:rsid w:val="00BB1838"/>
    <w:rsid w:val="00BC044A"/>
    <w:rsid w:val="00BC5878"/>
    <w:rsid w:val="00BD06C5"/>
    <w:rsid w:val="00BD1A8B"/>
    <w:rsid w:val="00BD6D50"/>
    <w:rsid w:val="00BE1D1A"/>
    <w:rsid w:val="00BE56CF"/>
    <w:rsid w:val="00BE7212"/>
    <w:rsid w:val="00BE75E2"/>
    <w:rsid w:val="00BF04F7"/>
    <w:rsid w:val="00BF2820"/>
    <w:rsid w:val="00BF2DDA"/>
    <w:rsid w:val="00C01264"/>
    <w:rsid w:val="00C04F15"/>
    <w:rsid w:val="00C05AFD"/>
    <w:rsid w:val="00C14601"/>
    <w:rsid w:val="00C14C29"/>
    <w:rsid w:val="00C2069C"/>
    <w:rsid w:val="00C2259C"/>
    <w:rsid w:val="00C27B38"/>
    <w:rsid w:val="00C32FB3"/>
    <w:rsid w:val="00C36FC4"/>
    <w:rsid w:val="00C372C3"/>
    <w:rsid w:val="00C37926"/>
    <w:rsid w:val="00C409ED"/>
    <w:rsid w:val="00C41422"/>
    <w:rsid w:val="00C4167D"/>
    <w:rsid w:val="00C4282F"/>
    <w:rsid w:val="00C5015D"/>
    <w:rsid w:val="00C51106"/>
    <w:rsid w:val="00C61853"/>
    <w:rsid w:val="00C623D8"/>
    <w:rsid w:val="00C87F0E"/>
    <w:rsid w:val="00C9233D"/>
    <w:rsid w:val="00C96AE5"/>
    <w:rsid w:val="00C97804"/>
    <w:rsid w:val="00CA281D"/>
    <w:rsid w:val="00CA2EC3"/>
    <w:rsid w:val="00CA63FB"/>
    <w:rsid w:val="00CB3055"/>
    <w:rsid w:val="00CD187A"/>
    <w:rsid w:val="00CD7B66"/>
    <w:rsid w:val="00CE2292"/>
    <w:rsid w:val="00CE2CFB"/>
    <w:rsid w:val="00CE565F"/>
    <w:rsid w:val="00CF0B6B"/>
    <w:rsid w:val="00CF1735"/>
    <w:rsid w:val="00CF5046"/>
    <w:rsid w:val="00D031D8"/>
    <w:rsid w:val="00D07403"/>
    <w:rsid w:val="00D07588"/>
    <w:rsid w:val="00D0794C"/>
    <w:rsid w:val="00D21153"/>
    <w:rsid w:val="00D21F61"/>
    <w:rsid w:val="00D2391C"/>
    <w:rsid w:val="00D258B5"/>
    <w:rsid w:val="00D33193"/>
    <w:rsid w:val="00D36910"/>
    <w:rsid w:val="00D415D9"/>
    <w:rsid w:val="00D44A9C"/>
    <w:rsid w:val="00D47E25"/>
    <w:rsid w:val="00D5490B"/>
    <w:rsid w:val="00D70CC8"/>
    <w:rsid w:val="00D729C6"/>
    <w:rsid w:val="00D80D97"/>
    <w:rsid w:val="00D8604F"/>
    <w:rsid w:val="00D917A0"/>
    <w:rsid w:val="00D9232B"/>
    <w:rsid w:val="00D9251A"/>
    <w:rsid w:val="00D937E1"/>
    <w:rsid w:val="00DA2B31"/>
    <w:rsid w:val="00DB5024"/>
    <w:rsid w:val="00DB7148"/>
    <w:rsid w:val="00DC00CC"/>
    <w:rsid w:val="00DC265C"/>
    <w:rsid w:val="00DE6BA6"/>
    <w:rsid w:val="00DF6759"/>
    <w:rsid w:val="00E039E4"/>
    <w:rsid w:val="00E0659A"/>
    <w:rsid w:val="00E0760C"/>
    <w:rsid w:val="00E10276"/>
    <w:rsid w:val="00E14D49"/>
    <w:rsid w:val="00E15D23"/>
    <w:rsid w:val="00E24995"/>
    <w:rsid w:val="00E27923"/>
    <w:rsid w:val="00E312E0"/>
    <w:rsid w:val="00E350B6"/>
    <w:rsid w:val="00E35C4D"/>
    <w:rsid w:val="00E40E66"/>
    <w:rsid w:val="00E4304A"/>
    <w:rsid w:val="00E435D3"/>
    <w:rsid w:val="00E4681F"/>
    <w:rsid w:val="00E56A9D"/>
    <w:rsid w:val="00E6189D"/>
    <w:rsid w:val="00E653DA"/>
    <w:rsid w:val="00E726FB"/>
    <w:rsid w:val="00E7344F"/>
    <w:rsid w:val="00E755E3"/>
    <w:rsid w:val="00E759BF"/>
    <w:rsid w:val="00E85E45"/>
    <w:rsid w:val="00E94F47"/>
    <w:rsid w:val="00E95515"/>
    <w:rsid w:val="00E95B14"/>
    <w:rsid w:val="00EA0929"/>
    <w:rsid w:val="00EA0B5A"/>
    <w:rsid w:val="00EA735D"/>
    <w:rsid w:val="00EB6EEF"/>
    <w:rsid w:val="00EB7BA5"/>
    <w:rsid w:val="00EC029D"/>
    <w:rsid w:val="00EC0BAD"/>
    <w:rsid w:val="00EC5E53"/>
    <w:rsid w:val="00EC7BC5"/>
    <w:rsid w:val="00ED6BE5"/>
    <w:rsid w:val="00EE205D"/>
    <w:rsid w:val="00EE4128"/>
    <w:rsid w:val="00EE6A5C"/>
    <w:rsid w:val="00EE7651"/>
    <w:rsid w:val="00EF01E4"/>
    <w:rsid w:val="00EF44D6"/>
    <w:rsid w:val="00F05485"/>
    <w:rsid w:val="00F11859"/>
    <w:rsid w:val="00F13428"/>
    <w:rsid w:val="00F16A66"/>
    <w:rsid w:val="00F20643"/>
    <w:rsid w:val="00F26688"/>
    <w:rsid w:val="00F305D3"/>
    <w:rsid w:val="00F32925"/>
    <w:rsid w:val="00F337DE"/>
    <w:rsid w:val="00F37EDA"/>
    <w:rsid w:val="00F4258C"/>
    <w:rsid w:val="00F42F93"/>
    <w:rsid w:val="00F44A94"/>
    <w:rsid w:val="00F46547"/>
    <w:rsid w:val="00F46DB6"/>
    <w:rsid w:val="00F53CA7"/>
    <w:rsid w:val="00F61138"/>
    <w:rsid w:val="00F8411A"/>
    <w:rsid w:val="00F900B3"/>
    <w:rsid w:val="00F90C0F"/>
    <w:rsid w:val="00F90FF7"/>
    <w:rsid w:val="00F97A85"/>
    <w:rsid w:val="00FA0DA2"/>
    <w:rsid w:val="00FA434A"/>
    <w:rsid w:val="00FA4446"/>
    <w:rsid w:val="00FA6FA3"/>
    <w:rsid w:val="00FB48C4"/>
    <w:rsid w:val="00FC0D5D"/>
    <w:rsid w:val="00FC4BCE"/>
    <w:rsid w:val="00FC58A8"/>
    <w:rsid w:val="00FC69CB"/>
    <w:rsid w:val="00FD33D2"/>
    <w:rsid w:val="00FD7881"/>
    <w:rsid w:val="00FE1BF4"/>
    <w:rsid w:val="00FE2687"/>
    <w:rsid w:val="00FE5D4B"/>
    <w:rsid w:val="00FF3D94"/>
    <w:rsid w:val="00FF76C3"/>
    <w:rsid w:val="6A19C50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D40F7"/>
  <w15:chartTrackingRefBased/>
  <w15:docId w15:val="{992FC8B1-1E53-4B26-AA22-D759ACA1B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C"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6BA6"/>
  </w:style>
  <w:style w:type="paragraph" w:styleId="Ttulo1">
    <w:name w:val="heading 1"/>
    <w:basedOn w:val="Normal"/>
    <w:next w:val="Normal"/>
    <w:link w:val="Ttulo1Car"/>
    <w:uiPriority w:val="9"/>
    <w:qFormat/>
    <w:rsid w:val="00E27923"/>
    <w:pPr>
      <w:keepNext/>
      <w:keepLines/>
      <w:numPr>
        <w:numId w:val="9"/>
      </w:numPr>
      <w:spacing w:before="240" w:after="0"/>
      <w:ind w:left="0" w:firstLine="0"/>
      <w:outlineLvl w:val="0"/>
    </w:pPr>
    <w:rPr>
      <w:rFonts w:ascii="Times New Roman" w:eastAsiaTheme="majorEastAsia" w:hAnsi="Times New Roman" w:cstheme="majorBidi"/>
      <w:b/>
      <w:color w:val="000000" w:themeColor="text1"/>
      <w:sz w:val="24"/>
      <w:szCs w:val="32"/>
    </w:rPr>
  </w:style>
  <w:style w:type="paragraph" w:styleId="Ttulo2">
    <w:name w:val="heading 2"/>
    <w:basedOn w:val="Normal"/>
    <w:next w:val="Normal"/>
    <w:link w:val="Ttulo2Car"/>
    <w:uiPriority w:val="9"/>
    <w:unhideWhenUsed/>
    <w:qFormat/>
    <w:rsid w:val="00E27923"/>
    <w:pPr>
      <w:keepNext/>
      <w:keepLines/>
      <w:numPr>
        <w:ilvl w:val="1"/>
        <w:numId w:val="9"/>
      </w:numPr>
      <w:spacing w:before="40" w:after="0"/>
      <w:ind w:left="0" w:firstLine="0"/>
      <w:outlineLvl w:val="1"/>
    </w:pPr>
    <w:rPr>
      <w:rFonts w:ascii="Times New Roman" w:eastAsiaTheme="majorEastAsia" w:hAnsi="Times New Roman" w:cstheme="majorBidi"/>
      <w:b/>
      <w:color w:val="000000" w:themeColor="text1"/>
      <w:sz w:val="24"/>
      <w:szCs w:val="26"/>
    </w:rPr>
  </w:style>
  <w:style w:type="paragraph" w:styleId="Ttulo3">
    <w:name w:val="heading 3"/>
    <w:basedOn w:val="Normal"/>
    <w:next w:val="Normal"/>
    <w:link w:val="Ttulo3Car"/>
    <w:uiPriority w:val="9"/>
    <w:unhideWhenUsed/>
    <w:qFormat/>
    <w:rsid w:val="00E27923"/>
    <w:pPr>
      <w:keepNext/>
      <w:keepLines/>
      <w:numPr>
        <w:ilvl w:val="2"/>
        <w:numId w:val="9"/>
      </w:numPr>
      <w:spacing w:before="40" w:after="0"/>
      <w:ind w:left="0" w:firstLine="0"/>
      <w:outlineLvl w:val="2"/>
    </w:pPr>
    <w:rPr>
      <w:rFonts w:ascii="Times New Roman" w:eastAsiaTheme="majorEastAsia" w:hAnsi="Times New Roman" w:cstheme="majorBidi"/>
      <w:b/>
      <w:color w:val="000000" w:themeColor="text1"/>
      <w:sz w:val="24"/>
      <w:szCs w:val="24"/>
    </w:rPr>
  </w:style>
  <w:style w:type="paragraph" w:styleId="Ttulo4">
    <w:name w:val="heading 4"/>
    <w:basedOn w:val="Normal"/>
    <w:next w:val="Normal"/>
    <w:link w:val="Ttulo4Car"/>
    <w:uiPriority w:val="9"/>
    <w:unhideWhenUsed/>
    <w:qFormat/>
    <w:rsid w:val="007E6FFD"/>
    <w:pPr>
      <w:keepNext/>
      <w:keepLines/>
      <w:numPr>
        <w:ilvl w:val="3"/>
        <w:numId w:val="9"/>
      </w:numPr>
      <w:spacing w:before="40" w:after="0"/>
      <w:ind w:left="0" w:firstLine="0"/>
      <w:outlineLvl w:val="3"/>
    </w:pPr>
    <w:rPr>
      <w:rFonts w:ascii="Times New Roman" w:eastAsiaTheme="majorEastAsia" w:hAnsi="Times New Roman" w:cstheme="majorBidi"/>
      <w:b/>
      <w:iCs/>
      <w:color w:val="000000" w:themeColor="text1"/>
      <w:sz w:val="24"/>
    </w:rPr>
  </w:style>
  <w:style w:type="paragraph" w:styleId="Ttulo5">
    <w:name w:val="heading 5"/>
    <w:basedOn w:val="Normal"/>
    <w:next w:val="Normal"/>
    <w:link w:val="Ttulo5Car"/>
    <w:uiPriority w:val="9"/>
    <w:semiHidden/>
    <w:unhideWhenUsed/>
    <w:qFormat/>
    <w:rsid w:val="00E27923"/>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E27923"/>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E27923"/>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E27923"/>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27923"/>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27923"/>
    <w:rPr>
      <w:rFonts w:ascii="Times New Roman" w:eastAsiaTheme="majorEastAsia" w:hAnsi="Times New Roman" w:cstheme="majorBidi"/>
      <w:b/>
      <w:color w:val="000000" w:themeColor="text1"/>
      <w:sz w:val="24"/>
      <w:szCs w:val="32"/>
    </w:rPr>
  </w:style>
  <w:style w:type="paragraph" w:styleId="Prrafodelista">
    <w:name w:val="List Paragraph"/>
    <w:basedOn w:val="Normal"/>
    <w:uiPriority w:val="34"/>
    <w:qFormat/>
    <w:rsid w:val="00084E8E"/>
    <w:pPr>
      <w:ind w:left="720"/>
      <w:contextualSpacing/>
    </w:pPr>
  </w:style>
  <w:style w:type="character" w:customStyle="1" w:styleId="Ttulo2Car">
    <w:name w:val="Título 2 Car"/>
    <w:basedOn w:val="Fuentedeprrafopredeter"/>
    <w:link w:val="Ttulo2"/>
    <w:uiPriority w:val="9"/>
    <w:rsid w:val="00E27923"/>
    <w:rPr>
      <w:rFonts w:ascii="Times New Roman" w:eastAsiaTheme="majorEastAsia" w:hAnsi="Times New Roman" w:cstheme="majorBidi"/>
      <w:b/>
      <w:color w:val="000000" w:themeColor="text1"/>
      <w:sz w:val="24"/>
      <w:szCs w:val="26"/>
    </w:rPr>
  </w:style>
  <w:style w:type="paragraph" w:styleId="NormalWeb">
    <w:name w:val="Normal (Web)"/>
    <w:basedOn w:val="Normal"/>
    <w:uiPriority w:val="99"/>
    <w:semiHidden/>
    <w:unhideWhenUsed/>
    <w:rsid w:val="000E1264"/>
    <w:pPr>
      <w:spacing w:before="100" w:beforeAutospacing="1" w:after="100" w:afterAutospacing="1" w:line="240" w:lineRule="auto"/>
    </w:pPr>
    <w:rPr>
      <w:rFonts w:ascii="Times New Roman" w:eastAsia="Times New Roman" w:hAnsi="Times New Roman" w:cs="Times New Roman"/>
      <w:kern w:val="0"/>
      <w:sz w:val="24"/>
      <w:szCs w:val="24"/>
      <w:lang w:eastAsia="es-EC"/>
      <w14:ligatures w14:val="none"/>
    </w:rPr>
  </w:style>
  <w:style w:type="character" w:customStyle="1" w:styleId="essay-topic">
    <w:name w:val="essay-topic"/>
    <w:basedOn w:val="Fuentedeprrafopredeter"/>
    <w:rsid w:val="000E1264"/>
  </w:style>
  <w:style w:type="character" w:styleId="Textodelmarcadordeposicin">
    <w:name w:val="Placeholder Text"/>
    <w:basedOn w:val="Fuentedeprrafopredeter"/>
    <w:uiPriority w:val="99"/>
    <w:semiHidden/>
    <w:rsid w:val="00703625"/>
    <w:rPr>
      <w:color w:val="666666"/>
    </w:rPr>
  </w:style>
  <w:style w:type="table" w:styleId="Tablaconcuadrcula">
    <w:name w:val="Table Grid"/>
    <w:basedOn w:val="Tablanormal"/>
    <w:uiPriority w:val="39"/>
    <w:rsid w:val="00A223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394CD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94CD9"/>
  </w:style>
  <w:style w:type="paragraph" w:styleId="Piedepgina">
    <w:name w:val="footer"/>
    <w:basedOn w:val="Normal"/>
    <w:link w:val="PiedepginaCar"/>
    <w:uiPriority w:val="99"/>
    <w:unhideWhenUsed/>
    <w:rsid w:val="00394CD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94CD9"/>
  </w:style>
  <w:style w:type="character" w:customStyle="1" w:styleId="Ttulo3Car">
    <w:name w:val="Título 3 Car"/>
    <w:basedOn w:val="Fuentedeprrafopredeter"/>
    <w:link w:val="Ttulo3"/>
    <w:uiPriority w:val="9"/>
    <w:rsid w:val="00E27923"/>
    <w:rPr>
      <w:rFonts w:ascii="Times New Roman" w:eastAsiaTheme="majorEastAsia" w:hAnsi="Times New Roman" w:cstheme="majorBidi"/>
      <w:b/>
      <w:color w:val="000000" w:themeColor="text1"/>
      <w:sz w:val="24"/>
      <w:szCs w:val="24"/>
    </w:rPr>
  </w:style>
  <w:style w:type="character" w:customStyle="1" w:styleId="Ttulo4Car">
    <w:name w:val="Título 4 Car"/>
    <w:basedOn w:val="Fuentedeprrafopredeter"/>
    <w:link w:val="Ttulo4"/>
    <w:uiPriority w:val="9"/>
    <w:rsid w:val="007E6FFD"/>
    <w:rPr>
      <w:rFonts w:ascii="Times New Roman" w:eastAsiaTheme="majorEastAsia" w:hAnsi="Times New Roman" w:cstheme="majorBidi"/>
      <w:b/>
      <w:iCs/>
      <w:color w:val="000000" w:themeColor="text1"/>
      <w:sz w:val="24"/>
    </w:rPr>
  </w:style>
  <w:style w:type="character" w:customStyle="1" w:styleId="Ttulo5Car">
    <w:name w:val="Título 5 Car"/>
    <w:basedOn w:val="Fuentedeprrafopredeter"/>
    <w:link w:val="Ttulo5"/>
    <w:uiPriority w:val="9"/>
    <w:semiHidden/>
    <w:rsid w:val="00E27923"/>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E27923"/>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E27923"/>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E27923"/>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27923"/>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436C9A"/>
    <w:pPr>
      <w:numPr>
        <w:numId w:val="0"/>
      </w:numPr>
      <w:outlineLvl w:val="9"/>
    </w:pPr>
    <w:rPr>
      <w:rFonts w:asciiTheme="majorHAnsi" w:hAnsiTheme="majorHAnsi"/>
      <w:b w:val="0"/>
      <w:color w:val="2F5496" w:themeColor="accent1" w:themeShade="BF"/>
      <w:kern w:val="0"/>
      <w:sz w:val="32"/>
      <w:lang w:val="es-ES" w:eastAsia="es-ES"/>
      <w14:ligatures w14:val="none"/>
    </w:rPr>
  </w:style>
  <w:style w:type="paragraph" w:styleId="TDC1">
    <w:name w:val="toc 1"/>
    <w:basedOn w:val="Normal"/>
    <w:next w:val="Normal"/>
    <w:autoRedefine/>
    <w:uiPriority w:val="39"/>
    <w:unhideWhenUsed/>
    <w:rsid w:val="00436C9A"/>
    <w:pPr>
      <w:spacing w:after="100"/>
    </w:pPr>
  </w:style>
  <w:style w:type="paragraph" w:styleId="TDC2">
    <w:name w:val="toc 2"/>
    <w:basedOn w:val="Normal"/>
    <w:next w:val="Normal"/>
    <w:autoRedefine/>
    <w:uiPriority w:val="39"/>
    <w:unhideWhenUsed/>
    <w:rsid w:val="00436C9A"/>
    <w:pPr>
      <w:spacing w:after="100"/>
      <w:ind w:left="220"/>
    </w:pPr>
  </w:style>
  <w:style w:type="paragraph" w:styleId="TDC3">
    <w:name w:val="toc 3"/>
    <w:basedOn w:val="Normal"/>
    <w:next w:val="Normal"/>
    <w:autoRedefine/>
    <w:uiPriority w:val="39"/>
    <w:unhideWhenUsed/>
    <w:rsid w:val="00436C9A"/>
    <w:pPr>
      <w:spacing w:after="100"/>
      <w:ind w:left="440"/>
    </w:pPr>
  </w:style>
  <w:style w:type="character" w:styleId="Hipervnculo">
    <w:name w:val="Hyperlink"/>
    <w:basedOn w:val="Fuentedeprrafopredeter"/>
    <w:uiPriority w:val="99"/>
    <w:unhideWhenUsed/>
    <w:rsid w:val="00436C9A"/>
    <w:rPr>
      <w:color w:val="0563C1" w:themeColor="hyperlink"/>
      <w:u w:val="single"/>
    </w:rPr>
  </w:style>
  <w:style w:type="paragraph" w:styleId="Descripcin">
    <w:name w:val="caption"/>
    <w:basedOn w:val="Normal"/>
    <w:next w:val="Normal"/>
    <w:uiPriority w:val="35"/>
    <w:unhideWhenUsed/>
    <w:qFormat/>
    <w:rsid w:val="00A81437"/>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6251B3"/>
    <w:pPr>
      <w:spacing w:after="0"/>
    </w:pPr>
  </w:style>
  <w:style w:type="character" w:styleId="Refdecomentario">
    <w:name w:val="annotation reference"/>
    <w:basedOn w:val="Fuentedeprrafopredeter"/>
    <w:uiPriority w:val="99"/>
    <w:semiHidden/>
    <w:unhideWhenUsed/>
    <w:rsid w:val="00E85E45"/>
    <w:rPr>
      <w:sz w:val="16"/>
      <w:szCs w:val="16"/>
    </w:rPr>
  </w:style>
  <w:style w:type="paragraph" w:styleId="Textocomentario">
    <w:name w:val="annotation text"/>
    <w:basedOn w:val="Normal"/>
    <w:link w:val="TextocomentarioCar"/>
    <w:uiPriority w:val="99"/>
    <w:unhideWhenUsed/>
    <w:rsid w:val="00E85E45"/>
    <w:pPr>
      <w:spacing w:line="240" w:lineRule="auto"/>
    </w:pPr>
    <w:rPr>
      <w:sz w:val="20"/>
      <w:szCs w:val="20"/>
    </w:rPr>
  </w:style>
  <w:style w:type="character" w:customStyle="1" w:styleId="TextocomentarioCar">
    <w:name w:val="Texto comentario Car"/>
    <w:basedOn w:val="Fuentedeprrafopredeter"/>
    <w:link w:val="Textocomentario"/>
    <w:uiPriority w:val="99"/>
    <w:rsid w:val="00E85E45"/>
    <w:rPr>
      <w:sz w:val="20"/>
      <w:szCs w:val="20"/>
    </w:rPr>
  </w:style>
  <w:style w:type="paragraph" w:styleId="Asuntodelcomentario">
    <w:name w:val="annotation subject"/>
    <w:basedOn w:val="Textocomentario"/>
    <w:next w:val="Textocomentario"/>
    <w:link w:val="AsuntodelcomentarioCar"/>
    <w:uiPriority w:val="99"/>
    <w:semiHidden/>
    <w:unhideWhenUsed/>
    <w:rsid w:val="00E85E45"/>
    <w:rPr>
      <w:b/>
      <w:bCs/>
    </w:rPr>
  </w:style>
  <w:style w:type="character" w:customStyle="1" w:styleId="AsuntodelcomentarioCar">
    <w:name w:val="Asunto del comentario Car"/>
    <w:basedOn w:val="TextocomentarioCar"/>
    <w:link w:val="Asuntodelcomentario"/>
    <w:uiPriority w:val="99"/>
    <w:semiHidden/>
    <w:rsid w:val="00E85E45"/>
    <w:rPr>
      <w:b/>
      <w:bCs/>
      <w:sz w:val="20"/>
      <w:szCs w:val="20"/>
    </w:rPr>
  </w:style>
  <w:style w:type="character" w:styleId="Mencinsinresolver">
    <w:name w:val="Unresolved Mention"/>
    <w:basedOn w:val="Fuentedeprrafopredeter"/>
    <w:uiPriority w:val="99"/>
    <w:semiHidden/>
    <w:unhideWhenUsed/>
    <w:rsid w:val="003E5FA7"/>
    <w:rPr>
      <w:color w:val="605E5C"/>
      <w:shd w:val="clear" w:color="auto" w:fill="E1DFDD"/>
    </w:rPr>
  </w:style>
  <w:style w:type="paragraph" w:styleId="TDC4">
    <w:name w:val="toc 4"/>
    <w:basedOn w:val="Normal"/>
    <w:next w:val="Normal"/>
    <w:autoRedefine/>
    <w:uiPriority w:val="39"/>
    <w:unhideWhenUsed/>
    <w:rsid w:val="00586ABA"/>
    <w:pPr>
      <w:spacing w:after="100"/>
      <w:ind w:left="660"/>
    </w:pPr>
    <w:rPr>
      <w:rFonts w:eastAsiaTheme="minorEastAsia"/>
      <w:lang w:val="es-ES" w:eastAsia="es-ES"/>
    </w:rPr>
  </w:style>
  <w:style w:type="paragraph" w:styleId="TDC5">
    <w:name w:val="toc 5"/>
    <w:basedOn w:val="Normal"/>
    <w:next w:val="Normal"/>
    <w:autoRedefine/>
    <w:uiPriority w:val="39"/>
    <w:unhideWhenUsed/>
    <w:rsid w:val="00586ABA"/>
    <w:pPr>
      <w:spacing w:after="100"/>
      <w:ind w:left="880"/>
    </w:pPr>
    <w:rPr>
      <w:rFonts w:eastAsiaTheme="minorEastAsia"/>
      <w:lang w:val="es-ES" w:eastAsia="es-ES"/>
    </w:rPr>
  </w:style>
  <w:style w:type="paragraph" w:styleId="TDC6">
    <w:name w:val="toc 6"/>
    <w:basedOn w:val="Normal"/>
    <w:next w:val="Normal"/>
    <w:autoRedefine/>
    <w:uiPriority w:val="39"/>
    <w:unhideWhenUsed/>
    <w:rsid w:val="00586ABA"/>
    <w:pPr>
      <w:spacing w:after="100"/>
      <w:ind w:left="1100"/>
    </w:pPr>
    <w:rPr>
      <w:rFonts w:eastAsiaTheme="minorEastAsia"/>
      <w:lang w:val="es-ES" w:eastAsia="es-ES"/>
    </w:rPr>
  </w:style>
  <w:style w:type="paragraph" w:styleId="TDC7">
    <w:name w:val="toc 7"/>
    <w:basedOn w:val="Normal"/>
    <w:next w:val="Normal"/>
    <w:autoRedefine/>
    <w:uiPriority w:val="39"/>
    <w:unhideWhenUsed/>
    <w:rsid w:val="00586ABA"/>
    <w:pPr>
      <w:spacing w:after="100"/>
      <w:ind w:left="1320"/>
    </w:pPr>
    <w:rPr>
      <w:rFonts w:eastAsiaTheme="minorEastAsia"/>
      <w:lang w:val="es-ES" w:eastAsia="es-ES"/>
    </w:rPr>
  </w:style>
  <w:style w:type="paragraph" w:styleId="TDC8">
    <w:name w:val="toc 8"/>
    <w:basedOn w:val="Normal"/>
    <w:next w:val="Normal"/>
    <w:autoRedefine/>
    <w:uiPriority w:val="39"/>
    <w:unhideWhenUsed/>
    <w:rsid w:val="00586ABA"/>
    <w:pPr>
      <w:spacing w:after="100"/>
      <w:ind w:left="1540"/>
    </w:pPr>
    <w:rPr>
      <w:rFonts w:eastAsiaTheme="minorEastAsia"/>
      <w:lang w:val="es-ES" w:eastAsia="es-ES"/>
    </w:rPr>
  </w:style>
  <w:style w:type="paragraph" w:styleId="TDC9">
    <w:name w:val="toc 9"/>
    <w:basedOn w:val="Normal"/>
    <w:next w:val="Normal"/>
    <w:autoRedefine/>
    <w:uiPriority w:val="39"/>
    <w:unhideWhenUsed/>
    <w:rsid w:val="00586ABA"/>
    <w:pPr>
      <w:spacing w:after="100"/>
      <w:ind w:left="1760"/>
    </w:pPr>
    <w:rPr>
      <w:rFonts w:eastAsiaTheme="minorEastAsia"/>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7266">
      <w:bodyDiv w:val="1"/>
      <w:marLeft w:val="0"/>
      <w:marRight w:val="0"/>
      <w:marTop w:val="0"/>
      <w:marBottom w:val="0"/>
      <w:divBdr>
        <w:top w:val="none" w:sz="0" w:space="0" w:color="auto"/>
        <w:left w:val="none" w:sz="0" w:space="0" w:color="auto"/>
        <w:bottom w:val="none" w:sz="0" w:space="0" w:color="auto"/>
        <w:right w:val="none" w:sz="0" w:space="0" w:color="auto"/>
      </w:divBdr>
      <w:divsChild>
        <w:div w:id="663625546">
          <w:marLeft w:val="640"/>
          <w:marRight w:val="0"/>
          <w:marTop w:val="0"/>
          <w:marBottom w:val="0"/>
          <w:divBdr>
            <w:top w:val="none" w:sz="0" w:space="0" w:color="auto"/>
            <w:left w:val="none" w:sz="0" w:space="0" w:color="auto"/>
            <w:bottom w:val="none" w:sz="0" w:space="0" w:color="auto"/>
            <w:right w:val="none" w:sz="0" w:space="0" w:color="auto"/>
          </w:divBdr>
        </w:div>
        <w:div w:id="1866822190">
          <w:marLeft w:val="640"/>
          <w:marRight w:val="0"/>
          <w:marTop w:val="0"/>
          <w:marBottom w:val="0"/>
          <w:divBdr>
            <w:top w:val="none" w:sz="0" w:space="0" w:color="auto"/>
            <w:left w:val="none" w:sz="0" w:space="0" w:color="auto"/>
            <w:bottom w:val="none" w:sz="0" w:space="0" w:color="auto"/>
            <w:right w:val="none" w:sz="0" w:space="0" w:color="auto"/>
          </w:divBdr>
        </w:div>
        <w:div w:id="1621566884">
          <w:marLeft w:val="640"/>
          <w:marRight w:val="0"/>
          <w:marTop w:val="0"/>
          <w:marBottom w:val="0"/>
          <w:divBdr>
            <w:top w:val="none" w:sz="0" w:space="0" w:color="auto"/>
            <w:left w:val="none" w:sz="0" w:space="0" w:color="auto"/>
            <w:bottom w:val="none" w:sz="0" w:space="0" w:color="auto"/>
            <w:right w:val="none" w:sz="0" w:space="0" w:color="auto"/>
          </w:divBdr>
        </w:div>
        <w:div w:id="1986351276">
          <w:marLeft w:val="640"/>
          <w:marRight w:val="0"/>
          <w:marTop w:val="0"/>
          <w:marBottom w:val="0"/>
          <w:divBdr>
            <w:top w:val="none" w:sz="0" w:space="0" w:color="auto"/>
            <w:left w:val="none" w:sz="0" w:space="0" w:color="auto"/>
            <w:bottom w:val="none" w:sz="0" w:space="0" w:color="auto"/>
            <w:right w:val="none" w:sz="0" w:space="0" w:color="auto"/>
          </w:divBdr>
        </w:div>
        <w:div w:id="2067559764">
          <w:marLeft w:val="640"/>
          <w:marRight w:val="0"/>
          <w:marTop w:val="0"/>
          <w:marBottom w:val="0"/>
          <w:divBdr>
            <w:top w:val="none" w:sz="0" w:space="0" w:color="auto"/>
            <w:left w:val="none" w:sz="0" w:space="0" w:color="auto"/>
            <w:bottom w:val="none" w:sz="0" w:space="0" w:color="auto"/>
            <w:right w:val="none" w:sz="0" w:space="0" w:color="auto"/>
          </w:divBdr>
        </w:div>
        <w:div w:id="519510301">
          <w:marLeft w:val="640"/>
          <w:marRight w:val="0"/>
          <w:marTop w:val="0"/>
          <w:marBottom w:val="0"/>
          <w:divBdr>
            <w:top w:val="none" w:sz="0" w:space="0" w:color="auto"/>
            <w:left w:val="none" w:sz="0" w:space="0" w:color="auto"/>
            <w:bottom w:val="none" w:sz="0" w:space="0" w:color="auto"/>
            <w:right w:val="none" w:sz="0" w:space="0" w:color="auto"/>
          </w:divBdr>
        </w:div>
        <w:div w:id="978416111">
          <w:marLeft w:val="640"/>
          <w:marRight w:val="0"/>
          <w:marTop w:val="0"/>
          <w:marBottom w:val="0"/>
          <w:divBdr>
            <w:top w:val="none" w:sz="0" w:space="0" w:color="auto"/>
            <w:left w:val="none" w:sz="0" w:space="0" w:color="auto"/>
            <w:bottom w:val="none" w:sz="0" w:space="0" w:color="auto"/>
            <w:right w:val="none" w:sz="0" w:space="0" w:color="auto"/>
          </w:divBdr>
        </w:div>
        <w:div w:id="759105474">
          <w:marLeft w:val="640"/>
          <w:marRight w:val="0"/>
          <w:marTop w:val="0"/>
          <w:marBottom w:val="0"/>
          <w:divBdr>
            <w:top w:val="none" w:sz="0" w:space="0" w:color="auto"/>
            <w:left w:val="none" w:sz="0" w:space="0" w:color="auto"/>
            <w:bottom w:val="none" w:sz="0" w:space="0" w:color="auto"/>
            <w:right w:val="none" w:sz="0" w:space="0" w:color="auto"/>
          </w:divBdr>
        </w:div>
        <w:div w:id="1333991307">
          <w:marLeft w:val="640"/>
          <w:marRight w:val="0"/>
          <w:marTop w:val="0"/>
          <w:marBottom w:val="0"/>
          <w:divBdr>
            <w:top w:val="none" w:sz="0" w:space="0" w:color="auto"/>
            <w:left w:val="none" w:sz="0" w:space="0" w:color="auto"/>
            <w:bottom w:val="none" w:sz="0" w:space="0" w:color="auto"/>
            <w:right w:val="none" w:sz="0" w:space="0" w:color="auto"/>
          </w:divBdr>
        </w:div>
        <w:div w:id="473958519">
          <w:marLeft w:val="640"/>
          <w:marRight w:val="0"/>
          <w:marTop w:val="0"/>
          <w:marBottom w:val="0"/>
          <w:divBdr>
            <w:top w:val="none" w:sz="0" w:space="0" w:color="auto"/>
            <w:left w:val="none" w:sz="0" w:space="0" w:color="auto"/>
            <w:bottom w:val="none" w:sz="0" w:space="0" w:color="auto"/>
            <w:right w:val="none" w:sz="0" w:space="0" w:color="auto"/>
          </w:divBdr>
        </w:div>
        <w:div w:id="1975990216">
          <w:marLeft w:val="640"/>
          <w:marRight w:val="0"/>
          <w:marTop w:val="0"/>
          <w:marBottom w:val="0"/>
          <w:divBdr>
            <w:top w:val="none" w:sz="0" w:space="0" w:color="auto"/>
            <w:left w:val="none" w:sz="0" w:space="0" w:color="auto"/>
            <w:bottom w:val="none" w:sz="0" w:space="0" w:color="auto"/>
            <w:right w:val="none" w:sz="0" w:space="0" w:color="auto"/>
          </w:divBdr>
        </w:div>
        <w:div w:id="334966609">
          <w:marLeft w:val="640"/>
          <w:marRight w:val="0"/>
          <w:marTop w:val="0"/>
          <w:marBottom w:val="0"/>
          <w:divBdr>
            <w:top w:val="none" w:sz="0" w:space="0" w:color="auto"/>
            <w:left w:val="none" w:sz="0" w:space="0" w:color="auto"/>
            <w:bottom w:val="none" w:sz="0" w:space="0" w:color="auto"/>
            <w:right w:val="none" w:sz="0" w:space="0" w:color="auto"/>
          </w:divBdr>
        </w:div>
        <w:div w:id="1868520799">
          <w:marLeft w:val="640"/>
          <w:marRight w:val="0"/>
          <w:marTop w:val="0"/>
          <w:marBottom w:val="0"/>
          <w:divBdr>
            <w:top w:val="none" w:sz="0" w:space="0" w:color="auto"/>
            <w:left w:val="none" w:sz="0" w:space="0" w:color="auto"/>
            <w:bottom w:val="none" w:sz="0" w:space="0" w:color="auto"/>
            <w:right w:val="none" w:sz="0" w:space="0" w:color="auto"/>
          </w:divBdr>
        </w:div>
        <w:div w:id="2066954502">
          <w:marLeft w:val="640"/>
          <w:marRight w:val="0"/>
          <w:marTop w:val="0"/>
          <w:marBottom w:val="0"/>
          <w:divBdr>
            <w:top w:val="none" w:sz="0" w:space="0" w:color="auto"/>
            <w:left w:val="none" w:sz="0" w:space="0" w:color="auto"/>
            <w:bottom w:val="none" w:sz="0" w:space="0" w:color="auto"/>
            <w:right w:val="none" w:sz="0" w:space="0" w:color="auto"/>
          </w:divBdr>
        </w:div>
        <w:div w:id="558320067">
          <w:marLeft w:val="640"/>
          <w:marRight w:val="0"/>
          <w:marTop w:val="0"/>
          <w:marBottom w:val="0"/>
          <w:divBdr>
            <w:top w:val="none" w:sz="0" w:space="0" w:color="auto"/>
            <w:left w:val="none" w:sz="0" w:space="0" w:color="auto"/>
            <w:bottom w:val="none" w:sz="0" w:space="0" w:color="auto"/>
            <w:right w:val="none" w:sz="0" w:space="0" w:color="auto"/>
          </w:divBdr>
        </w:div>
        <w:div w:id="453989044">
          <w:marLeft w:val="640"/>
          <w:marRight w:val="0"/>
          <w:marTop w:val="0"/>
          <w:marBottom w:val="0"/>
          <w:divBdr>
            <w:top w:val="none" w:sz="0" w:space="0" w:color="auto"/>
            <w:left w:val="none" w:sz="0" w:space="0" w:color="auto"/>
            <w:bottom w:val="none" w:sz="0" w:space="0" w:color="auto"/>
            <w:right w:val="none" w:sz="0" w:space="0" w:color="auto"/>
          </w:divBdr>
        </w:div>
        <w:div w:id="1990398171">
          <w:marLeft w:val="640"/>
          <w:marRight w:val="0"/>
          <w:marTop w:val="0"/>
          <w:marBottom w:val="0"/>
          <w:divBdr>
            <w:top w:val="none" w:sz="0" w:space="0" w:color="auto"/>
            <w:left w:val="none" w:sz="0" w:space="0" w:color="auto"/>
            <w:bottom w:val="none" w:sz="0" w:space="0" w:color="auto"/>
            <w:right w:val="none" w:sz="0" w:space="0" w:color="auto"/>
          </w:divBdr>
        </w:div>
        <w:div w:id="987049104">
          <w:marLeft w:val="640"/>
          <w:marRight w:val="0"/>
          <w:marTop w:val="0"/>
          <w:marBottom w:val="0"/>
          <w:divBdr>
            <w:top w:val="none" w:sz="0" w:space="0" w:color="auto"/>
            <w:left w:val="none" w:sz="0" w:space="0" w:color="auto"/>
            <w:bottom w:val="none" w:sz="0" w:space="0" w:color="auto"/>
            <w:right w:val="none" w:sz="0" w:space="0" w:color="auto"/>
          </w:divBdr>
        </w:div>
        <w:div w:id="1091967432">
          <w:marLeft w:val="640"/>
          <w:marRight w:val="0"/>
          <w:marTop w:val="0"/>
          <w:marBottom w:val="0"/>
          <w:divBdr>
            <w:top w:val="none" w:sz="0" w:space="0" w:color="auto"/>
            <w:left w:val="none" w:sz="0" w:space="0" w:color="auto"/>
            <w:bottom w:val="none" w:sz="0" w:space="0" w:color="auto"/>
            <w:right w:val="none" w:sz="0" w:space="0" w:color="auto"/>
          </w:divBdr>
        </w:div>
        <w:div w:id="1228417737">
          <w:marLeft w:val="640"/>
          <w:marRight w:val="0"/>
          <w:marTop w:val="0"/>
          <w:marBottom w:val="0"/>
          <w:divBdr>
            <w:top w:val="none" w:sz="0" w:space="0" w:color="auto"/>
            <w:left w:val="none" w:sz="0" w:space="0" w:color="auto"/>
            <w:bottom w:val="none" w:sz="0" w:space="0" w:color="auto"/>
            <w:right w:val="none" w:sz="0" w:space="0" w:color="auto"/>
          </w:divBdr>
        </w:div>
        <w:div w:id="318316189">
          <w:marLeft w:val="640"/>
          <w:marRight w:val="0"/>
          <w:marTop w:val="0"/>
          <w:marBottom w:val="0"/>
          <w:divBdr>
            <w:top w:val="none" w:sz="0" w:space="0" w:color="auto"/>
            <w:left w:val="none" w:sz="0" w:space="0" w:color="auto"/>
            <w:bottom w:val="none" w:sz="0" w:space="0" w:color="auto"/>
            <w:right w:val="none" w:sz="0" w:space="0" w:color="auto"/>
          </w:divBdr>
        </w:div>
        <w:div w:id="530343674">
          <w:marLeft w:val="640"/>
          <w:marRight w:val="0"/>
          <w:marTop w:val="0"/>
          <w:marBottom w:val="0"/>
          <w:divBdr>
            <w:top w:val="none" w:sz="0" w:space="0" w:color="auto"/>
            <w:left w:val="none" w:sz="0" w:space="0" w:color="auto"/>
            <w:bottom w:val="none" w:sz="0" w:space="0" w:color="auto"/>
            <w:right w:val="none" w:sz="0" w:space="0" w:color="auto"/>
          </w:divBdr>
        </w:div>
        <w:div w:id="1227183211">
          <w:marLeft w:val="640"/>
          <w:marRight w:val="0"/>
          <w:marTop w:val="0"/>
          <w:marBottom w:val="0"/>
          <w:divBdr>
            <w:top w:val="none" w:sz="0" w:space="0" w:color="auto"/>
            <w:left w:val="none" w:sz="0" w:space="0" w:color="auto"/>
            <w:bottom w:val="none" w:sz="0" w:space="0" w:color="auto"/>
            <w:right w:val="none" w:sz="0" w:space="0" w:color="auto"/>
          </w:divBdr>
        </w:div>
        <w:div w:id="1548684867">
          <w:marLeft w:val="640"/>
          <w:marRight w:val="0"/>
          <w:marTop w:val="0"/>
          <w:marBottom w:val="0"/>
          <w:divBdr>
            <w:top w:val="none" w:sz="0" w:space="0" w:color="auto"/>
            <w:left w:val="none" w:sz="0" w:space="0" w:color="auto"/>
            <w:bottom w:val="none" w:sz="0" w:space="0" w:color="auto"/>
            <w:right w:val="none" w:sz="0" w:space="0" w:color="auto"/>
          </w:divBdr>
        </w:div>
        <w:div w:id="1496187972">
          <w:marLeft w:val="640"/>
          <w:marRight w:val="0"/>
          <w:marTop w:val="0"/>
          <w:marBottom w:val="0"/>
          <w:divBdr>
            <w:top w:val="none" w:sz="0" w:space="0" w:color="auto"/>
            <w:left w:val="none" w:sz="0" w:space="0" w:color="auto"/>
            <w:bottom w:val="none" w:sz="0" w:space="0" w:color="auto"/>
            <w:right w:val="none" w:sz="0" w:space="0" w:color="auto"/>
          </w:divBdr>
        </w:div>
        <w:div w:id="601380256">
          <w:marLeft w:val="640"/>
          <w:marRight w:val="0"/>
          <w:marTop w:val="0"/>
          <w:marBottom w:val="0"/>
          <w:divBdr>
            <w:top w:val="none" w:sz="0" w:space="0" w:color="auto"/>
            <w:left w:val="none" w:sz="0" w:space="0" w:color="auto"/>
            <w:bottom w:val="none" w:sz="0" w:space="0" w:color="auto"/>
            <w:right w:val="none" w:sz="0" w:space="0" w:color="auto"/>
          </w:divBdr>
        </w:div>
        <w:div w:id="725186418">
          <w:marLeft w:val="640"/>
          <w:marRight w:val="0"/>
          <w:marTop w:val="0"/>
          <w:marBottom w:val="0"/>
          <w:divBdr>
            <w:top w:val="none" w:sz="0" w:space="0" w:color="auto"/>
            <w:left w:val="none" w:sz="0" w:space="0" w:color="auto"/>
            <w:bottom w:val="none" w:sz="0" w:space="0" w:color="auto"/>
            <w:right w:val="none" w:sz="0" w:space="0" w:color="auto"/>
          </w:divBdr>
        </w:div>
        <w:div w:id="748965886">
          <w:marLeft w:val="640"/>
          <w:marRight w:val="0"/>
          <w:marTop w:val="0"/>
          <w:marBottom w:val="0"/>
          <w:divBdr>
            <w:top w:val="none" w:sz="0" w:space="0" w:color="auto"/>
            <w:left w:val="none" w:sz="0" w:space="0" w:color="auto"/>
            <w:bottom w:val="none" w:sz="0" w:space="0" w:color="auto"/>
            <w:right w:val="none" w:sz="0" w:space="0" w:color="auto"/>
          </w:divBdr>
        </w:div>
        <w:div w:id="1138567648">
          <w:marLeft w:val="640"/>
          <w:marRight w:val="0"/>
          <w:marTop w:val="0"/>
          <w:marBottom w:val="0"/>
          <w:divBdr>
            <w:top w:val="none" w:sz="0" w:space="0" w:color="auto"/>
            <w:left w:val="none" w:sz="0" w:space="0" w:color="auto"/>
            <w:bottom w:val="none" w:sz="0" w:space="0" w:color="auto"/>
            <w:right w:val="none" w:sz="0" w:space="0" w:color="auto"/>
          </w:divBdr>
        </w:div>
        <w:div w:id="478301204">
          <w:marLeft w:val="640"/>
          <w:marRight w:val="0"/>
          <w:marTop w:val="0"/>
          <w:marBottom w:val="0"/>
          <w:divBdr>
            <w:top w:val="none" w:sz="0" w:space="0" w:color="auto"/>
            <w:left w:val="none" w:sz="0" w:space="0" w:color="auto"/>
            <w:bottom w:val="none" w:sz="0" w:space="0" w:color="auto"/>
            <w:right w:val="none" w:sz="0" w:space="0" w:color="auto"/>
          </w:divBdr>
        </w:div>
        <w:div w:id="1527252080">
          <w:marLeft w:val="640"/>
          <w:marRight w:val="0"/>
          <w:marTop w:val="0"/>
          <w:marBottom w:val="0"/>
          <w:divBdr>
            <w:top w:val="none" w:sz="0" w:space="0" w:color="auto"/>
            <w:left w:val="none" w:sz="0" w:space="0" w:color="auto"/>
            <w:bottom w:val="none" w:sz="0" w:space="0" w:color="auto"/>
            <w:right w:val="none" w:sz="0" w:space="0" w:color="auto"/>
          </w:divBdr>
        </w:div>
        <w:div w:id="739904244">
          <w:marLeft w:val="640"/>
          <w:marRight w:val="0"/>
          <w:marTop w:val="0"/>
          <w:marBottom w:val="0"/>
          <w:divBdr>
            <w:top w:val="none" w:sz="0" w:space="0" w:color="auto"/>
            <w:left w:val="none" w:sz="0" w:space="0" w:color="auto"/>
            <w:bottom w:val="none" w:sz="0" w:space="0" w:color="auto"/>
            <w:right w:val="none" w:sz="0" w:space="0" w:color="auto"/>
          </w:divBdr>
        </w:div>
        <w:div w:id="2003926851">
          <w:marLeft w:val="640"/>
          <w:marRight w:val="0"/>
          <w:marTop w:val="0"/>
          <w:marBottom w:val="0"/>
          <w:divBdr>
            <w:top w:val="none" w:sz="0" w:space="0" w:color="auto"/>
            <w:left w:val="none" w:sz="0" w:space="0" w:color="auto"/>
            <w:bottom w:val="none" w:sz="0" w:space="0" w:color="auto"/>
            <w:right w:val="none" w:sz="0" w:space="0" w:color="auto"/>
          </w:divBdr>
        </w:div>
        <w:div w:id="1159078951">
          <w:marLeft w:val="640"/>
          <w:marRight w:val="0"/>
          <w:marTop w:val="0"/>
          <w:marBottom w:val="0"/>
          <w:divBdr>
            <w:top w:val="none" w:sz="0" w:space="0" w:color="auto"/>
            <w:left w:val="none" w:sz="0" w:space="0" w:color="auto"/>
            <w:bottom w:val="none" w:sz="0" w:space="0" w:color="auto"/>
            <w:right w:val="none" w:sz="0" w:space="0" w:color="auto"/>
          </w:divBdr>
        </w:div>
        <w:div w:id="1338581989">
          <w:marLeft w:val="640"/>
          <w:marRight w:val="0"/>
          <w:marTop w:val="0"/>
          <w:marBottom w:val="0"/>
          <w:divBdr>
            <w:top w:val="none" w:sz="0" w:space="0" w:color="auto"/>
            <w:left w:val="none" w:sz="0" w:space="0" w:color="auto"/>
            <w:bottom w:val="none" w:sz="0" w:space="0" w:color="auto"/>
            <w:right w:val="none" w:sz="0" w:space="0" w:color="auto"/>
          </w:divBdr>
        </w:div>
        <w:div w:id="1972053727">
          <w:marLeft w:val="640"/>
          <w:marRight w:val="0"/>
          <w:marTop w:val="0"/>
          <w:marBottom w:val="0"/>
          <w:divBdr>
            <w:top w:val="none" w:sz="0" w:space="0" w:color="auto"/>
            <w:left w:val="none" w:sz="0" w:space="0" w:color="auto"/>
            <w:bottom w:val="none" w:sz="0" w:space="0" w:color="auto"/>
            <w:right w:val="none" w:sz="0" w:space="0" w:color="auto"/>
          </w:divBdr>
        </w:div>
        <w:div w:id="147329038">
          <w:marLeft w:val="640"/>
          <w:marRight w:val="0"/>
          <w:marTop w:val="0"/>
          <w:marBottom w:val="0"/>
          <w:divBdr>
            <w:top w:val="none" w:sz="0" w:space="0" w:color="auto"/>
            <w:left w:val="none" w:sz="0" w:space="0" w:color="auto"/>
            <w:bottom w:val="none" w:sz="0" w:space="0" w:color="auto"/>
            <w:right w:val="none" w:sz="0" w:space="0" w:color="auto"/>
          </w:divBdr>
        </w:div>
        <w:div w:id="1844393234">
          <w:marLeft w:val="640"/>
          <w:marRight w:val="0"/>
          <w:marTop w:val="0"/>
          <w:marBottom w:val="0"/>
          <w:divBdr>
            <w:top w:val="none" w:sz="0" w:space="0" w:color="auto"/>
            <w:left w:val="none" w:sz="0" w:space="0" w:color="auto"/>
            <w:bottom w:val="none" w:sz="0" w:space="0" w:color="auto"/>
            <w:right w:val="none" w:sz="0" w:space="0" w:color="auto"/>
          </w:divBdr>
        </w:div>
        <w:div w:id="1181435615">
          <w:marLeft w:val="640"/>
          <w:marRight w:val="0"/>
          <w:marTop w:val="0"/>
          <w:marBottom w:val="0"/>
          <w:divBdr>
            <w:top w:val="none" w:sz="0" w:space="0" w:color="auto"/>
            <w:left w:val="none" w:sz="0" w:space="0" w:color="auto"/>
            <w:bottom w:val="none" w:sz="0" w:space="0" w:color="auto"/>
            <w:right w:val="none" w:sz="0" w:space="0" w:color="auto"/>
          </w:divBdr>
        </w:div>
        <w:div w:id="346447056">
          <w:marLeft w:val="640"/>
          <w:marRight w:val="0"/>
          <w:marTop w:val="0"/>
          <w:marBottom w:val="0"/>
          <w:divBdr>
            <w:top w:val="none" w:sz="0" w:space="0" w:color="auto"/>
            <w:left w:val="none" w:sz="0" w:space="0" w:color="auto"/>
            <w:bottom w:val="none" w:sz="0" w:space="0" w:color="auto"/>
            <w:right w:val="none" w:sz="0" w:space="0" w:color="auto"/>
          </w:divBdr>
        </w:div>
        <w:div w:id="1797481848">
          <w:marLeft w:val="640"/>
          <w:marRight w:val="0"/>
          <w:marTop w:val="0"/>
          <w:marBottom w:val="0"/>
          <w:divBdr>
            <w:top w:val="none" w:sz="0" w:space="0" w:color="auto"/>
            <w:left w:val="none" w:sz="0" w:space="0" w:color="auto"/>
            <w:bottom w:val="none" w:sz="0" w:space="0" w:color="auto"/>
            <w:right w:val="none" w:sz="0" w:space="0" w:color="auto"/>
          </w:divBdr>
        </w:div>
        <w:div w:id="82845212">
          <w:marLeft w:val="640"/>
          <w:marRight w:val="0"/>
          <w:marTop w:val="0"/>
          <w:marBottom w:val="0"/>
          <w:divBdr>
            <w:top w:val="none" w:sz="0" w:space="0" w:color="auto"/>
            <w:left w:val="none" w:sz="0" w:space="0" w:color="auto"/>
            <w:bottom w:val="none" w:sz="0" w:space="0" w:color="auto"/>
            <w:right w:val="none" w:sz="0" w:space="0" w:color="auto"/>
          </w:divBdr>
        </w:div>
        <w:div w:id="273710527">
          <w:marLeft w:val="640"/>
          <w:marRight w:val="0"/>
          <w:marTop w:val="0"/>
          <w:marBottom w:val="0"/>
          <w:divBdr>
            <w:top w:val="none" w:sz="0" w:space="0" w:color="auto"/>
            <w:left w:val="none" w:sz="0" w:space="0" w:color="auto"/>
            <w:bottom w:val="none" w:sz="0" w:space="0" w:color="auto"/>
            <w:right w:val="none" w:sz="0" w:space="0" w:color="auto"/>
          </w:divBdr>
        </w:div>
        <w:div w:id="1250315678">
          <w:marLeft w:val="640"/>
          <w:marRight w:val="0"/>
          <w:marTop w:val="0"/>
          <w:marBottom w:val="0"/>
          <w:divBdr>
            <w:top w:val="none" w:sz="0" w:space="0" w:color="auto"/>
            <w:left w:val="none" w:sz="0" w:space="0" w:color="auto"/>
            <w:bottom w:val="none" w:sz="0" w:space="0" w:color="auto"/>
            <w:right w:val="none" w:sz="0" w:space="0" w:color="auto"/>
          </w:divBdr>
        </w:div>
        <w:div w:id="1063990017">
          <w:marLeft w:val="640"/>
          <w:marRight w:val="0"/>
          <w:marTop w:val="0"/>
          <w:marBottom w:val="0"/>
          <w:divBdr>
            <w:top w:val="none" w:sz="0" w:space="0" w:color="auto"/>
            <w:left w:val="none" w:sz="0" w:space="0" w:color="auto"/>
            <w:bottom w:val="none" w:sz="0" w:space="0" w:color="auto"/>
            <w:right w:val="none" w:sz="0" w:space="0" w:color="auto"/>
          </w:divBdr>
        </w:div>
        <w:div w:id="1152328092">
          <w:marLeft w:val="640"/>
          <w:marRight w:val="0"/>
          <w:marTop w:val="0"/>
          <w:marBottom w:val="0"/>
          <w:divBdr>
            <w:top w:val="none" w:sz="0" w:space="0" w:color="auto"/>
            <w:left w:val="none" w:sz="0" w:space="0" w:color="auto"/>
            <w:bottom w:val="none" w:sz="0" w:space="0" w:color="auto"/>
            <w:right w:val="none" w:sz="0" w:space="0" w:color="auto"/>
          </w:divBdr>
        </w:div>
        <w:div w:id="216471912">
          <w:marLeft w:val="640"/>
          <w:marRight w:val="0"/>
          <w:marTop w:val="0"/>
          <w:marBottom w:val="0"/>
          <w:divBdr>
            <w:top w:val="none" w:sz="0" w:space="0" w:color="auto"/>
            <w:left w:val="none" w:sz="0" w:space="0" w:color="auto"/>
            <w:bottom w:val="none" w:sz="0" w:space="0" w:color="auto"/>
            <w:right w:val="none" w:sz="0" w:space="0" w:color="auto"/>
          </w:divBdr>
        </w:div>
      </w:divsChild>
    </w:div>
    <w:div w:id="7682420">
      <w:bodyDiv w:val="1"/>
      <w:marLeft w:val="0"/>
      <w:marRight w:val="0"/>
      <w:marTop w:val="0"/>
      <w:marBottom w:val="0"/>
      <w:divBdr>
        <w:top w:val="none" w:sz="0" w:space="0" w:color="auto"/>
        <w:left w:val="none" w:sz="0" w:space="0" w:color="auto"/>
        <w:bottom w:val="none" w:sz="0" w:space="0" w:color="auto"/>
        <w:right w:val="none" w:sz="0" w:space="0" w:color="auto"/>
      </w:divBdr>
      <w:divsChild>
        <w:div w:id="756050930">
          <w:marLeft w:val="640"/>
          <w:marRight w:val="0"/>
          <w:marTop w:val="0"/>
          <w:marBottom w:val="0"/>
          <w:divBdr>
            <w:top w:val="none" w:sz="0" w:space="0" w:color="auto"/>
            <w:left w:val="none" w:sz="0" w:space="0" w:color="auto"/>
            <w:bottom w:val="none" w:sz="0" w:space="0" w:color="auto"/>
            <w:right w:val="none" w:sz="0" w:space="0" w:color="auto"/>
          </w:divBdr>
        </w:div>
        <w:div w:id="1005206175">
          <w:marLeft w:val="640"/>
          <w:marRight w:val="0"/>
          <w:marTop w:val="0"/>
          <w:marBottom w:val="0"/>
          <w:divBdr>
            <w:top w:val="none" w:sz="0" w:space="0" w:color="auto"/>
            <w:left w:val="none" w:sz="0" w:space="0" w:color="auto"/>
            <w:bottom w:val="none" w:sz="0" w:space="0" w:color="auto"/>
            <w:right w:val="none" w:sz="0" w:space="0" w:color="auto"/>
          </w:divBdr>
        </w:div>
        <w:div w:id="1977877196">
          <w:marLeft w:val="640"/>
          <w:marRight w:val="0"/>
          <w:marTop w:val="0"/>
          <w:marBottom w:val="0"/>
          <w:divBdr>
            <w:top w:val="none" w:sz="0" w:space="0" w:color="auto"/>
            <w:left w:val="none" w:sz="0" w:space="0" w:color="auto"/>
            <w:bottom w:val="none" w:sz="0" w:space="0" w:color="auto"/>
            <w:right w:val="none" w:sz="0" w:space="0" w:color="auto"/>
          </w:divBdr>
        </w:div>
        <w:div w:id="1682464171">
          <w:marLeft w:val="640"/>
          <w:marRight w:val="0"/>
          <w:marTop w:val="0"/>
          <w:marBottom w:val="0"/>
          <w:divBdr>
            <w:top w:val="none" w:sz="0" w:space="0" w:color="auto"/>
            <w:left w:val="none" w:sz="0" w:space="0" w:color="auto"/>
            <w:bottom w:val="none" w:sz="0" w:space="0" w:color="auto"/>
            <w:right w:val="none" w:sz="0" w:space="0" w:color="auto"/>
          </w:divBdr>
        </w:div>
        <w:div w:id="2076538513">
          <w:marLeft w:val="640"/>
          <w:marRight w:val="0"/>
          <w:marTop w:val="0"/>
          <w:marBottom w:val="0"/>
          <w:divBdr>
            <w:top w:val="none" w:sz="0" w:space="0" w:color="auto"/>
            <w:left w:val="none" w:sz="0" w:space="0" w:color="auto"/>
            <w:bottom w:val="none" w:sz="0" w:space="0" w:color="auto"/>
            <w:right w:val="none" w:sz="0" w:space="0" w:color="auto"/>
          </w:divBdr>
        </w:div>
        <w:div w:id="1254820946">
          <w:marLeft w:val="640"/>
          <w:marRight w:val="0"/>
          <w:marTop w:val="0"/>
          <w:marBottom w:val="0"/>
          <w:divBdr>
            <w:top w:val="none" w:sz="0" w:space="0" w:color="auto"/>
            <w:left w:val="none" w:sz="0" w:space="0" w:color="auto"/>
            <w:bottom w:val="none" w:sz="0" w:space="0" w:color="auto"/>
            <w:right w:val="none" w:sz="0" w:space="0" w:color="auto"/>
          </w:divBdr>
        </w:div>
        <w:div w:id="935019796">
          <w:marLeft w:val="640"/>
          <w:marRight w:val="0"/>
          <w:marTop w:val="0"/>
          <w:marBottom w:val="0"/>
          <w:divBdr>
            <w:top w:val="none" w:sz="0" w:space="0" w:color="auto"/>
            <w:left w:val="none" w:sz="0" w:space="0" w:color="auto"/>
            <w:bottom w:val="none" w:sz="0" w:space="0" w:color="auto"/>
            <w:right w:val="none" w:sz="0" w:space="0" w:color="auto"/>
          </w:divBdr>
        </w:div>
        <w:div w:id="507986124">
          <w:marLeft w:val="640"/>
          <w:marRight w:val="0"/>
          <w:marTop w:val="0"/>
          <w:marBottom w:val="0"/>
          <w:divBdr>
            <w:top w:val="none" w:sz="0" w:space="0" w:color="auto"/>
            <w:left w:val="none" w:sz="0" w:space="0" w:color="auto"/>
            <w:bottom w:val="none" w:sz="0" w:space="0" w:color="auto"/>
            <w:right w:val="none" w:sz="0" w:space="0" w:color="auto"/>
          </w:divBdr>
        </w:div>
        <w:div w:id="2058238728">
          <w:marLeft w:val="640"/>
          <w:marRight w:val="0"/>
          <w:marTop w:val="0"/>
          <w:marBottom w:val="0"/>
          <w:divBdr>
            <w:top w:val="none" w:sz="0" w:space="0" w:color="auto"/>
            <w:left w:val="none" w:sz="0" w:space="0" w:color="auto"/>
            <w:bottom w:val="none" w:sz="0" w:space="0" w:color="auto"/>
            <w:right w:val="none" w:sz="0" w:space="0" w:color="auto"/>
          </w:divBdr>
        </w:div>
        <w:div w:id="812871709">
          <w:marLeft w:val="640"/>
          <w:marRight w:val="0"/>
          <w:marTop w:val="0"/>
          <w:marBottom w:val="0"/>
          <w:divBdr>
            <w:top w:val="none" w:sz="0" w:space="0" w:color="auto"/>
            <w:left w:val="none" w:sz="0" w:space="0" w:color="auto"/>
            <w:bottom w:val="none" w:sz="0" w:space="0" w:color="auto"/>
            <w:right w:val="none" w:sz="0" w:space="0" w:color="auto"/>
          </w:divBdr>
        </w:div>
        <w:div w:id="849561105">
          <w:marLeft w:val="640"/>
          <w:marRight w:val="0"/>
          <w:marTop w:val="0"/>
          <w:marBottom w:val="0"/>
          <w:divBdr>
            <w:top w:val="none" w:sz="0" w:space="0" w:color="auto"/>
            <w:left w:val="none" w:sz="0" w:space="0" w:color="auto"/>
            <w:bottom w:val="none" w:sz="0" w:space="0" w:color="auto"/>
            <w:right w:val="none" w:sz="0" w:space="0" w:color="auto"/>
          </w:divBdr>
        </w:div>
        <w:div w:id="492794089">
          <w:marLeft w:val="640"/>
          <w:marRight w:val="0"/>
          <w:marTop w:val="0"/>
          <w:marBottom w:val="0"/>
          <w:divBdr>
            <w:top w:val="none" w:sz="0" w:space="0" w:color="auto"/>
            <w:left w:val="none" w:sz="0" w:space="0" w:color="auto"/>
            <w:bottom w:val="none" w:sz="0" w:space="0" w:color="auto"/>
            <w:right w:val="none" w:sz="0" w:space="0" w:color="auto"/>
          </w:divBdr>
        </w:div>
        <w:div w:id="934366114">
          <w:marLeft w:val="640"/>
          <w:marRight w:val="0"/>
          <w:marTop w:val="0"/>
          <w:marBottom w:val="0"/>
          <w:divBdr>
            <w:top w:val="none" w:sz="0" w:space="0" w:color="auto"/>
            <w:left w:val="none" w:sz="0" w:space="0" w:color="auto"/>
            <w:bottom w:val="none" w:sz="0" w:space="0" w:color="auto"/>
            <w:right w:val="none" w:sz="0" w:space="0" w:color="auto"/>
          </w:divBdr>
        </w:div>
        <w:div w:id="634138430">
          <w:marLeft w:val="640"/>
          <w:marRight w:val="0"/>
          <w:marTop w:val="0"/>
          <w:marBottom w:val="0"/>
          <w:divBdr>
            <w:top w:val="none" w:sz="0" w:space="0" w:color="auto"/>
            <w:left w:val="none" w:sz="0" w:space="0" w:color="auto"/>
            <w:bottom w:val="none" w:sz="0" w:space="0" w:color="auto"/>
            <w:right w:val="none" w:sz="0" w:space="0" w:color="auto"/>
          </w:divBdr>
        </w:div>
        <w:div w:id="66656376">
          <w:marLeft w:val="640"/>
          <w:marRight w:val="0"/>
          <w:marTop w:val="0"/>
          <w:marBottom w:val="0"/>
          <w:divBdr>
            <w:top w:val="none" w:sz="0" w:space="0" w:color="auto"/>
            <w:left w:val="none" w:sz="0" w:space="0" w:color="auto"/>
            <w:bottom w:val="none" w:sz="0" w:space="0" w:color="auto"/>
            <w:right w:val="none" w:sz="0" w:space="0" w:color="auto"/>
          </w:divBdr>
        </w:div>
        <w:div w:id="1348675314">
          <w:marLeft w:val="640"/>
          <w:marRight w:val="0"/>
          <w:marTop w:val="0"/>
          <w:marBottom w:val="0"/>
          <w:divBdr>
            <w:top w:val="none" w:sz="0" w:space="0" w:color="auto"/>
            <w:left w:val="none" w:sz="0" w:space="0" w:color="auto"/>
            <w:bottom w:val="none" w:sz="0" w:space="0" w:color="auto"/>
            <w:right w:val="none" w:sz="0" w:space="0" w:color="auto"/>
          </w:divBdr>
        </w:div>
        <w:div w:id="585455012">
          <w:marLeft w:val="640"/>
          <w:marRight w:val="0"/>
          <w:marTop w:val="0"/>
          <w:marBottom w:val="0"/>
          <w:divBdr>
            <w:top w:val="none" w:sz="0" w:space="0" w:color="auto"/>
            <w:left w:val="none" w:sz="0" w:space="0" w:color="auto"/>
            <w:bottom w:val="none" w:sz="0" w:space="0" w:color="auto"/>
            <w:right w:val="none" w:sz="0" w:space="0" w:color="auto"/>
          </w:divBdr>
        </w:div>
        <w:div w:id="204948507">
          <w:marLeft w:val="640"/>
          <w:marRight w:val="0"/>
          <w:marTop w:val="0"/>
          <w:marBottom w:val="0"/>
          <w:divBdr>
            <w:top w:val="none" w:sz="0" w:space="0" w:color="auto"/>
            <w:left w:val="none" w:sz="0" w:space="0" w:color="auto"/>
            <w:bottom w:val="none" w:sz="0" w:space="0" w:color="auto"/>
            <w:right w:val="none" w:sz="0" w:space="0" w:color="auto"/>
          </w:divBdr>
        </w:div>
        <w:div w:id="1253779531">
          <w:marLeft w:val="640"/>
          <w:marRight w:val="0"/>
          <w:marTop w:val="0"/>
          <w:marBottom w:val="0"/>
          <w:divBdr>
            <w:top w:val="none" w:sz="0" w:space="0" w:color="auto"/>
            <w:left w:val="none" w:sz="0" w:space="0" w:color="auto"/>
            <w:bottom w:val="none" w:sz="0" w:space="0" w:color="auto"/>
            <w:right w:val="none" w:sz="0" w:space="0" w:color="auto"/>
          </w:divBdr>
        </w:div>
        <w:div w:id="1257782738">
          <w:marLeft w:val="640"/>
          <w:marRight w:val="0"/>
          <w:marTop w:val="0"/>
          <w:marBottom w:val="0"/>
          <w:divBdr>
            <w:top w:val="none" w:sz="0" w:space="0" w:color="auto"/>
            <w:left w:val="none" w:sz="0" w:space="0" w:color="auto"/>
            <w:bottom w:val="none" w:sz="0" w:space="0" w:color="auto"/>
            <w:right w:val="none" w:sz="0" w:space="0" w:color="auto"/>
          </w:divBdr>
        </w:div>
        <w:div w:id="1110198220">
          <w:marLeft w:val="640"/>
          <w:marRight w:val="0"/>
          <w:marTop w:val="0"/>
          <w:marBottom w:val="0"/>
          <w:divBdr>
            <w:top w:val="none" w:sz="0" w:space="0" w:color="auto"/>
            <w:left w:val="none" w:sz="0" w:space="0" w:color="auto"/>
            <w:bottom w:val="none" w:sz="0" w:space="0" w:color="auto"/>
            <w:right w:val="none" w:sz="0" w:space="0" w:color="auto"/>
          </w:divBdr>
        </w:div>
        <w:div w:id="1934049501">
          <w:marLeft w:val="640"/>
          <w:marRight w:val="0"/>
          <w:marTop w:val="0"/>
          <w:marBottom w:val="0"/>
          <w:divBdr>
            <w:top w:val="none" w:sz="0" w:space="0" w:color="auto"/>
            <w:left w:val="none" w:sz="0" w:space="0" w:color="auto"/>
            <w:bottom w:val="none" w:sz="0" w:space="0" w:color="auto"/>
            <w:right w:val="none" w:sz="0" w:space="0" w:color="auto"/>
          </w:divBdr>
        </w:div>
        <w:div w:id="1763185532">
          <w:marLeft w:val="640"/>
          <w:marRight w:val="0"/>
          <w:marTop w:val="0"/>
          <w:marBottom w:val="0"/>
          <w:divBdr>
            <w:top w:val="none" w:sz="0" w:space="0" w:color="auto"/>
            <w:left w:val="none" w:sz="0" w:space="0" w:color="auto"/>
            <w:bottom w:val="none" w:sz="0" w:space="0" w:color="auto"/>
            <w:right w:val="none" w:sz="0" w:space="0" w:color="auto"/>
          </w:divBdr>
        </w:div>
      </w:divsChild>
    </w:div>
    <w:div w:id="20933455">
      <w:bodyDiv w:val="1"/>
      <w:marLeft w:val="0"/>
      <w:marRight w:val="0"/>
      <w:marTop w:val="0"/>
      <w:marBottom w:val="0"/>
      <w:divBdr>
        <w:top w:val="none" w:sz="0" w:space="0" w:color="auto"/>
        <w:left w:val="none" w:sz="0" w:space="0" w:color="auto"/>
        <w:bottom w:val="none" w:sz="0" w:space="0" w:color="auto"/>
        <w:right w:val="none" w:sz="0" w:space="0" w:color="auto"/>
      </w:divBdr>
      <w:divsChild>
        <w:div w:id="1727023397">
          <w:marLeft w:val="640"/>
          <w:marRight w:val="0"/>
          <w:marTop w:val="0"/>
          <w:marBottom w:val="0"/>
          <w:divBdr>
            <w:top w:val="none" w:sz="0" w:space="0" w:color="auto"/>
            <w:left w:val="none" w:sz="0" w:space="0" w:color="auto"/>
            <w:bottom w:val="none" w:sz="0" w:space="0" w:color="auto"/>
            <w:right w:val="none" w:sz="0" w:space="0" w:color="auto"/>
          </w:divBdr>
        </w:div>
        <w:div w:id="681010508">
          <w:marLeft w:val="640"/>
          <w:marRight w:val="0"/>
          <w:marTop w:val="0"/>
          <w:marBottom w:val="0"/>
          <w:divBdr>
            <w:top w:val="none" w:sz="0" w:space="0" w:color="auto"/>
            <w:left w:val="none" w:sz="0" w:space="0" w:color="auto"/>
            <w:bottom w:val="none" w:sz="0" w:space="0" w:color="auto"/>
            <w:right w:val="none" w:sz="0" w:space="0" w:color="auto"/>
          </w:divBdr>
        </w:div>
        <w:div w:id="735318368">
          <w:marLeft w:val="640"/>
          <w:marRight w:val="0"/>
          <w:marTop w:val="0"/>
          <w:marBottom w:val="0"/>
          <w:divBdr>
            <w:top w:val="none" w:sz="0" w:space="0" w:color="auto"/>
            <w:left w:val="none" w:sz="0" w:space="0" w:color="auto"/>
            <w:bottom w:val="none" w:sz="0" w:space="0" w:color="auto"/>
            <w:right w:val="none" w:sz="0" w:space="0" w:color="auto"/>
          </w:divBdr>
        </w:div>
        <w:div w:id="794522760">
          <w:marLeft w:val="640"/>
          <w:marRight w:val="0"/>
          <w:marTop w:val="0"/>
          <w:marBottom w:val="0"/>
          <w:divBdr>
            <w:top w:val="none" w:sz="0" w:space="0" w:color="auto"/>
            <w:left w:val="none" w:sz="0" w:space="0" w:color="auto"/>
            <w:bottom w:val="none" w:sz="0" w:space="0" w:color="auto"/>
            <w:right w:val="none" w:sz="0" w:space="0" w:color="auto"/>
          </w:divBdr>
        </w:div>
        <w:div w:id="940574685">
          <w:marLeft w:val="640"/>
          <w:marRight w:val="0"/>
          <w:marTop w:val="0"/>
          <w:marBottom w:val="0"/>
          <w:divBdr>
            <w:top w:val="none" w:sz="0" w:space="0" w:color="auto"/>
            <w:left w:val="none" w:sz="0" w:space="0" w:color="auto"/>
            <w:bottom w:val="none" w:sz="0" w:space="0" w:color="auto"/>
            <w:right w:val="none" w:sz="0" w:space="0" w:color="auto"/>
          </w:divBdr>
        </w:div>
        <w:div w:id="1104110991">
          <w:marLeft w:val="640"/>
          <w:marRight w:val="0"/>
          <w:marTop w:val="0"/>
          <w:marBottom w:val="0"/>
          <w:divBdr>
            <w:top w:val="none" w:sz="0" w:space="0" w:color="auto"/>
            <w:left w:val="none" w:sz="0" w:space="0" w:color="auto"/>
            <w:bottom w:val="none" w:sz="0" w:space="0" w:color="auto"/>
            <w:right w:val="none" w:sz="0" w:space="0" w:color="auto"/>
          </w:divBdr>
        </w:div>
        <w:div w:id="1387026903">
          <w:marLeft w:val="640"/>
          <w:marRight w:val="0"/>
          <w:marTop w:val="0"/>
          <w:marBottom w:val="0"/>
          <w:divBdr>
            <w:top w:val="none" w:sz="0" w:space="0" w:color="auto"/>
            <w:left w:val="none" w:sz="0" w:space="0" w:color="auto"/>
            <w:bottom w:val="none" w:sz="0" w:space="0" w:color="auto"/>
            <w:right w:val="none" w:sz="0" w:space="0" w:color="auto"/>
          </w:divBdr>
        </w:div>
        <w:div w:id="685401736">
          <w:marLeft w:val="640"/>
          <w:marRight w:val="0"/>
          <w:marTop w:val="0"/>
          <w:marBottom w:val="0"/>
          <w:divBdr>
            <w:top w:val="none" w:sz="0" w:space="0" w:color="auto"/>
            <w:left w:val="none" w:sz="0" w:space="0" w:color="auto"/>
            <w:bottom w:val="none" w:sz="0" w:space="0" w:color="auto"/>
            <w:right w:val="none" w:sz="0" w:space="0" w:color="auto"/>
          </w:divBdr>
        </w:div>
        <w:div w:id="122702117">
          <w:marLeft w:val="640"/>
          <w:marRight w:val="0"/>
          <w:marTop w:val="0"/>
          <w:marBottom w:val="0"/>
          <w:divBdr>
            <w:top w:val="none" w:sz="0" w:space="0" w:color="auto"/>
            <w:left w:val="none" w:sz="0" w:space="0" w:color="auto"/>
            <w:bottom w:val="none" w:sz="0" w:space="0" w:color="auto"/>
            <w:right w:val="none" w:sz="0" w:space="0" w:color="auto"/>
          </w:divBdr>
        </w:div>
        <w:div w:id="538586456">
          <w:marLeft w:val="640"/>
          <w:marRight w:val="0"/>
          <w:marTop w:val="0"/>
          <w:marBottom w:val="0"/>
          <w:divBdr>
            <w:top w:val="none" w:sz="0" w:space="0" w:color="auto"/>
            <w:left w:val="none" w:sz="0" w:space="0" w:color="auto"/>
            <w:bottom w:val="none" w:sz="0" w:space="0" w:color="auto"/>
            <w:right w:val="none" w:sz="0" w:space="0" w:color="auto"/>
          </w:divBdr>
        </w:div>
        <w:div w:id="708648782">
          <w:marLeft w:val="640"/>
          <w:marRight w:val="0"/>
          <w:marTop w:val="0"/>
          <w:marBottom w:val="0"/>
          <w:divBdr>
            <w:top w:val="none" w:sz="0" w:space="0" w:color="auto"/>
            <w:left w:val="none" w:sz="0" w:space="0" w:color="auto"/>
            <w:bottom w:val="none" w:sz="0" w:space="0" w:color="auto"/>
            <w:right w:val="none" w:sz="0" w:space="0" w:color="auto"/>
          </w:divBdr>
        </w:div>
        <w:div w:id="1970090401">
          <w:marLeft w:val="640"/>
          <w:marRight w:val="0"/>
          <w:marTop w:val="0"/>
          <w:marBottom w:val="0"/>
          <w:divBdr>
            <w:top w:val="none" w:sz="0" w:space="0" w:color="auto"/>
            <w:left w:val="none" w:sz="0" w:space="0" w:color="auto"/>
            <w:bottom w:val="none" w:sz="0" w:space="0" w:color="auto"/>
            <w:right w:val="none" w:sz="0" w:space="0" w:color="auto"/>
          </w:divBdr>
        </w:div>
        <w:div w:id="1949268024">
          <w:marLeft w:val="640"/>
          <w:marRight w:val="0"/>
          <w:marTop w:val="0"/>
          <w:marBottom w:val="0"/>
          <w:divBdr>
            <w:top w:val="none" w:sz="0" w:space="0" w:color="auto"/>
            <w:left w:val="none" w:sz="0" w:space="0" w:color="auto"/>
            <w:bottom w:val="none" w:sz="0" w:space="0" w:color="auto"/>
            <w:right w:val="none" w:sz="0" w:space="0" w:color="auto"/>
          </w:divBdr>
        </w:div>
        <w:div w:id="360712788">
          <w:marLeft w:val="640"/>
          <w:marRight w:val="0"/>
          <w:marTop w:val="0"/>
          <w:marBottom w:val="0"/>
          <w:divBdr>
            <w:top w:val="none" w:sz="0" w:space="0" w:color="auto"/>
            <w:left w:val="none" w:sz="0" w:space="0" w:color="auto"/>
            <w:bottom w:val="none" w:sz="0" w:space="0" w:color="auto"/>
            <w:right w:val="none" w:sz="0" w:space="0" w:color="auto"/>
          </w:divBdr>
        </w:div>
        <w:div w:id="945818178">
          <w:marLeft w:val="640"/>
          <w:marRight w:val="0"/>
          <w:marTop w:val="0"/>
          <w:marBottom w:val="0"/>
          <w:divBdr>
            <w:top w:val="none" w:sz="0" w:space="0" w:color="auto"/>
            <w:left w:val="none" w:sz="0" w:space="0" w:color="auto"/>
            <w:bottom w:val="none" w:sz="0" w:space="0" w:color="auto"/>
            <w:right w:val="none" w:sz="0" w:space="0" w:color="auto"/>
          </w:divBdr>
        </w:div>
        <w:div w:id="577787467">
          <w:marLeft w:val="640"/>
          <w:marRight w:val="0"/>
          <w:marTop w:val="0"/>
          <w:marBottom w:val="0"/>
          <w:divBdr>
            <w:top w:val="none" w:sz="0" w:space="0" w:color="auto"/>
            <w:left w:val="none" w:sz="0" w:space="0" w:color="auto"/>
            <w:bottom w:val="none" w:sz="0" w:space="0" w:color="auto"/>
            <w:right w:val="none" w:sz="0" w:space="0" w:color="auto"/>
          </w:divBdr>
        </w:div>
        <w:div w:id="566377817">
          <w:marLeft w:val="640"/>
          <w:marRight w:val="0"/>
          <w:marTop w:val="0"/>
          <w:marBottom w:val="0"/>
          <w:divBdr>
            <w:top w:val="none" w:sz="0" w:space="0" w:color="auto"/>
            <w:left w:val="none" w:sz="0" w:space="0" w:color="auto"/>
            <w:bottom w:val="none" w:sz="0" w:space="0" w:color="auto"/>
            <w:right w:val="none" w:sz="0" w:space="0" w:color="auto"/>
          </w:divBdr>
        </w:div>
        <w:div w:id="649096693">
          <w:marLeft w:val="640"/>
          <w:marRight w:val="0"/>
          <w:marTop w:val="0"/>
          <w:marBottom w:val="0"/>
          <w:divBdr>
            <w:top w:val="none" w:sz="0" w:space="0" w:color="auto"/>
            <w:left w:val="none" w:sz="0" w:space="0" w:color="auto"/>
            <w:bottom w:val="none" w:sz="0" w:space="0" w:color="auto"/>
            <w:right w:val="none" w:sz="0" w:space="0" w:color="auto"/>
          </w:divBdr>
        </w:div>
        <w:div w:id="2078745307">
          <w:marLeft w:val="640"/>
          <w:marRight w:val="0"/>
          <w:marTop w:val="0"/>
          <w:marBottom w:val="0"/>
          <w:divBdr>
            <w:top w:val="none" w:sz="0" w:space="0" w:color="auto"/>
            <w:left w:val="none" w:sz="0" w:space="0" w:color="auto"/>
            <w:bottom w:val="none" w:sz="0" w:space="0" w:color="auto"/>
            <w:right w:val="none" w:sz="0" w:space="0" w:color="auto"/>
          </w:divBdr>
        </w:div>
        <w:div w:id="1101729798">
          <w:marLeft w:val="640"/>
          <w:marRight w:val="0"/>
          <w:marTop w:val="0"/>
          <w:marBottom w:val="0"/>
          <w:divBdr>
            <w:top w:val="none" w:sz="0" w:space="0" w:color="auto"/>
            <w:left w:val="none" w:sz="0" w:space="0" w:color="auto"/>
            <w:bottom w:val="none" w:sz="0" w:space="0" w:color="auto"/>
            <w:right w:val="none" w:sz="0" w:space="0" w:color="auto"/>
          </w:divBdr>
        </w:div>
        <w:div w:id="1352536420">
          <w:marLeft w:val="640"/>
          <w:marRight w:val="0"/>
          <w:marTop w:val="0"/>
          <w:marBottom w:val="0"/>
          <w:divBdr>
            <w:top w:val="none" w:sz="0" w:space="0" w:color="auto"/>
            <w:left w:val="none" w:sz="0" w:space="0" w:color="auto"/>
            <w:bottom w:val="none" w:sz="0" w:space="0" w:color="auto"/>
            <w:right w:val="none" w:sz="0" w:space="0" w:color="auto"/>
          </w:divBdr>
        </w:div>
        <w:div w:id="685328929">
          <w:marLeft w:val="640"/>
          <w:marRight w:val="0"/>
          <w:marTop w:val="0"/>
          <w:marBottom w:val="0"/>
          <w:divBdr>
            <w:top w:val="none" w:sz="0" w:space="0" w:color="auto"/>
            <w:left w:val="none" w:sz="0" w:space="0" w:color="auto"/>
            <w:bottom w:val="none" w:sz="0" w:space="0" w:color="auto"/>
            <w:right w:val="none" w:sz="0" w:space="0" w:color="auto"/>
          </w:divBdr>
        </w:div>
        <w:div w:id="1790203146">
          <w:marLeft w:val="640"/>
          <w:marRight w:val="0"/>
          <w:marTop w:val="0"/>
          <w:marBottom w:val="0"/>
          <w:divBdr>
            <w:top w:val="none" w:sz="0" w:space="0" w:color="auto"/>
            <w:left w:val="none" w:sz="0" w:space="0" w:color="auto"/>
            <w:bottom w:val="none" w:sz="0" w:space="0" w:color="auto"/>
            <w:right w:val="none" w:sz="0" w:space="0" w:color="auto"/>
          </w:divBdr>
        </w:div>
        <w:div w:id="185868741">
          <w:marLeft w:val="640"/>
          <w:marRight w:val="0"/>
          <w:marTop w:val="0"/>
          <w:marBottom w:val="0"/>
          <w:divBdr>
            <w:top w:val="none" w:sz="0" w:space="0" w:color="auto"/>
            <w:left w:val="none" w:sz="0" w:space="0" w:color="auto"/>
            <w:bottom w:val="none" w:sz="0" w:space="0" w:color="auto"/>
            <w:right w:val="none" w:sz="0" w:space="0" w:color="auto"/>
          </w:divBdr>
        </w:div>
        <w:div w:id="229848686">
          <w:marLeft w:val="640"/>
          <w:marRight w:val="0"/>
          <w:marTop w:val="0"/>
          <w:marBottom w:val="0"/>
          <w:divBdr>
            <w:top w:val="none" w:sz="0" w:space="0" w:color="auto"/>
            <w:left w:val="none" w:sz="0" w:space="0" w:color="auto"/>
            <w:bottom w:val="none" w:sz="0" w:space="0" w:color="auto"/>
            <w:right w:val="none" w:sz="0" w:space="0" w:color="auto"/>
          </w:divBdr>
        </w:div>
        <w:div w:id="633950685">
          <w:marLeft w:val="640"/>
          <w:marRight w:val="0"/>
          <w:marTop w:val="0"/>
          <w:marBottom w:val="0"/>
          <w:divBdr>
            <w:top w:val="none" w:sz="0" w:space="0" w:color="auto"/>
            <w:left w:val="none" w:sz="0" w:space="0" w:color="auto"/>
            <w:bottom w:val="none" w:sz="0" w:space="0" w:color="auto"/>
            <w:right w:val="none" w:sz="0" w:space="0" w:color="auto"/>
          </w:divBdr>
        </w:div>
        <w:div w:id="512690928">
          <w:marLeft w:val="640"/>
          <w:marRight w:val="0"/>
          <w:marTop w:val="0"/>
          <w:marBottom w:val="0"/>
          <w:divBdr>
            <w:top w:val="none" w:sz="0" w:space="0" w:color="auto"/>
            <w:left w:val="none" w:sz="0" w:space="0" w:color="auto"/>
            <w:bottom w:val="none" w:sz="0" w:space="0" w:color="auto"/>
            <w:right w:val="none" w:sz="0" w:space="0" w:color="auto"/>
          </w:divBdr>
        </w:div>
        <w:div w:id="594940209">
          <w:marLeft w:val="640"/>
          <w:marRight w:val="0"/>
          <w:marTop w:val="0"/>
          <w:marBottom w:val="0"/>
          <w:divBdr>
            <w:top w:val="none" w:sz="0" w:space="0" w:color="auto"/>
            <w:left w:val="none" w:sz="0" w:space="0" w:color="auto"/>
            <w:bottom w:val="none" w:sz="0" w:space="0" w:color="auto"/>
            <w:right w:val="none" w:sz="0" w:space="0" w:color="auto"/>
          </w:divBdr>
        </w:div>
        <w:div w:id="232282843">
          <w:marLeft w:val="640"/>
          <w:marRight w:val="0"/>
          <w:marTop w:val="0"/>
          <w:marBottom w:val="0"/>
          <w:divBdr>
            <w:top w:val="none" w:sz="0" w:space="0" w:color="auto"/>
            <w:left w:val="none" w:sz="0" w:space="0" w:color="auto"/>
            <w:bottom w:val="none" w:sz="0" w:space="0" w:color="auto"/>
            <w:right w:val="none" w:sz="0" w:space="0" w:color="auto"/>
          </w:divBdr>
        </w:div>
        <w:div w:id="440496941">
          <w:marLeft w:val="640"/>
          <w:marRight w:val="0"/>
          <w:marTop w:val="0"/>
          <w:marBottom w:val="0"/>
          <w:divBdr>
            <w:top w:val="none" w:sz="0" w:space="0" w:color="auto"/>
            <w:left w:val="none" w:sz="0" w:space="0" w:color="auto"/>
            <w:bottom w:val="none" w:sz="0" w:space="0" w:color="auto"/>
            <w:right w:val="none" w:sz="0" w:space="0" w:color="auto"/>
          </w:divBdr>
        </w:div>
        <w:div w:id="720515798">
          <w:marLeft w:val="640"/>
          <w:marRight w:val="0"/>
          <w:marTop w:val="0"/>
          <w:marBottom w:val="0"/>
          <w:divBdr>
            <w:top w:val="none" w:sz="0" w:space="0" w:color="auto"/>
            <w:left w:val="none" w:sz="0" w:space="0" w:color="auto"/>
            <w:bottom w:val="none" w:sz="0" w:space="0" w:color="auto"/>
            <w:right w:val="none" w:sz="0" w:space="0" w:color="auto"/>
          </w:divBdr>
        </w:div>
        <w:div w:id="1695374639">
          <w:marLeft w:val="640"/>
          <w:marRight w:val="0"/>
          <w:marTop w:val="0"/>
          <w:marBottom w:val="0"/>
          <w:divBdr>
            <w:top w:val="none" w:sz="0" w:space="0" w:color="auto"/>
            <w:left w:val="none" w:sz="0" w:space="0" w:color="auto"/>
            <w:bottom w:val="none" w:sz="0" w:space="0" w:color="auto"/>
            <w:right w:val="none" w:sz="0" w:space="0" w:color="auto"/>
          </w:divBdr>
        </w:div>
        <w:div w:id="2016686334">
          <w:marLeft w:val="640"/>
          <w:marRight w:val="0"/>
          <w:marTop w:val="0"/>
          <w:marBottom w:val="0"/>
          <w:divBdr>
            <w:top w:val="none" w:sz="0" w:space="0" w:color="auto"/>
            <w:left w:val="none" w:sz="0" w:space="0" w:color="auto"/>
            <w:bottom w:val="none" w:sz="0" w:space="0" w:color="auto"/>
            <w:right w:val="none" w:sz="0" w:space="0" w:color="auto"/>
          </w:divBdr>
        </w:div>
        <w:div w:id="283315764">
          <w:marLeft w:val="640"/>
          <w:marRight w:val="0"/>
          <w:marTop w:val="0"/>
          <w:marBottom w:val="0"/>
          <w:divBdr>
            <w:top w:val="none" w:sz="0" w:space="0" w:color="auto"/>
            <w:left w:val="none" w:sz="0" w:space="0" w:color="auto"/>
            <w:bottom w:val="none" w:sz="0" w:space="0" w:color="auto"/>
            <w:right w:val="none" w:sz="0" w:space="0" w:color="auto"/>
          </w:divBdr>
        </w:div>
        <w:div w:id="1655718708">
          <w:marLeft w:val="640"/>
          <w:marRight w:val="0"/>
          <w:marTop w:val="0"/>
          <w:marBottom w:val="0"/>
          <w:divBdr>
            <w:top w:val="none" w:sz="0" w:space="0" w:color="auto"/>
            <w:left w:val="none" w:sz="0" w:space="0" w:color="auto"/>
            <w:bottom w:val="none" w:sz="0" w:space="0" w:color="auto"/>
            <w:right w:val="none" w:sz="0" w:space="0" w:color="auto"/>
          </w:divBdr>
        </w:div>
        <w:div w:id="1082485008">
          <w:marLeft w:val="640"/>
          <w:marRight w:val="0"/>
          <w:marTop w:val="0"/>
          <w:marBottom w:val="0"/>
          <w:divBdr>
            <w:top w:val="none" w:sz="0" w:space="0" w:color="auto"/>
            <w:left w:val="none" w:sz="0" w:space="0" w:color="auto"/>
            <w:bottom w:val="none" w:sz="0" w:space="0" w:color="auto"/>
            <w:right w:val="none" w:sz="0" w:space="0" w:color="auto"/>
          </w:divBdr>
        </w:div>
        <w:div w:id="587076691">
          <w:marLeft w:val="640"/>
          <w:marRight w:val="0"/>
          <w:marTop w:val="0"/>
          <w:marBottom w:val="0"/>
          <w:divBdr>
            <w:top w:val="none" w:sz="0" w:space="0" w:color="auto"/>
            <w:left w:val="none" w:sz="0" w:space="0" w:color="auto"/>
            <w:bottom w:val="none" w:sz="0" w:space="0" w:color="auto"/>
            <w:right w:val="none" w:sz="0" w:space="0" w:color="auto"/>
          </w:divBdr>
        </w:div>
        <w:div w:id="1357460961">
          <w:marLeft w:val="640"/>
          <w:marRight w:val="0"/>
          <w:marTop w:val="0"/>
          <w:marBottom w:val="0"/>
          <w:divBdr>
            <w:top w:val="none" w:sz="0" w:space="0" w:color="auto"/>
            <w:left w:val="none" w:sz="0" w:space="0" w:color="auto"/>
            <w:bottom w:val="none" w:sz="0" w:space="0" w:color="auto"/>
            <w:right w:val="none" w:sz="0" w:space="0" w:color="auto"/>
          </w:divBdr>
        </w:div>
        <w:div w:id="431706769">
          <w:marLeft w:val="640"/>
          <w:marRight w:val="0"/>
          <w:marTop w:val="0"/>
          <w:marBottom w:val="0"/>
          <w:divBdr>
            <w:top w:val="none" w:sz="0" w:space="0" w:color="auto"/>
            <w:left w:val="none" w:sz="0" w:space="0" w:color="auto"/>
            <w:bottom w:val="none" w:sz="0" w:space="0" w:color="auto"/>
            <w:right w:val="none" w:sz="0" w:space="0" w:color="auto"/>
          </w:divBdr>
        </w:div>
        <w:div w:id="588930309">
          <w:marLeft w:val="640"/>
          <w:marRight w:val="0"/>
          <w:marTop w:val="0"/>
          <w:marBottom w:val="0"/>
          <w:divBdr>
            <w:top w:val="none" w:sz="0" w:space="0" w:color="auto"/>
            <w:left w:val="none" w:sz="0" w:space="0" w:color="auto"/>
            <w:bottom w:val="none" w:sz="0" w:space="0" w:color="auto"/>
            <w:right w:val="none" w:sz="0" w:space="0" w:color="auto"/>
          </w:divBdr>
        </w:div>
        <w:div w:id="868572118">
          <w:marLeft w:val="640"/>
          <w:marRight w:val="0"/>
          <w:marTop w:val="0"/>
          <w:marBottom w:val="0"/>
          <w:divBdr>
            <w:top w:val="none" w:sz="0" w:space="0" w:color="auto"/>
            <w:left w:val="none" w:sz="0" w:space="0" w:color="auto"/>
            <w:bottom w:val="none" w:sz="0" w:space="0" w:color="auto"/>
            <w:right w:val="none" w:sz="0" w:space="0" w:color="auto"/>
          </w:divBdr>
        </w:div>
        <w:div w:id="1155341389">
          <w:marLeft w:val="640"/>
          <w:marRight w:val="0"/>
          <w:marTop w:val="0"/>
          <w:marBottom w:val="0"/>
          <w:divBdr>
            <w:top w:val="none" w:sz="0" w:space="0" w:color="auto"/>
            <w:left w:val="none" w:sz="0" w:space="0" w:color="auto"/>
            <w:bottom w:val="none" w:sz="0" w:space="0" w:color="auto"/>
            <w:right w:val="none" w:sz="0" w:space="0" w:color="auto"/>
          </w:divBdr>
        </w:div>
        <w:div w:id="1352101148">
          <w:marLeft w:val="640"/>
          <w:marRight w:val="0"/>
          <w:marTop w:val="0"/>
          <w:marBottom w:val="0"/>
          <w:divBdr>
            <w:top w:val="none" w:sz="0" w:space="0" w:color="auto"/>
            <w:left w:val="none" w:sz="0" w:space="0" w:color="auto"/>
            <w:bottom w:val="none" w:sz="0" w:space="0" w:color="auto"/>
            <w:right w:val="none" w:sz="0" w:space="0" w:color="auto"/>
          </w:divBdr>
        </w:div>
      </w:divsChild>
    </w:div>
    <w:div w:id="36323589">
      <w:bodyDiv w:val="1"/>
      <w:marLeft w:val="0"/>
      <w:marRight w:val="0"/>
      <w:marTop w:val="0"/>
      <w:marBottom w:val="0"/>
      <w:divBdr>
        <w:top w:val="none" w:sz="0" w:space="0" w:color="auto"/>
        <w:left w:val="none" w:sz="0" w:space="0" w:color="auto"/>
        <w:bottom w:val="none" w:sz="0" w:space="0" w:color="auto"/>
        <w:right w:val="none" w:sz="0" w:space="0" w:color="auto"/>
      </w:divBdr>
      <w:divsChild>
        <w:div w:id="860315432">
          <w:marLeft w:val="640"/>
          <w:marRight w:val="0"/>
          <w:marTop w:val="0"/>
          <w:marBottom w:val="0"/>
          <w:divBdr>
            <w:top w:val="none" w:sz="0" w:space="0" w:color="auto"/>
            <w:left w:val="none" w:sz="0" w:space="0" w:color="auto"/>
            <w:bottom w:val="none" w:sz="0" w:space="0" w:color="auto"/>
            <w:right w:val="none" w:sz="0" w:space="0" w:color="auto"/>
          </w:divBdr>
        </w:div>
        <w:div w:id="596719330">
          <w:marLeft w:val="640"/>
          <w:marRight w:val="0"/>
          <w:marTop w:val="0"/>
          <w:marBottom w:val="0"/>
          <w:divBdr>
            <w:top w:val="none" w:sz="0" w:space="0" w:color="auto"/>
            <w:left w:val="none" w:sz="0" w:space="0" w:color="auto"/>
            <w:bottom w:val="none" w:sz="0" w:space="0" w:color="auto"/>
            <w:right w:val="none" w:sz="0" w:space="0" w:color="auto"/>
          </w:divBdr>
        </w:div>
        <w:div w:id="74132390">
          <w:marLeft w:val="640"/>
          <w:marRight w:val="0"/>
          <w:marTop w:val="0"/>
          <w:marBottom w:val="0"/>
          <w:divBdr>
            <w:top w:val="none" w:sz="0" w:space="0" w:color="auto"/>
            <w:left w:val="none" w:sz="0" w:space="0" w:color="auto"/>
            <w:bottom w:val="none" w:sz="0" w:space="0" w:color="auto"/>
            <w:right w:val="none" w:sz="0" w:space="0" w:color="auto"/>
          </w:divBdr>
        </w:div>
        <w:div w:id="586231158">
          <w:marLeft w:val="640"/>
          <w:marRight w:val="0"/>
          <w:marTop w:val="0"/>
          <w:marBottom w:val="0"/>
          <w:divBdr>
            <w:top w:val="none" w:sz="0" w:space="0" w:color="auto"/>
            <w:left w:val="none" w:sz="0" w:space="0" w:color="auto"/>
            <w:bottom w:val="none" w:sz="0" w:space="0" w:color="auto"/>
            <w:right w:val="none" w:sz="0" w:space="0" w:color="auto"/>
          </w:divBdr>
        </w:div>
        <w:div w:id="612638999">
          <w:marLeft w:val="640"/>
          <w:marRight w:val="0"/>
          <w:marTop w:val="0"/>
          <w:marBottom w:val="0"/>
          <w:divBdr>
            <w:top w:val="none" w:sz="0" w:space="0" w:color="auto"/>
            <w:left w:val="none" w:sz="0" w:space="0" w:color="auto"/>
            <w:bottom w:val="none" w:sz="0" w:space="0" w:color="auto"/>
            <w:right w:val="none" w:sz="0" w:space="0" w:color="auto"/>
          </w:divBdr>
        </w:div>
        <w:div w:id="118182257">
          <w:marLeft w:val="640"/>
          <w:marRight w:val="0"/>
          <w:marTop w:val="0"/>
          <w:marBottom w:val="0"/>
          <w:divBdr>
            <w:top w:val="none" w:sz="0" w:space="0" w:color="auto"/>
            <w:left w:val="none" w:sz="0" w:space="0" w:color="auto"/>
            <w:bottom w:val="none" w:sz="0" w:space="0" w:color="auto"/>
            <w:right w:val="none" w:sz="0" w:space="0" w:color="auto"/>
          </w:divBdr>
        </w:div>
        <w:div w:id="61219731">
          <w:marLeft w:val="640"/>
          <w:marRight w:val="0"/>
          <w:marTop w:val="0"/>
          <w:marBottom w:val="0"/>
          <w:divBdr>
            <w:top w:val="none" w:sz="0" w:space="0" w:color="auto"/>
            <w:left w:val="none" w:sz="0" w:space="0" w:color="auto"/>
            <w:bottom w:val="none" w:sz="0" w:space="0" w:color="auto"/>
            <w:right w:val="none" w:sz="0" w:space="0" w:color="auto"/>
          </w:divBdr>
        </w:div>
        <w:div w:id="1221595664">
          <w:marLeft w:val="640"/>
          <w:marRight w:val="0"/>
          <w:marTop w:val="0"/>
          <w:marBottom w:val="0"/>
          <w:divBdr>
            <w:top w:val="none" w:sz="0" w:space="0" w:color="auto"/>
            <w:left w:val="none" w:sz="0" w:space="0" w:color="auto"/>
            <w:bottom w:val="none" w:sz="0" w:space="0" w:color="auto"/>
            <w:right w:val="none" w:sz="0" w:space="0" w:color="auto"/>
          </w:divBdr>
        </w:div>
        <w:div w:id="267854857">
          <w:marLeft w:val="640"/>
          <w:marRight w:val="0"/>
          <w:marTop w:val="0"/>
          <w:marBottom w:val="0"/>
          <w:divBdr>
            <w:top w:val="none" w:sz="0" w:space="0" w:color="auto"/>
            <w:left w:val="none" w:sz="0" w:space="0" w:color="auto"/>
            <w:bottom w:val="none" w:sz="0" w:space="0" w:color="auto"/>
            <w:right w:val="none" w:sz="0" w:space="0" w:color="auto"/>
          </w:divBdr>
        </w:div>
        <w:div w:id="2136872194">
          <w:marLeft w:val="640"/>
          <w:marRight w:val="0"/>
          <w:marTop w:val="0"/>
          <w:marBottom w:val="0"/>
          <w:divBdr>
            <w:top w:val="none" w:sz="0" w:space="0" w:color="auto"/>
            <w:left w:val="none" w:sz="0" w:space="0" w:color="auto"/>
            <w:bottom w:val="none" w:sz="0" w:space="0" w:color="auto"/>
            <w:right w:val="none" w:sz="0" w:space="0" w:color="auto"/>
          </w:divBdr>
        </w:div>
        <w:div w:id="2007244588">
          <w:marLeft w:val="640"/>
          <w:marRight w:val="0"/>
          <w:marTop w:val="0"/>
          <w:marBottom w:val="0"/>
          <w:divBdr>
            <w:top w:val="none" w:sz="0" w:space="0" w:color="auto"/>
            <w:left w:val="none" w:sz="0" w:space="0" w:color="auto"/>
            <w:bottom w:val="none" w:sz="0" w:space="0" w:color="auto"/>
            <w:right w:val="none" w:sz="0" w:space="0" w:color="auto"/>
          </w:divBdr>
        </w:div>
        <w:div w:id="1752042103">
          <w:marLeft w:val="640"/>
          <w:marRight w:val="0"/>
          <w:marTop w:val="0"/>
          <w:marBottom w:val="0"/>
          <w:divBdr>
            <w:top w:val="none" w:sz="0" w:space="0" w:color="auto"/>
            <w:left w:val="none" w:sz="0" w:space="0" w:color="auto"/>
            <w:bottom w:val="none" w:sz="0" w:space="0" w:color="auto"/>
            <w:right w:val="none" w:sz="0" w:space="0" w:color="auto"/>
          </w:divBdr>
        </w:div>
        <w:div w:id="2003389125">
          <w:marLeft w:val="640"/>
          <w:marRight w:val="0"/>
          <w:marTop w:val="0"/>
          <w:marBottom w:val="0"/>
          <w:divBdr>
            <w:top w:val="none" w:sz="0" w:space="0" w:color="auto"/>
            <w:left w:val="none" w:sz="0" w:space="0" w:color="auto"/>
            <w:bottom w:val="none" w:sz="0" w:space="0" w:color="auto"/>
            <w:right w:val="none" w:sz="0" w:space="0" w:color="auto"/>
          </w:divBdr>
        </w:div>
        <w:div w:id="4867381">
          <w:marLeft w:val="640"/>
          <w:marRight w:val="0"/>
          <w:marTop w:val="0"/>
          <w:marBottom w:val="0"/>
          <w:divBdr>
            <w:top w:val="none" w:sz="0" w:space="0" w:color="auto"/>
            <w:left w:val="none" w:sz="0" w:space="0" w:color="auto"/>
            <w:bottom w:val="none" w:sz="0" w:space="0" w:color="auto"/>
            <w:right w:val="none" w:sz="0" w:space="0" w:color="auto"/>
          </w:divBdr>
        </w:div>
        <w:div w:id="452331631">
          <w:marLeft w:val="640"/>
          <w:marRight w:val="0"/>
          <w:marTop w:val="0"/>
          <w:marBottom w:val="0"/>
          <w:divBdr>
            <w:top w:val="none" w:sz="0" w:space="0" w:color="auto"/>
            <w:left w:val="none" w:sz="0" w:space="0" w:color="auto"/>
            <w:bottom w:val="none" w:sz="0" w:space="0" w:color="auto"/>
            <w:right w:val="none" w:sz="0" w:space="0" w:color="auto"/>
          </w:divBdr>
        </w:div>
        <w:div w:id="90244056">
          <w:marLeft w:val="640"/>
          <w:marRight w:val="0"/>
          <w:marTop w:val="0"/>
          <w:marBottom w:val="0"/>
          <w:divBdr>
            <w:top w:val="none" w:sz="0" w:space="0" w:color="auto"/>
            <w:left w:val="none" w:sz="0" w:space="0" w:color="auto"/>
            <w:bottom w:val="none" w:sz="0" w:space="0" w:color="auto"/>
            <w:right w:val="none" w:sz="0" w:space="0" w:color="auto"/>
          </w:divBdr>
        </w:div>
        <w:div w:id="10499964">
          <w:marLeft w:val="640"/>
          <w:marRight w:val="0"/>
          <w:marTop w:val="0"/>
          <w:marBottom w:val="0"/>
          <w:divBdr>
            <w:top w:val="none" w:sz="0" w:space="0" w:color="auto"/>
            <w:left w:val="none" w:sz="0" w:space="0" w:color="auto"/>
            <w:bottom w:val="none" w:sz="0" w:space="0" w:color="auto"/>
            <w:right w:val="none" w:sz="0" w:space="0" w:color="auto"/>
          </w:divBdr>
        </w:div>
        <w:div w:id="654992023">
          <w:marLeft w:val="640"/>
          <w:marRight w:val="0"/>
          <w:marTop w:val="0"/>
          <w:marBottom w:val="0"/>
          <w:divBdr>
            <w:top w:val="none" w:sz="0" w:space="0" w:color="auto"/>
            <w:left w:val="none" w:sz="0" w:space="0" w:color="auto"/>
            <w:bottom w:val="none" w:sz="0" w:space="0" w:color="auto"/>
            <w:right w:val="none" w:sz="0" w:space="0" w:color="auto"/>
          </w:divBdr>
        </w:div>
        <w:div w:id="1548252686">
          <w:marLeft w:val="640"/>
          <w:marRight w:val="0"/>
          <w:marTop w:val="0"/>
          <w:marBottom w:val="0"/>
          <w:divBdr>
            <w:top w:val="none" w:sz="0" w:space="0" w:color="auto"/>
            <w:left w:val="none" w:sz="0" w:space="0" w:color="auto"/>
            <w:bottom w:val="none" w:sz="0" w:space="0" w:color="auto"/>
            <w:right w:val="none" w:sz="0" w:space="0" w:color="auto"/>
          </w:divBdr>
        </w:div>
        <w:div w:id="790589411">
          <w:marLeft w:val="640"/>
          <w:marRight w:val="0"/>
          <w:marTop w:val="0"/>
          <w:marBottom w:val="0"/>
          <w:divBdr>
            <w:top w:val="none" w:sz="0" w:space="0" w:color="auto"/>
            <w:left w:val="none" w:sz="0" w:space="0" w:color="auto"/>
            <w:bottom w:val="none" w:sz="0" w:space="0" w:color="auto"/>
            <w:right w:val="none" w:sz="0" w:space="0" w:color="auto"/>
          </w:divBdr>
        </w:div>
        <w:div w:id="299506539">
          <w:marLeft w:val="640"/>
          <w:marRight w:val="0"/>
          <w:marTop w:val="0"/>
          <w:marBottom w:val="0"/>
          <w:divBdr>
            <w:top w:val="none" w:sz="0" w:space="0" w:color="auto"/>
            <w:left w:val="none" w:sz="0" w:space="0" w:color="auto"/>
            <w:bottom w:val="none" w:sz="0" w:space="0" w:color="auto"/>
            <w:right w:val="none" w:sz="0" w:space="0" w:color="auto"/>
          </w:divBdr>
        </w:div>
        <w:div w:id="1925841746">
          <w:marLeft w:val="640"/>
          <w:marRight w:val="0"/>
          <w:marTop w:val="0"/>
          <w:marBottom w:val="0"/>
          <w:divBdr>
            <w:top w:val="none" w:sz="0" w:space="0" w:color="auto"/>
            <w:left w:val="none" w:sz="0" w:space="0" w:color="auto"/>
            <w:bottom w:val="none" w:sz="0" w:space="0" w:color="auto"/>
            <w:right w:val="none" w:sz="0" w:space="0" w:color="auto"/>
          </w:divBdr>
        </w:div>
        <w:div w:id="1667316158">
          <w:marLeft w:val="640"/>
          <w:marRight w:val="0"/>
          <w:marTop w:val="0"/>
          <w:marBottom w:val="0"/>
          <w:divBdr>
            <w:top w:val="none" w:sz="0" w:space="0" w:color="auto"/>
            <w:left w:val="none" w:sz="0" w:space="0" w:color="auto"/>
            <w:bottom w:val="none" w:sz="0" w:space="0" w:color="auto"/>
            <w:right w:val="none" w:sz="0" w:space="0" w:color="auto"/>
          </w:divBdr>
        </w:div>
        <w:div w:id="1017080794">
          <w:marLeft w:val="640"/>
          <w:marRight w:val="0"/>
          <w:marTop w:val="0"/>
          <w:marBottom w:val="0"/>
          <w:divBdr>
            <w:top w:val="none" w:sz="0" w:space="0" w:color="auto"/>
            <w:left w:val="none" w:sz="0" w:space="0" w:color="auto"/>
            <w:bottom w:val="none" w:sz="0" w:space="0" w:color="auto"/>
            <w:right w:val="none" w:sz="0" w:space="0" w:color="auto"/>
          </w:divBdr>
        </w:div>
        <w:div w:id="949556301">
          <w:marLeft w:val="640"/>
          <w:marRight w:val="0"/>
          <w:marTop w:val="0"/>
          <w:marBottom w:val="0"/>
          <w:divBdr>
            <w:top w:val="none" w:sz="0" w:space="0" w:color="auto"/>
            <w:left w:val="none" w:sz="0" w:space="0" w:color="auto"/>
            <w:bottom w:val="none" w:sz="0" w:space="0" w:color="auto"/>
            <w:right w:val="none" w:sz="0" w:space="0" w:color="auto"/>
          </w:divBdr>
        </w:div>
        <w:div w:id="1815023957">
          <w:marLeft w:val="640"/>
          <w:marRight w:val="0"/>
          <w:marTop w:val="0"/>
          <w:marBottom w:val="0"/>
          <w:divBdr>
            <w:top w:val="none" w:sz="0" w:space="0" w:color="auto"/>
            <w:left w:val="none" w:sz="0" w:space="0" w:color="auto"/>
            <w:bottom w:val="none" w:sz="0" w:space="0" w:color="auto"/>
            <w:right w:val="none" w:sz="0" w:space="0" w:color="auto"/>
          </w:divBdr>
        </w:div>
        <w:div w:id="1769232807">
          <w:marLeft w:val="640"/>
          <w:marRight w:val="0"/>
          <w:marTop w:val="0"/>
          <w:marBottom w:val="0"/>
          <w:divBdr>
            <w:top w:val="none" w:sz="0" w:space="0" w:color="auto"/>
            <w:left w:val="none" w:sz="0" w:space="0" w:color="auto"/>
            <w:bottom w:val="none" w:sz="0" w:space="0" w:color="auto"/>
            <w:right w:val="none" w:sz="0" w:space="0" w:color="auto"/>
          </w:divBdr>
        </w:div>
        <w:div w:id="178082781">
          <w:marLeft w:val="640"/>
          <w:marRight w:val="0"/>
          <w:marTop w:val="0"/>
          <w:marBottom w:val="0"/>
          <w:divBdr>
            <w:top w:val="none" w:sz="0" w:space="0" w:color="auto"/>
            <w:left w:val="none" w:sz="0" w:space="0" w:color="auto"/>
            <w:bottom w:val="none" w:sz="0" w:space="0" w:color="auto"/>
            <w:right w:val="none" w:sz="0" w:space="0" w:color="auto"/>
          </w:divBdr>
        </w:div>
        <w:div w:id="1557550636">
          <w:marLeft w:val="640"/>
          <w:marRight w:val="0"/>
          <w:marTop w:val="0"/>
          <w:marBottom w:val="0"/>
          <w:divBdr>
            <w:top w:val="none" w:sz="0" w:space="0" w:color="auto"/>
            <w:left w:val="none" w:sz="0" w:space="0" w:color="auto"/>
            <w:bottom w:val="none" w:sz="0" w:space="0" w:color="auto"/>
            <w:right w:val="none" w:sz="0" w:space="0" w:color="auto"/>
          </w:divBdr>
        </w:div>
        <w:div w:id="130639767">
          <w:marLeft w:val="640"/>
          <w:marRight w:val="0"/>
          <w:marTop w:val="0"/>
          <w:marBottom w:val="0"/>
          <w:divBdr>
            <w:top w:val="none" w:sz="0" w:space="0" w:color="auto"/>
            <w:left w:val="none" w:sz="0" w:space="0" w:color="auto"/>
            <w:bottom w:val="none" w:sz="0" w:space="0" w:color="auto"/>
            <w:right w:val="none" w:sz="0" w:space="0" w:color="auto"/>
          </w:divBdr>
        </w:div>
        <w:div w:id="564608886">
          <w:marLeft w:val="640"/>
          <w:marRight w:val="0"/>
          <w:marTop w:val="0"/>
          <w:marBottom w:val="0"/>
          <w:divBdr>
            <w:top w:val="none" w:sz="0" w:space="0" w:color="auto"/>
            <w:left w:val="none" w:sz="0" w:space="0" w:color="auto"/>
            <w:bottom w:val="none" w:sz="0" w:space="0" w:color="auto"/>
            <w:right w:val="none" w:sz="0" w:space="0" w:color="auto"/>
          </w:divBdr>
        </w:div>
        <w:div w:id="981039267">
          <w:marLeft w:val="640"/>
          <w:marRight w:val="0"/>
          <w:marTop w:val="0"/>
          <w:marBottom w:val="0"/>
          <w:divBdr>
            <w:top w:val="none" w:sz="0" w:space="0" w:color="auto"/>
            <w:left w:val="none" w:sz="0" w:space="0" w:color="auto"/>
            <w:bottom w:val="none" w:sz="0" w:space="0" w:color="auto"/>
            <w:right w:val="none" w:sz="0" w:space="0" w:color="auto"/>
          </w:divBdr>
        </w:div>
        <w:div w:id="564607804">
          <w:marLeft w:val="640"/>
          <w:marRight w:val="0"/>
          <w:marTop w:val="0"/>
          <w:marBottom w:val="0"/>
          <w:divBdr>
            <w:top w:val="none" w:sz="0" w:space="0" w:color="auto"/>
            <w:left w:val="none" w:sz="0" w:space="0" w:color="auto"/>
            <w:bottom w:val="none" w:sz="0" w:space="0" w:color="auto"/>
            <w:right w:val="none" w:sz="0" w:space="0" w:color="auto"/>
          </w:divBdr>
        </w:div>
      </w:divsChild>
    </w:div>
    <w:div w:id="40130487">
      <w:bodyDiv w:val="1"/>
      <w:marLeft w:val="0"/>
      <w:marRight w:val="0"/>
      <w:marTop w:val="0"/>
      <w:marBottom w:val="0"/>
      <w:divBdr>
        <w:top w:val="none" w:sz="0" w:space="0" w:color="auto"/>
        <w:left w:val="none" w:sz="0" w:space="0" w:color="auto"/>
        <w:bottom w:val="none" w:sz="0" w:space="0" w:color="auto"/>
        <w:right w:val="none" w:sz="0" w:space="0" w:color="auto"/>
      </w:divBdr>
      <w:divsChild>
        <w:div w:id="412095253">
          <w:marLeft w:val="640"/>
          <w:marRight w:val="0"/>
          <w:marTop w:val="0"/>
          <w:marBottom w:val="0"/>
          <w:divBdr>
            <w:top w:val="none" w:sz="0" w:space="0" w:color="auto"/>
            <w:left w:val="none" w:sz="0" w:space="0" w:color="auto"/>
            <w:bottom w:val="none" w:sz="0" w:space="0" w:color="auto"/>
            <w:right w:val="none" w:sz="0" w:space="0" w:color="auto"/>
          </w:divBdr>
        </w:div>
        <w:div w:id="738291809">
          <w:marLeft w:val="640"/>
          <w:marRight w:val="0"/>
          <w:marTop w:val="0"/>
          <w:marBottom w:val="0"/>
          <w:divBdr>
            <w:top w:val="none" w:sz="0" w:space="0" w:color="auto"/>
            <w:left w:val="none" w:sz="0" w:space="0" w:color="auto"/>
            <w:bottom w:val="none" w:sz="0" w:space="0" w:color="auto"/>
            <w:right w:val="none" w:sz="0" w:space="0" w:color="auto"/>
          </w:divBdr>
        </w:div>
        <w:div w:id="1747460399">
          <w:marLeft w:val="640"/>
          <w:marRight w:val="0"/>
          <w:marTop w:val="0"/>
          <w:marBottom w:val="0"/>
          <w:divBdr>
            <w:top w:val="none" w:sz="0" w:space="0" w:color="auto"/>
            <w:left w:val="none" w:sz="0" w:space="0" w:color="auto"/>
            <w:bottom w:val="none" w:sz="0" w:space="0" w:color="auto"/>
            <w:right w:val="none" w:sz="0" w:space="0" w:color="auto"/>
          </w:divBdr>
        </w:div>
        <w:div w:id="566646745">
          <w:marLeft w:val="640"/>
          <w:marRight w:val="0"/>
          <w:marTop w:val="0"/>
          <w:marBottom w:val="0"/>
          <w:divBdr>
            <w:top w:val="none" w:sz="0" w:space="0" w:color="auto"/>
            <w:left w:val="none" w:sz="0" w:space="0" w:color="auto"/>
            <w:bottom w:val="none" w:sz="0" w:space="0" w:color="auto"/>
            <w:right w:val="none" w:sz="0" w:space="0" w:color="auto"/>
          </w:divBdr>
        </w:div>
        <w:div w:id="1012537563">
          <w:marLeft w:val="640"/>
          <w:marRight w:val="0"/>
          <w:marTop w:val="0"/>
          <w:marBottom w:val="0"/>
          <w:divBdr>
            <w:top w:val="none" w:sz="0" w:space="0" w:color="auto"/>
            <w:left w:val="none" w:sz="0" w:space="0" w:color="auto"/>
            <w:bottom w:val="none" w:sz="0" w:space="0" w:color="auto"/>
            <w:right w:val="none" w:sz="0" w:space="0" w:color="auto"/>
          </w:divBdr>
        </w:div>
        <w:div w:id="694114805">
          <w:marLeft w:val="640"/>
          <w:marRight w:val="0"/>
          <w:marTop w:val="0"/>
          <w:marBottom w:val="0"/>
          <w:divBdr>
            <w:top w:val="none" w:sz="0" w:space="0" w:color="auto"/>
            <w:left w:val="none" w:sz="0" w:space="0" w:color="auto"/>
            <w:bottom w:val="none" w:sz="0" w:space="0" w:color="auto"/>
            <w:right w:val="none" w:sz="0" w:space="0" w:color="auto"/>
          </w:divBdr>
        </w:div>
        <w:div w:id="608313695">
          <w:marLeft w:val="640"/>
          <w:marRight w:val="0"/>
          <w:marTop w:val="0"/>
          <w:marBottom w:val="0"/>
          <w:divBdr>
            <w:top w:val="none" w:sz="0" w:space="0" w:color="auto"/>
            <w:left w:val="none" w:sz="0" w:space="0" w:color="auto"/>
            <w:bottom w:val="none" w:sz="0" w:space="0" w:color="auto"/>
            <w:right w:val="none" w:sz="0" w:space="0" w:color="auto"/>
          </w:divBdr>
        </w:div>
        <w:div w:id="1518539938">
          <w:marLeft w:val="640"/>
          <w:marRight w:val="0"/>
          <w:marTop w:val="0"/>
          <w:marBottom w:val="0"/>
          <w:divBdr>
            <w:top w:val="none" w:sz="0" w:space="0" w:color="auto"/>
            <w:left w:val="none" w:sz="0" w:space="0" w:color="auto"/>
            <w:bottom w:val="none" w:sz="0" w:space="0" w:color="auto"/>
            <w:right w:val="none" w:sz="0" w:space="0" w:color="auto"/>
          </w:divBdr>
        </w:div>
        <w:div w:id="209659035">
          <w:marLeft w:val="640"/>
          <w:marRight w:val="0"/>
          <w:marTop w:val="0"/>
          <w:marBottom w:val="0"/>
          <w:divBdr>
            <w:top w:val="none" w:sz="0" w:space="0" w:color="auto"/>
            <w:left w:val="none" w:sz="0" w:space="0" w:color="auto"/>
            <w:bottom w:val="none" w:sz="0" w:space="0" w:color="auto"/>
            <w:right w:val="none" w:sz="0" w:space="0" w:color="auto"/>
          </w:divBdr>
        </w:div>
        <w:div w:id="1560357731">
          <w:marLeft w:val="640"/>
          <w:marRight w:val="0"/>
          <w:marTop w:val="0"/>
          <w:marBottom w:val="0"/>
          <w:divBdr>
            <w:top w:val="none" w:sz="0" w:space="0" w:color="auto"/>
            <w:left w:val="none" w:sz="0" w:space="0" w:color="auto"/>
            <w:bottom w:val="none" w:sz="0" w:space="0" w:color="auto"/>
            <w:right w:val="none" w:sz="0" w:space="0" w:color="auto"/>
          </w:divBdr>
        </w:div>
        <w:div w:id="318585154">
          <w:marLeft w:val="640"/>
          <w:marRight w:val="0"/>
          <w:marTop w:val="0"/>
          <w:marBottom w:val="0"/>
          <w:divBdr>
            <w:top w:val="none" w:sz="0" w:space="0" w:color="auto"/>
            <w:left w:val="none" w:sz="0" w:space="0" w:color="auto"/>
            <w:bottom w:val="none" w:sz="0" w:space="0" w:color="auto"/>
            <w:right w:val="none" w:sz="0" w:space="0" w:color="auto"/>
          </w:divBdr>
        </w:div>
        <w:div w:id="617028871">
          <w:marLeft w:val="640"/>
          <w:marRight w:val="0"/>
          <w:marTop w:val="0"/>
          <w:marBottom w:val="0"/>
          <w:divBdr>
            <w:top w:val="none" w:sz="0" w:space="0" w:color="auto"/>
            <w:left w:val="none" w:sz="0" w:space="0" w:color="auto"/>
            <w:bottom w:val="none" w:sz="0" w:space="0" w:color="auto"/>
            <w:right w:val="none" w:sz="0" w:space="0" w:color="auto"/>
          </w:divBdr>
        </w:div>
        <w:div w:id="672419115">
          <w:marLeft w:val="640"/>
          <w:marRight w:val="0"/>
          <w:marTop w:val="0"/>
          <w:marBottom w:val="0"/>
          <w:divBdr>
            <w:top w:val="none" w:sz="0" w:space="0" w:color="auto"/>
            <w:left w:val="none" w:sz="0" w:space="0" w:color="auto"/>
            <w:bottom w:val="none" w:sz="0" w:space="0" w:color="auto"/>
            <w:right w:val="none" w:sz="0" w:space="0" w:color="auto"/>
          </w:divBdr>
        </w:div>
        <w:div w:id="242960366">
          <w:marLeft w:val="640"/>
          <w:marRight w:val="0"/>
          <w:marTop w:val="0"/>
          <w:marBottom w:val="0"/>
          <w:divBdr>
            <w:top w:val="none" w:sz="0" w:space="0" w:color="auto"/>
            <w:left w:val="none" w:sz="0" w:space="0" w:color="auto"/>
            <w:bottom w:val="none" w:sz="0" w:space="0" w:color="auto"/>
            <w:right w:val="none" w:sz="0" w:space="0" w:color="auto"/>
          </w:divBdr>
        </w:div>
        <w:div w:id="476529500">
          <w:marLeft w:val="640"/>
          <w:marRight w:val="0"/>
          <w:marTop w:val="0"/>
          <w:marBottom w:val="0"/>
          <w:divBdr>
            <w:top w:val="none" w:sz="0" w:space="0" w:color="auto"/>
            <w:left w:val="none" w:sz="0" w:space="0" w:color="auto"/>
            <w:bottom w:val="none" w:sz="0" w:space="0" w:color="auto"/>
            <w:right w:val="none" w:sz="0" w:space="0" w:color="auto"/>
          </w:divBdr>
        </w:div>
        <w:div w:id="1305432810">
          <w:marLeft w:val="640"/>
          <w:marRight w:val="0"/>
          <w:marTop w:val="0"/>
          <w:marBottom w:val="0"/>
          <w:divBdr>
            <w:top w:val="none" w:sz="0" w:space="0" w:color="auto"/>
            <w:left w:val="none" w:sz="0" w:space="0" w:color="auto"/>
            <w:bottom w:val="none" w:sz="0" w:space="0" w:color="auto"/>
            <w:right w:val="none" w:sz="0" w:space="0" w:color="auto"/>
          </w:divBdr>
        </w:div>
      </w:divsChild>
    </w:div>
    <w:div w:id="49765436">
      <w:bodyDiv w:val="1"/>
      <w:marLeft w:val="0"/>
      <w:marRight w:val="0"/>
      <w:marTop w:val="0"/>
      <w:marBottom w:val="0"/>
      <w:divBdr>
        <w:top w:val="none" w:sz="0" w:space="0" w:color="auto"/>
        <w:left w:val="none" w:sz="0" w:space="0" w:color="auto"/>
        <w:bottom w:val="none" w:sz="0" w:space="0" w:color="auto"/>
        <w:right w:val="none" w:sz="0" w:space="0" w:color="auto"/>
      </w:divBdr>
      <w:divsChild>
        <w:div w:id="1809318867">
          <w:marLeft w:val="640"/>
          <w:marRight w:val="0"/>
          <w:marTop w:val="0"/>
          <w:marBottom w:val="0"/>
          <w:divBdr>
            <w:top w:val="none" w:sz="0" w:space="0" w:color="auto"/>
            <w:left w:val="none" w:sz="0" w:space="0" w:color="auto"/>
            <w:bottom w:val="none" w:sz="0" w:space="0" w:color="auto"/>
            <w:right w:val="none" w:sz="0" w:space="0" w:color="auto"/>
          </w:divBdr>
        </w:div>
        <w:div w:id="1068572905">
          <w:marLeft w:val="640"/>
          <w:marRight w:val="0"/>
          <w:marTop w:val="0"/>
          <w:marBottom w:val="0"/>
          <w:divBdr>
            <w:top w:val="none" w:sz="0" w:space="0" w:color="auto"/>
            <w:left w:val="none" w:sz="0" w:space="0" w:color="auto"/>
            <w:bottom w:val="none" w:sz="0" w:space="0" w:color="auto"/>
            <w:right w:val="none" w:sz="0" w:space="0" w:color="auto"/>
          </w:divBdr>
        </w:div>
        <w:div w:id="173963325">
          <w:marLeft w:val="640"/>
          <w:marRight w:val="0"/>
          <w:marTop w:val="0"/>
          <w:marBottom w:val="0"/>
          <w:divBdr>
            <w:top w:val="none" w:sz="0" w:space="0" w:color="auto"/>
            <w:left w:val="none" w:sz="0" w:space="0" w:color="auto"/>
            <w:bottom w:val="none" w:sz="0" w:space="0" w:color="auto"/>
            <w:right w:val="none" w:sz="0" w:space="0" w:color="auto"/>
          </w:divBdr>
        </w:div>
        <w:div w:id="1469323002">
          <w:marLeft w:val="640"/>
          <w:marRight w:val="0"/>
          <w:marTop w:val="0"/>
          <w:marBottom w:val="0"/>
          <w:divBdr>
            <w:top w:val="none" w:sz="0" w:space="0" w:color="auto"/>
            <w:left w:val="none" w:sz="0" w:space="0" w:color="auto"/>
            <w:bottom w:val="none" w:sz="0" w:space="0" w:color="auto"/>
            <w:right w:val="none" w:sz="0" w:space="0" w:color="auto"/>
          </w:divBdr>
        </w:div>
        <w:div w:id="149028986">
          <w:marLeft w:val="640"/>
          <w:marRight w:val="0"/>
          <w:marTop w:val="0"/>
          <w:marBottom w:val="0"/>
          <w:divBdr>
            <w:top w:val="none" w:sz="0" w:space="0" w:color="auto"/>
            <w:left w:val="none" w:sz="0" w:space="0" w:color="auto"/>
            <w:bottom w:val="none" w:sz="0" w:space="0" w:color="auto"/>
            <w:right w:val="none" w:sz="0" w:space="0" w:color="auto"/>
          </w:divBdr>
        </w:div>
        <w:div w:id="1592618411">
          <w:marLeft w:val="640"/>
          <w:marRight w:val="0"/>
          <w:marTop w:val="0"/>
          <w:marBottom w:val="0"/>
          <w:divBdr>
            <w:top w:val="none" w:sz="0" w:space="0" w:color="auto"/>
            <w:left w:val="none" w:sz="0" w:space="0" w:color="auto"/>
            <w:bottom w:val="none" w:sz="0" w:space="0" w:color="auto"/>
            <w:right w:val="none" w:sz="0" w:space="0" w:color="auto"/>
          </w:divBdr>
        </w:div>
        <w:div w:id="1796605047">
          <w:marLeft w:val="640"/>
          <w:marRight w:val="0"/>
          <w:marTop w:val="0"/>
          <w:marBottom w:val="0"/>
          <w:divBdr>
            <w:top w:val="none" w:sz="0" w:space="0" w:color="auto"/>
            <w:left w:val="none" w:sz="0" w:space="0" w:color="auto"/>
            <w:bottom w:val="none" w:sz="0" w:space="0" w:color="auto"/>
            <w:right w:val="none" w:sz="0" w:space="0" w:color="auto"/>
          </w:divBdr>
        </w:div>
        <w:div w:id="1274555518">
          <w:marLeft w:val="640"/>
          <w:marRight w:val="0"/>
          <w:marTop w:val="0"/>
          <w:marBottom w:val="0"/>
          <w:divBdr>
            <w:top w:val="none" w:sz="0" w:space="0" w:color="auto"/>
            <w:left w:val="none" w:sz="0" w:space="0" w:color="auto"/>
            <w:bottom w:val="none" w:sz="0" w:space="0" w:color="auto"/>
            <w:right w:val="none" w:sz="0" w:space="0" w:color="auto"/>
          </w:divBdr>
        </w:div>
        <w:div w:id="1796945844">
          <w:marLeft w:val="640"/>
          <w:marRight w:val="0"/>
          <w:marTop w:val="0"/>
          <w:marBottom w:val="0"/>
          <w:divBdr>
            <w:top w:val="none" w:sz="0" w:space="0" w:color="auto"/>
            <w:left w:val="none" w:sz="0" w:space="0" w:color="auto"/>
            <w:bottom w:val="none" w:sz="0" w:space="0" w:color="auto"/>
            <w:right w:val="none" w:sz="0" w:space="0" w:color="auto"/>
          </w:divBdr>
        </w:div>
        <w:div w:id="301466222">
          <w:marLeft w:val="640"/>
          <w:marRight w:val="0"/>
          <w:marTop w:val="0"/>
          <w:marBottom w:val="0"/>
          <w:divBdr>
            <w:top w:val="none" w:sz="0" w:space="0" w:color="auto"/>
            <w:left w:val="none" w:sz="0" w:space="0" w:color="auto"/>
            <w:bottom w:val="none" w:sz="0" w:space="0" w:color="auto"/>
            <w:right w:val="none" w:sz="0" w:space="0" w:color="auto"/>
          </w:divBdr>
        </w:div>
        <w:div w:id="1141113182">
          <w:marLeft w:val="640"/>
          <w:marRight w:val="0"/>
          <w:marTop w:val="0"/>
          <w:marBottom w:val="0"/>
          <w:divBdr>
            <w:top w:val="none" w:sz="0" w:space="0" w:color="auto"/>
            <w:left w:val="none" w:sz="0" w:space="0" w:color="auto"/>
            <w:bottom w:val="none" w:sz="0" w:space="0" w:color="auto"/>
            <w:right w:val="none" w:sz="0" w:space="0" w:color="auto"/>
          </w:divBdr>
        </w:div>
        <w:div w:id="1826237728">
          <w:marLeft w:val="640"/>
          <w:marRight w:val="0"/>
          <w:marTop w:val="0"/>
          <w:marBottom w:val="0"/>
          <w:divBdr>
            <w:top w:val="none" w:sz="0" w:space="0" w:color="auto"/>
            <w:left w:val="none" w:sz="0" w:space="0" w:color="auto"/>
            <w:bottom w:val="none" w:sz="0" w:space="0" w:color="auto"/>
            <w:right w:val="none" w:sz="0" w:space="0" w:color="auto"/>
          </w:divBdr>
        </w:div>
        <w:div w:id="1152406206">
          <w:marLeft w:val="640"/>
          <w:marRight w:val="0"/>
          <w:marTop w:val="0"/>
          <w:marBottom w:val="0"/>
          <w:divBdr>
            <w:top w:val="none" w:sz="0" w:space="0" w:color="auto"/>
            <w:left w:val="none" w:sz="0" w:space="0" w:color="auto"/>
            <w:bottom w:val="none" w:sz="0" w:space="0" w:color="auto"/>
            <w:right w:val="none" w:sz="0" w:space="0" w:color="auto"/>
          </w:divBdr>
        </w:div>
        <w:div w:id="1933660059">
          <w:marLeft w:val="640"/>
          <w:marRight w:val="0"/>
          <w:marTop w:val="0"/>
          <w:marBottom w:val="0"/>
          <w:divBdr>
            <w:top w:val="none" w:sz="0" w:space="0" w:color="auto"/>
            <w:left w:val="none" w:sz="0" w:space="0" w:color="auto"/>
            <w:bottom w:val="none" w:sz="0" w:space="0" w:color="auto"/>
            <w:right w:val="none" w:sz="0" w:space="0" w:color="auto"/>
          </w:divBdr>
        </w:div>
      </w:divsChild>
    </w:div>
    <w:div w:id="51537287">
      <w:bodyDiv w:val="1"/>
      <w:marLeft w:val="0"/>
      <w:marRight w:val="0"/>
      <w:marTop w:val="0"/>
      <w:marBottom w:val="0"/>
      <w:divBdr>
        <w:top w:val="none" w:sz="0" w:space="0" w:color="auto"/>
        <w:left w:val="none" w:sz="0" w:space="0" w:color="auto"/>
        <w:bottom w:val="none" w:sz="0" w:space="0" w:color="auto"/>
        <w:right w:val="none" w:sz="0" w:space="0" w:color="auto"/>
      </w:divBdr>
      <w:divsChild>
        <w:div w:id="1838231680">
          <w:marLeft w:val="640"/>
          <w:marRight w:val="0"/>
          <w:marTop w:val="0"/>
          <w:marBottom w:val="0"/>
          <w:divBdr>
            <w:top w:val="none" w:sz="0" w:space="0" w:color="auto"/>
            <w:left w:val="none" w:sz="0" w:space="0" w:color="auto"/>
            <w:bottom w:val="none" w:sz="0" w:space="0" w:color="auto"/>
            <w:right w:val="none" w:sz="0" w:space="0" w:color="auto"/>
          </w:divBdr>
        </w:div>
        <w:div w:id="1121652065">
          <w:marLeft w:val="640"/>
          <w:marRight w:val="0"/>
          <w:marTop w:val="0"/>
          <w:marBottom w:val="0"/>
          <w:divBdr>
            <w:top w:val="none" w:sz="0" w:space="0" w:color="auto"/>
            <w:left w:val="none" w:sz="0" w:space="0" w:color="auto"/>
            <w:bottom w:val="none" w:sz="0" w:space="0" w:color="auto"/>
            <w:right w:val="none" w:sz="0" w:space="0" w:color="auto"/>
          </w:divBdr>
        </w:div>
        <w:div w:id="1274022746">
          <w:marLeft w:val="640"/>
          <w:marRight w:val="0"/>
          <w:marTop w:val="0"/>
          <w:marBottom w:val="0"/>
          <w:divBdr>
            <w:top w:val="none" w:sz="0" w:space="0" w:color="auto"/>
            <w:left w:val="none" w:sz="0" w:space="0" w:color="auto"/>
            <w:bottom w:val="none" w:sz="0" w:space="0" w:color="auto"/>
            <w:right w:val="none" w:sz="0" w:space="0" w:color="auto"/>
          </w:divBdr>
        </w:div>
        <w:div w:id="136731567">
          <w:marLeft w:val="640"/>
          <w:marRight w:val="0"/>
          <w:marTop w:val="0"/>
          <w:marBottom w:val="0"/>
          <w:divBdr>
            <w:top w:val="none" w:sz="0" w:space="0" w:color="auto"/>
            <w:left w:val="none" w:sz="0" w:space="0" w:color="auto"/>
            <w:bottom w:val="none" w:sz="0" w:space="0" w:color="auto"/>
            <w:right w:val="none" w:sz="0" w:space="0" w:color="auto"/>
          </w:divBdr>
        </w:div>
        <w:div w:id="1935478938">
          <w:marLeft w:val="640"/>
          <w:marRight w:val="0"/>
          <w:marTop w:val="0"/>
          <w:marBottom w:val="0"/>
          <w:divBdr>
            <w:top w:val="none" w:sz="0" w:space="0" w:color="auto"/>
            <w:left w:val="none" w:sz="0" w:space="0" w:color="auto"/>
            <w:bottom w:val="none" w:sz="0" w:space="0" w:color="auto"/>
            <w:right w:val="none" w:sz="0" w:space="0" w:color="auto"/>
          </w:divBdr>
        </w:div>
        <w:div w:id="2133086393">
          <w:marLeft w:val="640"/>
          <w:marRight w:val="0"/>
          <w:marTop w:val="0"/>
          <w:marBottom w:val="0"/>
          <w:divBdr>
            <w:top w:val="none" w:sz="0" w:space="0" w:color="auto"/>
            <w:left w:val="none" w:sz="0" w:space="0" w:color="auto"/>
            <w:bottom w:val="none" w:sz="0" w:space="0" w:color="auto"/>
            <w:right w:val="none" w:sz="0" w:space="0" w:color="auto"/>
          </w:divBdr>
        </w:div>
        <w:div w:id="1488783807">
          <w:marLeft w:val="640"/>
          <w:marRight w:val="0"/>
          <w:marTop w:val="0"/>
          <w:marBottom w:val="0"/>
          <w:divBdr>
            <w:top w:val="none" w:sz="0" w:space="0" w:color="auto"/>
            <w:left w:val="none" w:sz="0" w:space="0" w:color="auto"/>
            <w:bottom w:val="none" w:sz="0" w:space="0" w:color="auto"/>
            <w:right w:val="none" w:sz="0" w:space="0" w:color="auto"/>
          </w:divBdr>
        </w:div>
        <w:div w:id="1785227177">
          <w:marLeft w:val="640"/>
          <w:marRight w:val="0"/>
          <w:marTop w:val="0"/>
          <w:marBottom w:val="0"/>
          <w:divBdr>
            <w:top w:val="none" w:sz="0" w:space="0" w:color="auto"/>
            <w:left w:val="none" w:sz="0" w:space="0" w:color="auto"/>
            <w:bottom w:val="none" w:sz="0" w:space="0" w:color="auto"/>
            <w:right w:val="none" w:sz="0" w:space="0" w:color="auto"/>
          </w:divBdr>
        </w:div>
        <w:div w:id="1658151379">
          <w:marLeft w:val="640"/>
          <w:marRight w:val="0"/>
          <w:marTop w:val="0"/>
          <w:marBottom w:val="0"/>
          <w:divBdr>
            <w:top w:val="none" w:sz="0" w:space="0" w:color="auto"/>
            <w:left w:val="none" w:sz="0" w:space="0" w:color="auto"/>
            <w:bottom w:val="none" w:sz="0" w:space="0" w:color="auto"/>
            <w:right w:val="none" w:sz="0" w:space="0" w:color="auto"/>
          </w:divBdr>
        </w:div>
        <w:div w:id="2058385895">
          <w:marLeft w:val="640"/>
          <w:marRight w:val="0"/>
          <w:marTop w:val="0"/>
          <w:marBottom w:val="0"/>
          <w:divBdr>
            <w:top w:val="none" w:sz="0" w:space="0" w:color="auto"/>
            <w:left w:val="none" w:sz="0" w:space="0" w:color="auto"/>
            <w:bottom w:val="none" w:sz="0" w:space="0" w:color="auto"/>
            <w:right w:val="none" w:sz="0" w:space="0" w:color="auto"/>
          </w:divBdr>
        </w:div>
        <w:div w:id="1303344779">
          <w:marLeft w:val="640"/>
          <w:marRight w:val="0"/>
          <w:marTop w:val="0"/>
          <w:marBottom w:val="0"/>
          <w:divBdr>
            <w:top w:val="none" w:sz="0" w:space="0" w:color="auto"/>
            <w:left w:val="none" w:sz="0" w:space="0" w:color="auto"/>
            <w:bottom w:val="none" w:sz="0" w:space="0" w:color="auto"/>
            <w:right w:val="none" w:sz="0" w:space="0" w:color="auto"/>
          </w:divBdr>
        </w:div>
        <w:div w:id="1890605620">
          <w:marLeft w:val="640"/>
          <w:marRight w:val="0"/>
          <w:marTop w:val="0"/>
          <w:marBottom w:val="0"/>
          <w:divBdr>
            <w:top w:val="none" w:sz="0" w:space="0" w:color="auto"/>
            <w:left w:val="none" w:sz="0" w:space="0" w:color="auto"/>
            <w:bottom w:val="none" w:sz="0" w:space="0" w:color="auto"/>
            <w:right w:val="none" w:sz="0" w:space="0" w:color="auto"/>
          </w:divBdr>
        </w:div>
        <w:div w:id="440495444">
          <w:marLeft w:val="640"/>
          <w:marRight w:val="0"/>
          <w:marTop w:val="0"/>
          <w:marBottom w:val="0"/>
          <w:divBdr>
            <w:top w:val="none" w:sz="0" w:space="0" w:color="auto"/>
            <w:left w:val="none" w:sz="0" w:space="0" w:color="auto"/>
            <w:bottom w:val="none" w:sz="0" w:space="0" w:color="auto"/>
            <w:right w:val="none" w:sz="0" w:space="0" w:color="auto"/>
          </w:divBdr>
        </w:div>
        <w:div w:id="1420908342">
          <w:marLeft w:val="640"/>
          <w:marRight w:val="0"/>
          <w:marTop w:val="0"/>
          <w:marBottom w:val="0"/>
          <w:divBdr>
            <w:top w:val="none" w:sz="0" w:space="0" w:color="auto"/>
            <w:left w:val="none" w:sz="0" w:space="0" w:color="auto"/>
            <w:bottom w:val="none" w:sz="0" w:space="0" w:color="auto"/>
            <w:right w:val="none" w:sz="0" w:space="0" w:color="auto"/>
          </w:divBdr>
        </w:div>
        <w:div w:id="1521822960">
          <w:marLeft w:val="640"/>
          <w:marRight w:val="0"/>
          <w:marTop w:val="0"/>
          <w:marBottom w:val="0"/>
          <w:divBdr>
            <w:top w:val="none" w:sz="0" w:space="0" w:color="auto"/>
            <w:left w:val="none" w:sz="0" w:space="0" w:color="auto"/>
            <w:bottom w:val="none" w:sz="0" w:space="0" w:color="auto"/>
            <w:right w:val="none" w:sz="0" w:space="0" w:color="auto"/>
          </w:divBdr>
        </w:div>
        <w:div w:id="386956159">
          <w:marLeft w:val="640"/>
          <w:marRight w:val="0"/>
          <w:marTop w:val="0"/>
          <w:marBottom w:val="0"/>
          <w:divBdr>
            <w:top w:val="none" w:sz="0" w:space="0" w:color="auto"/>
            <w:left w:val="none" w:sz="0" w:space="0" w:color="auto"/>
            <w:bottom w:val="none" w:sz="0" w:space="0" w:color="auto"/>
            <w:right w:val="none" w:sz="0" w:space="0" w:color="auto"/>
          </w:divBdr>
        </w:div>
        <w:div w:id="1888056540">
          <w:marLeft w:val="640"/>
          <w:marRight w:val="0"/>
          <w:marTop w:val="0"/>
          <w:marBottom w:val="0"/>
          <w:divBdr>
            <w:top w:val="none" w:sz="0" w:space="0" w:color="auto"/>
            <w:left w:val="none" w:sz="0" w:space="0" w:color="auto"/>
            <w:bottom w:val="none" w:sz="0" w:space="0" w:color="auto"/>
            <w:right w:val="none" w:sz="0" w:space="0" w:color="auto"/>
          </w:divBdr>
        </w:div>
        <w:div w:id="1050156999">
          <w:marLeft w:val="640"/>
          <w:marRight w:val="0"/>
          <w:marTop w:val="0"/>
          <w:marBottom w:val="0"/>
          <w:divBdr>
            <w:top w:val="none" w:sz="0" w:space="0" w:color="auto"/>
            <w:left w:val="none" w:sz="0" w:space="0" w:color="auto"/>
            <w:bottom w:val="none" w:sz="0" w:space="0" w:color="auto"/>
            <w:right w:val="none" w:sz="0" w:space="0" w:color="auto"/>
          </w:divBdr>
        </w:div>
        <w:div w:id="617302611">
          <w:marLeft w:val="640"/>
          <w:marRight w:val="0"/>
          <w:marTop w:val="0"/>
          <w:marBottom w:val="0"/>
          <w:divBdr>
            <w:top w:val="none" w:sz="0" w:space="0" w:color="auto"/>
            <w:left w:val="none" w:sz="0" w:space="0" w:color="auto"/>
            <w:bottom w:val="none" w:sz="0" w:space="0" w:color="auto"/>
            <w:right w:val="none" w:sz="0" w:space="0" w:color="auto"/>
          </w:divBdr>
        </w:div>
        <w:div w:id="2068718185">
          <w:marLeft w:val="640"/>
          <w:marRight w:val="0"/>
          <w:marTop w:val="0"/>
          <w:marBottom w:val="0"/>
          <w:divBdr>
            <w:top w:val="none" w:sz="0" w:space="0" w:color="auto"/>
            <w:left w:val="none" w:sz="0" w:space="0" w:color="auto"/>
            <w:bottom w:val="none" w:sz="0" w:space="0" w:color="auto"/>
            <w:right w:val="none" w:sz="0" w:space="0" w:color="auto"/>
          </w:divBdr>
        </w:div>
        <w:div w:id="724960474">
          <w:marLeft w:val="640"/>
          <w:marRight w:val="0"/>
          <w:marTop w:val="0"/>
          <w:marBottom w:val="0"/>
          <w:divBdr>
            <w:top w:val="none" w:sz="0" w:space="0" w:color="auto"/>
            <w:left w:val="none" w:sz="0" w:space="0" w:color="auto"/>
            <w:bottom w:val="none" w:sz="0" w:space="0" w:color="auto"/>
            <w:right w:val="none" w:sz="0" w:space="0" w:color="auto"/>
          </w:divBdr>
        </w:div>
        <w:div w:id="999621388">
          <w:marLeft w:val="640"/>
          <w:marRight w:val="0"/>
          <w:marTop w:val="0"/>
          <w:marBottom w:val="0"/>
          <w:divBdr>
            <w:top w:val="none" w:sz="0" w:space="0" w:color="auto"/>
            <w:left w:val="none" w:sz="0" w:space="0" w:color="auto"/>
            <w:bottom w:val="none" w:sz="0" w:space="0" w:color="auto"/>
            <w:right w:val="none" w:sz="0" w:space="0" w:color="auto"/>
          </w:divBdr>
        </w:div>
        <w:div w:id="2065254931">
          <w:marLeft w:val="640"/>
          <w:marRight w:val="0"/>
          <w:marTop w:val="0"/>
          <w:marBottom w:val="0"/>
          <w:divBdr>
            <w:top w:val="none" w:sz="0" w:space="0" w:color="auto"/>
            <w:left w:val="none" w:sz="0" w:space="0" w:color="auto"/>
            <w:bottom w:val="none" w:sz="0" w:space="0" w:color="auto"/>
            <w:right w:val="none" w:sz="0" w:space="0" w:color="auto"/>
          </w:divBdr>
        </w:div>
        <w:div w:id="1657683258">
          <w:marLeft w:val="640"/>
          <w:marRight w:val="0"/>
          <w:marTop w:val="0"/>
          <w:marBottom w:val="0"/>
          <w:divBdr>
            <w:top w:val="none" w:sz="0" w:space="0" w:color="auto"/>
            <w:left w:val="none" w:sz="0" w:space="0" w:color="auto"/>
            <w:bottom w:val="none" w:sz="0" w:space="0" w:color="auto"/>
            <w:right w:val="none" w:sz="0" w:space="0" w:color="auto"/>
          </w:divBdr>
        </w:div>
        <w:div w:id="1629239162">
          <w:marLeft w:val="640"/>
          <w:marRight w:val="0"/>
          <w:marTop w:val="0"/>
          <w:marBottom w:val="0"/>
          <w:divBdr>
            <w:top w:val="none" w:sz="0" w:space="0" w:color="auto"/>
            <w:left w:val="none" w:sz="0" w:space="0" w:color="auto"/>
            <w:bottom w:val="none" w:sz="0" w:space="0" w:color="auto"/>
            <w:right w:val="none" w:sz="0" w:space="0" w:color="auto"/>
          </w:divBdr>
        </w:div>
        <w:div w:id="1487278992">
          <w:marLeft w:val="640"/>
          <w:marRight w:val="0"/>
          <w:marTop w:val="0"/>
          <w:marBottom w:val="0"/>
          <w:divBdr>
            <w:top w:val="none" w:sz="0" w:space="0" w:color="auto"/>
            <w:left w:val="none" w:sz="0" w:space="0" w:color="auto"/>
            <w:bottom w:val="none" w:sz="0" w:space="0" w:color="auto"/>
            <w:right w:val="none" w:sz="0" w:space="0" w:color="auto"/>
          </w:divBdr>
        </w:div>
      </w:divsChild>
    </w:div>
    <w:div w:id="76639408">
      <w:bodyDiv w:val="1"/>
      <w:marLeft w:val="0"/>
      <w:marRight w:val="0"/>
      <w:marTop w:val="0"/>
      <w:marBottom w:val="0"/>
      <w:divBdr>
        <w:top w:val="none" w:sz="0" w:space="0" w:color="auto"/>
        <w:left w:val="none" w:sz="0" w:space="0" w:color="auto"/>
        <w:bottom w:val="none" w:sz="0" w:space="0" w:color="auto"/>
        <w:right w:val="none" w:sz="0" w:space="0" w:color="auto"/>
      </w:divBdr>
    </w:div>
    <w:div w:id="77942737">
      <w:bodyDiv w:val="1"/>
      <w:marLeft w:val="0"/>
      <w:marRight w:val="0"/>
      <w:marTop w:val="0"/>
      <w:marBottom w:val="0"/>
      <w:divBdr>
        <w:top w:val="none" w:sz="0" w:space="0" w:color="auto"/>
        <w:left w:val="none" w:sz="0" w:space="0" w:color="auto"/>
        <w:bottom w:val="none" w:sz="0" w:space="0" w:color="auto"/>
        <w:right w:val="none" w:sz="0" w:space="0" w:color="auto"/>
      </w:divBdr>
    </w:div>
    <w:div w:id="105277021">
      <w:bodyDiv w:val="1"/>
      <w:marLeft w:val="0"/>
      <w:marRight w:val="0"/>
      <w:marTop w:val="0"/>
      <w:marBottom w:val="0"/>
      <w:divBdr>
        <w:top w:val="none" w:sz="0" w:space="0" w:color="auto"/>
        <w:left w:val="none" w:sz="0" w:space="0" w:color="auto"/>
        <w:bottom w:val="none" w:sz="0" w:space="0" w:color="auto"/>
        <w:right w:val="none" w:sz="0" w:space="0" w:color="auto"/>
      </w:divBdr>
      <w:divsChild>
        <w:div w:id="540896414">
          <w:marLeft w:val="640"/>
          <w:marRight w:val="0"/>
          <w:marTop w:val="0"/>
          <w:marBottom w:val="0"/>
          <w:divBdr>
            <w:top w:val="none" w:sz="0" w:space="0" w:color="auto"/>
            <w:left w:val="none" w:sz="0" w:space="0" w:color="auto"/>
            <w:bottom w:val="none" w:sz="0" w:space="0" w:color="auto"/>
            <w:right w:val="none" w:sz="0" w:space="0" w:color="auto"/>
          </w:divBdr>
        </w:div>
        <w:div w:id="529417077">
          <w:marLeft w:val="640"/>
          <w:marRight w:val="0"/>
          <w:marTop w:val="0"/>
          <w:marBottom w:val="0"/>
          <w:divBdr>
            <w:top w:val="none" w:sz="0" w:space="0" w:color="auto"/>
            <w:left w:val="none" w:sz="0" w:space="0" w:color="auto"/>
            <w:bottom w:val="none" w:sz="0" w:space="0" w:color="auto"/>
            <w:right w:val="none" w:sz="0" w:space="0" w:color="auto"/>
          </w:divBdr>
        </w:div>
        <w:div w:id="47190919">
          <w:marLeft w:val="640"/>
          <w:marRight w:val="0"/>
          <w:marTop w:val="0"/>
          <w:marBottom w:val="0"/>
          <w:divBdr>
            <w:top w:val="none" w:sz="0" w:space="0" w:color="auto"/>
            <w:left w:val="none" w:sz="0" w:space="0" w:color="auto"/>
            <w:bottom w:val="none" w:sz="0" w:space="0" w:color="auto"/>
            <w:right w:val="none" w:sz="0" w:space="0" w:color="auto"/>
          </w:divBdr>
        </w:div>
        <w:div w:id="1110398071">
          <w:marLeft w:val="640"/>
          <w:marRight w:val="0"/>
          <w:marTop w:val="0"/>
          <w:marBottom w:val="0"/>
          <w:divBdr>
            <w:top w:val="none" w:sz="0" w:space="0" w:color="auto"/>
            <w:left w:val="none" w:sz="0" w:space="0" w:color="auto"/>
            <w:bottom w:val="none" w:sz="0" w:space="0" w:color="auto"/>
            <w:right w:val="none" w:sz="0" w:space="0" w:color="auto"/>
          </w:divBdr>
        </w:div>
        <w:div w:id="2112386589">
          <w:marLeft w:val="640"/>
          <w:marRight w:val="0"/>
          <w:marTop w:val="0"/>
          <w:marBottom w:val="0"/>
          <w:divBdr>
            <w:top w:val="none" w:sz="0" w:space="0" w:color="auto"/>
            <w:left w:val="none" w:sz="0" w:space="0" w:color="auto"/>
            <w:bottom w:val="none" w:sz="0" w:space="0" w:color="auto"/>
            <w:right w:val="none" w:sz="0" w:space="0" w:color="auto"/>
          </w:divBdr>
        </w:div>
        <w:div w:id="1658729721">
          <w:marLeft w:val="640"/>
          <w:marRight w:val="0"/>
          <w:marTop w:val="0"/>
          <w:marBottom w:val="0"/>
          <w:divBdr>
            <w:top w:val="none" w:sz="0" w:space="0" w:color="auto"/>
            <w:left w:val="none" w:sz="0" w:space="0" w:color="auto"/>
            <w:bottom w:val="none" w:sz="0" w:space="0" w:color="auto"/>
            <w:right w:val="none" w:sz="0" w:space="0" w:color="auto"/>
          </w:divBdr>
        </w:div>
        <w:div w:id="1104228201">
          <w:marLeft w:val="640"/>
          <w:marRight w:val="0"/>
          <w:marTop w:val="0"/>
          <w:marBottom w:val="0"/>
          <w:divBdr>
            <w:top w:val="none" w:sz="0" w:space="0" w:color="auto"/>
            <w:left w:val="none" w:sz="0" w:space="0" w:color="auto"/>
            <w:bottom w:val="none" w:sz="0" w:space="0" w:color="auto"/>
            <w:right w:val="none" w:sz="0" w:space="0" w:color="auto"/>
          </w:divBdr>
        </w:div>
        <w:div w:id="1889225921">
          <w:marLeft w:val="640"/>
          <w:marRight w:val="0"/>
          <w:marTop w:val="0"/>
          <w:marBottom w:val="0"/>
          <w:divBdr>
            <w:top w:val="none" w:sz="0" w:space="0" w:color="auto"/>
            <w:left w:val="none" w:sz="0" w:space="0" w:color="auto"/>
            <w:bottom w:val="none" w:sz="0" w:space="0" w:color="auto"/>
            <w:right w:val="none" w:sz="0" w:space="0" w:color="auto"/>
          </w:divBdr>
        </w:div>
        <w:div w:id="858549974">
          <w:marLeft w:val="640"/>
          <w:marRight w:val="0"/>
          <w:marTop w:val="0"/>
          <w:marBottom w:val="0"/>
          <w:divBdr>
            <w:top w:val="none" w:sz="0" w:space="0" w:color="auto"/>
            <w:left w:val="none" w:sz="0" w:space="0" w:color="auto"/>
            <w:bottom w:val="none" w:sz="0" w:space="0" w:color="auto"/>
            <w:right w:val="none" w:sz="0" w:space="0" w:color="auto"/>
          </w:divBdr>
        </w:div>
        <w:div w:id="653530958">
          <w:marLeft w:val="640"/>
          <w:marRight w:val="0"/>
          <w:marTop w:val="0"/>
          <w:marBottom w:val="0"/>
          <w:divBdr>
            <w:top w:val="none" w:sz="0" w:space="0" w:color="auto"/>
            <w:left w:val="none" w:sz="0" w:space="0" w:color="auto"/>
            <w:bottom w:val="none" w:sz="0" w:space="0" w:color="auto"/>
            <w:right w:val="none" w:sz="0" w:space="0" w:color="auto"/>
          </w:divBdr>
        </w:div>
        <w:div w:id="544828098">
          <w:marLeft w:val="640"/>
          <w:marRight w:val="0"/>
          <w:marTop w:val="0"/>
          <w:marBottom w:val="0"/>
          <w:divBdr>
            <w:top w:val="none" w:sz="0" w:space="0" w:color="auto"/>
            <w:left w:val="none" w:sz="0" w:space="0" w:color="auto"/>
            <w:bottom w:val="none" w:sz="0" w:space="0" w:color="auto"/>
            <w:right w:val="none" w:sz="0" w:space="0" w:color="auto"/>
          </w:divBdr>
        </w:div>
        <w:div w:id="814182123">
          <w:marLeft w:val="640"/>
          <w:marRight w:val="0"/>
          <w:marTop w:val="0"/>
          <w:marBottom w:val="0"/>
          <w:divBdr>
            <w:top w:val="none" w:sz="0" w:space="0" w:color="auto"/>
            <w:left w:val="none" w:sz="0" w:space="0" w:color="auto"/>
            <w:bottom w:val="none" w:sz="0" w:space="0" w:color="auto"/>
            <w:right w:val="none" w:sz="0" w:space="0" w:color="auto"/>
          </w:divBdr>
        </w:div>
        <w:div w:id="1566600944">
          <w:marLeft w:val="640"/>
          <w:marRight w:val="0"/>
          <w:marTop w:val="0"/>
          <w:marBottom w:val="0"/>
          <w:divBdr>
            <w:top w:val="none" w:sz="0" w:space="0" w:color="auto"/>
            <w:left w:val="none" w:sz="0" w:space="0" w:color="auto"/>
            <w:bottom w:val="none" w:sz="0" w:space="0" w:color="auto"/>
            <w:right w:val="none" w:sz="0" w:space="0" w:color="auto"/>
          </w:divBdr>
        </w:div>
      </w:divsChild>
    </w:div>
    <w:div w:id="106973936">
      <w:bodyDiv w:val="1"/>
      <w:marLeft w:val="0"/>
      <w:marRight w:val="0"/>
      <w:marTop w:val="0"/>
      <w:marBottom w:val="0"/>
      <w:divBdr>
        <w:top w:val="none" w:sz="0" w:space="0" w:color="auto"/>
        <w:left w:val="none" w:sz="0" w:space="0" w:color="auto"/>
        <w:bottom w:val="none" w:sz="0" w:space="0" w:color="auto"/>
        <w:right w:val="none" w:sz="0" w:space="0" w:color="auto"/>
      </w:divBdr>
      <w:divsChild>
        <w:div w:id="585919248">
          <w:marLeft w:val="640"/>
          <w:marRight w:val="0"/>
          <w:marTop w:val="0"/>
          <w:marBottom w:val="0"/>
          <w:divBdr>
            <w:top w:val="none" w:sz="0" w:space="0" w:color="auto"/>
            <w:left w:val="none" w:sz="0" w:space="0" w:color="auto"/>
            <w:bottom w:val="none" w:sz="0" w:space="0" w:color="auto"/>
            <w:right w:val="none" w:sz="0" w:space="0" w:color="auto"/>
          </w:divBdr>
        </w:div>
        <w:div w:id="1543394861">
          <w:marLeft w:val="640"/>
          <w:marRight w:val="0"/>
          <w:marTop w:val="0"/>
          <w:marBottom w:val="0"/>
          <w:divBdr>
            <w:top w:val="none" w:sz="0" w:space="0" w:color="auto"/>
            <w:left w:val="none" w:sz="0" w:space="0" w:color="auto"/>
            <w:bottom w:val="none" w:sz="0" w:space="0" w:color="auto"/>
            <w:right w:val="none" w:sz="0" w:space="0" w:color="auto"/>
          </w:divBdr>
        </w:div>
        <w:div w:id="680012452">
          <w:marLeft w:val="640"/>
          <w:marRight w:val="0"/>
          <w:marTop w:val="0"/>
          <w:marBottom w:val="0"/>
          <w:divBdr>
            <w:top w:val="none" w:sz="0" w:space="0" w:color="auto"/>
            <w:left w:val="none" w:sz="0" w:space="0" w:color="auto"/>
            <w:bottom w:val="none" w:sz="0" w:space="0" w:color="auto"/>
            <w:right w:val="none" w:sz="0" w:space="0" w:color="auto"/>
          </w:divBdr>
        </w:div>
        <w:div w:id="1763723495">
          <w:marLeft w:val="640"/>
          <w:marRight w:val="0"/>
          <w:marTop w:val="0"/>
          <w:marBottom w:val="0"/>
          <w:divBdr>
            <w:top w:val="none" w:sz="0" w:space="0" w:color="auto"/>
            <w:left w:val="none" w:sz="0" w:space="0" w:color="auto"/>
            <w:bottom w:val="none" w:sz="0" w:space="0" w:color="auto"/>
            <w:right w:val="none" w:sz="0" w:space="0" w:color="auto"/>
          </w:divBdr>
        </w:div>
        <w:div w:id="1865055084">
          <w:marLeft w:val="640"/>
          <w:marRight w:val="0"/>
          <w:marTop w:val="0"/>
          <w:marBottom w:val="0"/>
          <w:divBdr>
            <w:top w:val="none" w:sz="0" w:space="0" w:color="auto"/>
            <w:left w:val="none" w:sz="0" w:space="0" w:color="auto"/>
            <w:bottom w:val="none" w:sz="0" w:space="0" w:color="auto"/>
            <w:right w:val="none" w:sz="0" w:space="0" w:color="auto"/>
          </w:divBdr>
        </w:div>
        <w:div w:id="2032418295">
          <w:marLeft w:val="640"/>
          <w:marRight w:val="0"/>
          <w:marTop w:val="0"/>
          <w:marBottom w:val="0"/>
          <w:divBdr>
            <w:top w:val="none" w:sz="0" w:space="0" w:color="auto"/>
            <w:left w:val="none" w:sz="0" w:space="0" w:color="auto"/>
            <w:bottom w:val="none" w:sz="0" w:space="0" w:color="auto"/>
            <w:right w:val="none" w:sz="0" w:space="0" w:color="auto"/>
          </w:divBdr>
        </w:div>
        <w:div w:id="1492529387">
          <w:marLeft w:val="640"/>
          <w:marRight w:val="0"/>
          <w:marTop w:val="0"/>
          <w:marBottom w:val="0"/>
          <w:divBdr>
            <w:top w:val="none" w:sz="0" w:space="0" w:color="auto"/>
            <w:left w:val="none" w:sz="0" w:space="0" w:color="auto"/>
            <w:bottom w:val="none" w:sz="0" w:space="0" w:color="auto"/>
            <w:right w:val="none" w:sz="0" w:space="0" w:color="auto"/>
          </w:divBdr>
        </w:div>
        <w:div w:id="1135947857">
          <w:marLeft w:val="640"/>
          <w:marRight w:val="0"/>
          <w:marTop w:val="0"/>
          <w:marBottom w:val="0"/>
          <w:divBdr>
            <w:top w:val="none" w:sz="0" w:space="0" w:color="auto"/>
            <w:left w:val="none" w:sz="0" w:space="0" w:color="auto"/>
            <w:bottom w:val="none" w:sz="0" w:space="0" w:color="auto"/>
            <w:right w:val="none" w:sz="0" w:space="0" w:color="auto"/>
          </w:divBdr>
        </w:div>
        <w:div w:id="385685472">
          <w:marLeft w:val="640"/>
          <w:marRight w:val="0"/>
          <w:marTop w:val="0"/>
          <w:marBottom w:val="0"/>
          <w:divBdr>
            <w:top w:val="none" w:sz="0" w:space="0" w:color="auto"/>
            <w:left w:val="none" w:sz="0" w:space="0" w:color="auto"/>
            <w:bottom w:val="none" w:sz="0" w:space="0" w:color="auto"/>
            <w:right w:val="none" w:sz="0" w:space="0" w:color="auto"/>
          </w:divBdr>
        </w:div>
        <w:div w:id="16348925">
          <w:marLeft w:val="640"/>
          <w:marRight w:val="0"/>
          <w:marTop w:val="0"/>
          <w:marBottom w:val="0"/>
          <w:divBdr>
            <w:top w:val="none" w:sz="0" w:space="0" w:color="auto"/>
            <w:left w:val="none" w:sz="0" w:space="0" w:color="auto"/>
            <w:bottom w:val="none" w:sz="0" w:space="0" w:color="auto"/>
            <w:right w:val="none" w:sz="0" w:space="0" w:color="auto"/>
          </w:divBdr>
        </w:div>
        <w:div w:id="1622030848">
          <w:marLeft w:val="640"/>
          <w:marRight w:val="0"/>
          <w:marTop w:val="0"/>
          <w:marBottom w:val="0"/>
          <w:divBdr>
            <w:top w:val="none" w:sz="0" w:space="0" w:color="auto"/>
            <w:left w:val="none" w:sz="0" w:space="0" w:color="auto"/>
            <w:bottom w:val="none" w:sz="0" w:space="0" w:color="auto"/>
            <w:right w:val="none" w:sz="0" w:space="0" w:color="auto"/>
          </w:divBdr>
        </w:div>
        <w:div w:id="705377304">
          <w:marLeft w:val="640"/>
          <w:marRight w:val="0"/>
          <w:marTop w:val="0"/>
          <w:marBottom w:val="0"/>
          <w:divBdr>
            <w:top w:val="none" w:sz="0" w:space="0" w:color="auto"/>
            <w:left w:val="none" w:sz="0" w:space="0" w:color="auto"/>
            <w:bottom w:val="none" w:sz="0" w:space="0" w:color="auto"/>
            <w:right w:val="none" w:sz="0" w:space="0" w:color="auto"/>
          </w:divBdr>
        </w:div>
        <w:div w:id="107631539">
          <w:marLeft w:val="640"/>
          <w:marRight w:val="0"/>
          <w:marTop w:val="0"/>
          <w:marBottom w:val="0"/>
          <w:divBdr>
            <w:top w:val="none" w:sz="0" w:space="0" w:color="auto"/>
            <w:left w:val="none" w:sz="0" w:space="0" w:color="auto"/>
            <w:bottom w:val="none" w:sz="0" w:space="0" w:color="auto"/>
            <w:right w:val="none" w:sz="0" w:space="0" w:color="auto"/>
          </w:divBdr>
        </w:div>
        <w:div w:id="533230982">
          <w:marLeft w:val="640"/>
          <w:marRight w:val="0"/>
          <w:marTop w:val="0"/>
          <w:marBottom w:val="0"/>
          <w:divBdr>
            <w:top w:val="none" w:sz="0" w:space="0" w:color="auto"/>
            <w:left w:val="none" w:sz="0" w:space="0" w:color="auto"/>
            <w:bottom w:val="none" w:sz="0" w:space="0" w:color="auto"/>
            <w:right w:val="none" w:sz="0" w:space="0" w:color="auto"/>
          </w:divBdr>
        </w:div>
        <w:div w:id="1219243108">
          <w:marLeft w:val="640"/>
          <w:marRight w:val="0"/>
          <w:marTop w:val="0"/>
          <w:marBottom w:val="0"/>
          <w:divBdr>
            <w:top w:val="none" w:sz="0" w:space="0" w:color="auto"/>
            <w:left w:val="none" w:sz="0" w:space="0" w:color="auto"/>
            <w:bottom w:val="none" w:sz="0" w:space="0" w:color="auto"/>
            <w:right w:val="none" w:sz="0" w:space="0" w:color="auto"/>
          </w:divBdr>
        </w:div>
        <w:div w:id="192809884">
          <w:marLeft w:val="640"/>
          <w:marRight w:val="0"/>
          <w:marTop w:val="0"/>
          <w:marBottom w:val="0"/>
          <w:divBdr>
            <w:top w:val="none" w:sz="0" w:space="0" w:color="auto"/>
            <w:left w:val="none" w:sz="0" w:space="0" w:color="auto"/>
            <w:bottom w:val="none" w:sz="0" w:space="0" w:color="auto"/>
            <w:right w:val="none" w:sz="0" w:space="0" w:color="auto"/>
          </w:divBdr>
        </w:div>
        <w:div w:id="1938055485">
          <w:marLeft w:val="640"/>
          <w:marRight w:val="0"/>
          <w:marTop w:val="0"/>
          <w:marBottom w:val="0"/>
          <w:divBdr>
            <w:top w:val="none" w:sz="0" w:space="0" w:color="auto"/>
            <w:left w:val="none" w:sz="0" w:space="0" w:color="auto"/>
            <w:bottom w:val="none" w:sz="0" w:space="0" w:color="auto"/>
            <w:right w:val="none" w:sz="0" w:space="0" w:color="auto"/>
          </w:divBdr>
        </w:div>
        <w:div w:id="235164581">
          <w:marLeft w:val="640"/>
          <w:marRight w:val="0"/>
          <w:marTop w:val="0"/>
          <w:marBottom w:val="0"/>
          <w:divBdr>
            <w:top w:val="none" w:sz="0" w:space="0" w:color="auto"/>
            <w:left w:val="none" w:sz="0" w:space="0" w:color="auto"/>
            <w:bottom w:val="none" w:sz="0" w:space="0" w:color="auto"/>
            <w:right w:val="none" w:sz="0" w:space="0" w:color="auto"/>
          </w:divBdr>
        </w:div>
        <w:div w:id="328486997">
          <w:marLeft w:val="640"/>
          <w:marRight w:val="0"/>
          <w:marTop w:val="0"/>
          <w:marBottom w:val="0"/>
          <w:divBdr>
            <w:top w:val="none" w:sz="0" w:space="0" w:color="auto"/>
            <w:left w:val="none" w:sz="0" w:space="0" w:color="auto"/>
            <w:bottom w:val="none" w:sz="0" w:space="0" w:color="auto"/>
            <w:right w:val="none" w:sz="0" w:space="0" w:color="auto"/>
          </w:divBdr>
        </w:div>
        <w:div w:id="1640769208">
          <w:marLeft w:val="640"/>
          <w:marRight w:val="0"/>
          <w:marTop w:val="0"/>
          <w:marBottom w:val="0"/>
          <w:divBdr>
            <w:top w:val="none" w:sz="0" w:space="0" w:color="auto"/>
            <w:left w:val="none" w:sz="0" w:space="0" w:color="auto"/>
            <w:bottom w:val="none" w:sz="0" w:space="0" w:color="auto"/>
            <w:right w:val="none" w:sz="0" w:space="0" w:color="auto"/>
          </w:divBdr>
        </w:div>
        <w:div w:id="1886065451">
          <w:marLeft w:val="640"/>
          <w:marRight w:val="0"/>
          <w:marTop w:val="0"/>
          <w:marBottom w:val="0"/>
          <w:divBdr>
            <w:top w:val="none" w:sz="0" w:space="0" w:color="auto"/>
            <w:left w:val="none" w:sz="0" w:space="0" w:color="auto"/>
            <w:bottom w:val="none" w:sz="0" w:space="0" w:color="auto"/>
            <w:right w:val="none" w:sz="0" w:space="0" w:color="auto"/>
          </w:divBdr>
        </w:div>
        <w:div w:id="1613438358">
          <w:marLeft w:val="640"/>
          <w:marRight w:val="0"/>
          <w:marTop w:val="0"/>
          <w:marBottom w:val="0"/>
          <w:divBdr>
            <w:top w:val="none" w:sz="0" w:space="0" w:color="auto"/>
            <w:left w:val="none" w:sz="0" w:space="0" w:color="auto"/>
            <w:bottom w:val="none" w:sz="0" w:space="0" w:color="auto"/>
            <w:right w:val="none" w:sz="0" w:space="0" w:color="auto"/>
          </w:divBdr>
        </w:div>
        <w:div w:id="388043894">
          <w:marLeft w:val="640"/>
          <w:marRight w:val="0"/>
          <w:marTop w:val="0"/>
          <w:marBottom w:val="0"/>
          <w:divBdr>
            <w:top w:val="none" w:sz="0" w:space="0" w:color="auto"/>
            <w:left w:val="none" w:sz="0" w:space="0" w:color="auto"/>
            <w:bottom w:val="none" w:sz="0" w:space="0" w:color="auto"/>
            <w:right w:val="none" w:sz="0" w:space="0" w:color="auto"/>
          </w:divBdr>
        </w:div>
      </w:divsChild>
    </w:div>
    <w:div w:id="117459657">
      <w:bodyDiv w:val="1"/>
      <w:marLeft w:val="0"/>
      <w:marRight w:val="0"/>
      <w:marTop w:val="0"/>
      <w:marBottom w:val="0"/>
      <w:divBdr>
        <w:top w:val="none" w:sz="0" w:space="0" w:color="auto"/>
        <w:left w:val="none" w:sz="0" w:space="0" w:color="auto"/>
        <w:bottom w:val="none" w:sz="0" w:space="0" w:color="auto"/>
        <w:right w:val="none" w:sz="0" w:space="0" w:color="auto"/>
      </w:divBdr>
      <w:divsChild>
        <w:div w:id="268660957">
          <w:marLeft w:val="0"/>
          <w:marRight w:val="0"/>
          <w:marTop w:val="0"/>
          <w:marBottom w:val="0"/>
          <w:divBdr>
            <w:top w:val="none" w:sz="0" w:space="0" w:color="auto"/>
            <w:left w:val="none" w:sz="0" w:space="0" w:color="auto"/>
            <w:bottom w:val="none" w:sz="0" w:space="0" w:color="auto"/>
            <w:right w:val="none" w:sz="0" w:space="0" w:color="auto"/>
          </w:divBdr>
          <w:divsChild>
            <w:div w:id="1097018726">
              <w:marLeft w:val="0"/>
              <w:marRight w:val="0"/>
              <w:marTop w:val="0"/>
              <w:marBottom w:val="0"/>
              <w:divBdr>
                <w:top w:val="none" w:sz="0" w:space="0" w:color="auto"/>
                <w:left w:val="none" w:sz="0" w:space="0" w:color="auto"/>
                <w:bottom w:val="none" w:sz="0" w:space="0" w:color="auto"/>
                <w:right w:val="none" w:sz="0" w:space="0" w:color="auto"/>
              </w:divBdr>
            </w:div>
            <w:div w:id="1246954766">
              <w:marLeft w:val="0"/>
              <w:marRight w:val="0"/>
              <w:marTop w:val="0"/>
              <w:marBottom w:val="0"/>
              <w:divBdr>
                <w:top w:val="none" w:sz="0" w:space="0" w:color="auto"/>
                <w:left w:val="none" w:sz="0" w:space="0" w:color="auto"/>
                <w:bottom w:val="none" w:sz="0" w:space="0" w:color="auto"/>
                <w:right w:val="none" w:sz="0" w:space="0" w:color="auto"/>
              </w:divBdr>
            </w:div>
            <w:div w:id="2006201730">
              <w:marLeft w:val="0"/>
              <w:marRight w:val="0"/>
              <w:marTop w:val="0"/>
              <w:marBottom w:val="0"/>
              <w:divBdr>
                <w:top w:val="none" w:sz="0" w:space="0" w:color="auto"/>
                <w:left w:val="none" w:sz="0" w:space="0" w:color="auto"/>
                <w:bottom w:val="none" w:sz="0" w:space="0" w:color="auto"/>
                <w:right w:val="none" w:sz="0" w:space="0" w:color="auto"/>
              </w:divBdr>
            </w:div>
            <w:div w:id="1420444361">
              <w:marLeft w:val="0"/>
              <w:marRight w:val="0"/>
              <w:marTop w:val="0"/>
              <w:marBottom w:val="0"/>
              <w:divBdr>
                <w:top w:val="none" w:sz="0" w:space="0" w:color="auto"/>
                <w:left w:val="none" w:sz="0" w:space="0" w:color="auto"/>
                <w:bottom w:val="none" w:sz="0" w:space="0" w:color="auto"/>
                <w:right w:val="none" w:sz="0" w:space="0" w:color="auto"/>
              </w:divBdr>
            </w:div>
            <w:div w:id="658115346">
              <w:marLeft w:val="0"/>
              <w:marRight w:val="0"/>
              <w:marTop w:val="0"/>
              <w:marBottom w:val="0"/>
              <w:divBdr>
                <w:top w:val="none" w:sz="0" w:space="0" w:color="auto"/>
                <w:left w:val="none" w:sz="0" w:space="0" w:color="auto"/>
                <w:bottom w:val="none" w:sz="0" w:space="0" w:color="auto"/>
                <w:right w:val="none" w:sz="0" w:space="0" w:color="auto"/>
              </w:divBdr>
            </w:div>
            <w:div w:id="1148474745">
              <w:marLeft w:val="0"/>
              <w:marRight w:val="0"/>
              <w:marTop w:val="0"/>
              <w:marBottom w:val="0"/>
              <w:divBdr>
                <w:top w:val="none" w:sz="0" w:space="0" w:color="auto"/>
                <w:left w:val="none" w:sz="0" w:space="0" w:color="auto"/>
                <w:bottom w:val="none" w:sz="0" w:space="0" w:color="auto"/>
                <w:right w:val="none" w:sz="0" w:space="0" w:color="auto"/>
              </w:divBdr>
            </w:div>
            <w:div w:id="489759090">
              <w:marLeft w:val="0"/>
              <w:marRight w:val="0"/>
              <w:marTop w:val="0"/>
              <w:marBottom w:val="0"/>
              <w:divBdr>
                <w:top w:val="none" w:sz="0" w:space="0" w:color="auto"/>
                <w:left w:val="none" w:sz="0" w:space="0" w:color="auto"/>
                <w:bottom w:val="none" w:sz="0" w:space="0" w:color="auto"/>
                <w:right w:val="none" w:sz="0" w:space="0" w:color="auto"/>
              </w:divBdr>
            </w:div>
            <w:div w:id="862204228">
              <w:marLeft w:val="0"/>
              <w:marRight w:val="0"/>
              <w:marTop w:val="0"/>
              <w:marBottom w:val="0"/>
              <w:divBdr>
                <w:top w:val="none" w:sz="0" w:space="0" w:color="auto"/>
                <w:left w:val="none" w:sz="0" w:space="0" w:color="auto"/>
                <w:bottom w:val="none" w:sz="0" w:space="0" w:color="auto"/>
                <w:right w:val="none" w:sz="0" w:space="0" w:color="auto"/>
              </w:divBdr>
            </w:div>
            <w:div w:id="20822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5331">
      <w:bodyDiv w:val="1"/>
      <w:marLeft w:val="0"/>
      <w:marRight w:val="0"/>
      <w:marTop w:val="0"/>
      <w:marBottom w:val="0"/>
      <w:divBdr>
        <w:top w:val="none" w:sz="0" w:space="0" w:color="auto"/>
        <w:left w:val="none" w:sz="0" w:space="0" w:color="auto"/>
        <w:bottom w:val="none" w:sz="0" w:space="0" w:color="auto"/>
        <w:right w:val="none" w:sz="0" w:space="0" w:color="auto"/>
      </w:divBdr>
    </w:div>
    <w:div w:id="136846550">
      <w:bodyDiv w:val="1"/>
      <w:marLeft w:val="0"/>
      <w:marRight w:val="0"/>
      <w:marTop w:val="0"/>
      <w:marBottom w:val="0"/>
      <w:divBdr>
        <w:top w:val="none" w:sz="0" w:space="0" w:color="auto"/>
        <w:left w:val="none" w:sz="0" w:space="0" w:color="auto"/>
        <w:bottom w:val="none" w:sz="0" w:space="0" w:color="auto"/>
        <w:right w:val="none" w:sz="0" w:space="0" w:color="auto"/>
      </w:divBdr>
      <w:divsChild>
        <w:div w:id="240023406">
          <w:marLeft w:val="640"/>
          <w:marRight w:val="0"/>
          <w:marTop w:val="0"/>
          <w:marBottom w:val="0"/>
          <w:divBdr>
            <w:top w:val="none" w:sz="0" w:space="0" w:color="auto"/>
            <w:left w:val="none" w:sz="0" w:space="0" w:color="auto"/>
            <w:bottom w:val="none" w:sz="0" w:space="0" w:color="auto"/>
            <w:right w:val="none" w:sz="0" w:space="0" w:color="auto"/>
          </w:divBdr>
        </w:div>
        <w:div w:id="1337805039">
          <w:marLeft w:val="640"/>
          <w:marRight w:val="0"/>
          <w:marTop w:val="0"/>
          <w:marBottom w:val="0"/>
          <w:divBdr>
            <w:top w:val="none" w:sz="0" w:space="0" w:color="auto"/>
            <w:left w:val="none" w:sz="0" w:space="0" w:color="auto"/>
            <w:bottom w:val="none" w:sz="0" w:space="0" w:color="auto"/>
            <w:right w:val="none" w:sz="0" w:space="0" w:color="auto"/>
          </w:divBdr>
        </w:div>
        <w:div w:id="64958616">
          <w:marLeft w:val="640"/>
          <w:marRight w:val="0"/>
          <w:marTop w:val="0"/>
          <w:marBottom w:val="0"/>
          <w:divBdr>
            <w:top w:val="none" w:sz="0" w:space="0" w:color="auto"/>
            <w:left w:val="none" w:sz="0" w:space="0" w:color="auto"/>
            <w:bottom w:val="none" w:sz="0" w:space="0" w:color="auto"/>
            <w:right w:val="none" w:sz="0" w:space="0" w:color="auto"/>
          </w:divBdr>
        </w:div>
        <w:div w:id="1066147443">
          <w:marLeft w:val="640"/>
          <w:marRight w:val="0"/>
          <w:marTop w:val="0"/>
          <w:marBottom w:val="0"/>
          <w:divBdr>
            <w:top w:val="none" w:sz="0" w:space="0" w:color="auto"/>
            <w:left w:val="none" w:sz="0" w:space="0" w:color="auto"/>
            <w:bottom w:val="none" w:sz="0" w:space="0" w:color="auto"/>
            <w:right w:val="none" w:sz="0" w:space="0" w:color="auto"/>
          </w:divBdr>
        </w:div>
        <w:div w:id="856113496">
          <w:marLeft w:val="640"/>
          <w:marRight w:val="0"/>
          <w:marTop w:val="0"/>
          <w:marBottom w:val="0"/>
          <w:divBdr>
            <w:top w:val="none" w:sz="0" w:space="0" w:color="auto"/>
            <w:left w:val="none" w:sz="0" w:space="0" w:color="auto"/>
            <w:bottom w:val="none" w:sz="0" w:space="0" w:color="auto"/>
            <w:right w:val="none" w:sz="0" w:space="0" w:color="auto"/>
          </w:divBdr>
        </w:div>
        <w:div w:id="1852259290">
          <w:marLeft w:val="640"/>
          <w:marRight w:val="0"/>
          <w:marTop w:val="0"/>
          <w:marBottom w:val="0"/>
          <w:divBdr>
            <w:top w:val="none" w:sz="0" w:space="0" w:color="auto"/>
            <w:left w:val="none" w:sz="0" w:space="0" w:color="auto"/>
            <w:bottom w:val="none" w:sz="0" w:space="0" w:color="auto"/>
            <w:right w:val="none" w:sz="0" w:space="0" w:color="auto"/>
          </w:divBdr>
        </w:div>
        <w:div w:id="1079793065">
          <w:marLeft w:val="640"/>
          <w:marRight w:val="0"/>
          <w:marTop w:val="0"/>
          <w:marBottom w:val="0"/>
          <w:divBdr>
            <w:top w:val="none" w:sz="0" w:space="0" w:color="auto"/>
            <w:left w:val="none" w:sz="0" w:space="0" w:color="auto"/>
            <w:bottom w:val="none" w:sz="0" w:space="0" w:color="auto"/>
            <w:right w:val="none" w:sz="0" w:space="0" w:color="auto"/>
          </w:divBdr>
        </w:div>
        <w:div w:id="1457142471">
          <w:marLeft w:val="640"/>
          <w:marRight w:val="0"/>
          <w:marTop w:val="0"/>
          <w:marBottom w:val="0"/>
          <w:divBdr>
            <w:top w:val="none" w:sz="0" w:space="0" w:color="auto"/>
            <w:left w:val="none" w:sz="0" w:space="0" w:color="auto"/>
            <w:bottom w:val="none" w:sz="0" w:space="0" w:color="auto"/>
            <w:right w:val="none" w:sz="0" w:space="0" w:color="auto"/>
          </w:divBdr>
        </w:div>
        <w:div w:id="1925600215">
          <w:marLeft w:val="640"/>
          <w:marRight w:val="0"/>
          <w:marTop w:val="0"/>
          <w:marBottom w:val="0"/>
          <w:divBdr>
            <w:top w:val="none" w:sz="0" w:space="0" w:color="auto"/>
            <w:left w:val="none" w:sz="0" w:space="0" w:color="auto"/>
            <w:bottom w:val="none" w:sz="0" w:space="0" w:color="auto"/>
            <w:right w:val="none" w:sz="0" w:space="0" w:color="auto"/>
          </w:divBdr>
        </w:div>
        <w:div w:id="2079933855">
          <w:marLeft w:val="640"/>
          <w:marRight w:val="0"/>
          <w:marTop w:val="0"/>
          <w:marBottom w:val="0"/>
          <w:divBdr>
            <w:top w:val="none" w:sz="0" w:space="0" w:color="auto"/>
            <w:left w:val="none" w:sz="0" w:space="0" w:color="auto"/>
            <w:bottom w:val="none" w:sz="0" w:space="0" w:color="auto"/>
            <w:right w:val="none" w:sz="0" w:space="0" w:color="auto"/>
          </w:divBdr>
        </w:div>
        <w:div w:id="1877428999">
          <w:marLeft w:val="640"/>
          <w:marRight w:val="0"/>
          <w:marTop w:val="0"/>
          <w:marBottom w:val="0"/>
          <w:divBdr>
            <w:top w:val="none" w:sz="0" w:space="0" w:color="auto"/>
            <w:left w:val="none" w:sz="0" w:space="0" w:color="auto"/>
            <w:bottom w:val="none" w:sz="0" w:space="0" w:color="auto"/>
            <w:right w:val="none" w:sz="0" w:space="0" w:color="auto"/>
          </w:divBdr>
        </w:div>
        <w:div w:id="1563365989">
          <w:marLeft w:val="640"/>
          <w:marRight w:val="0"/>
          <w:marTop w:val="0"/>
          <w:marBottom w:val="0"/>
          <w:divBdr>
            <w:top w:val="none" w:sz="0" w:space="0" w:color="auto"/>
            <w:left w:val="none" w:sz="0" w:space="0" w:color="auto"/>
            <w:bottom w:val="none" w:sz="0" w:space="0" w:color="auto"/>
            <w:right w:val="none" w:sz="0" w:space="0" w:color="auto"/>
          </w:divBdr>
        </w:div>
        <w:div w:id="848907422">
          <w:marLeft w:val="640"/>
          <w:marRight w:val="0"/>
          <w:marTop w:val="0"/>
          <w:marBottom w:val="0"/>
          <w:divBdr>
            <w:top w:val="none" w:sz="0" w:space="0" w:color="auto"/>
            <w:left w:val="none" w:sz="0" w:space="0" w:color="auto"/>
            <w:bottom w:val="none" w:sz="0" w:space="0" w:color="auto"/>
            <w:right w:val="none" w:sz="0" w:space="0" w:color="auto"/>
          </w:divBdr>
        </w:div>
        <w:div w:id="2011132586">
          <w:marLeft w:val="640"/>
          <w:marRight w:val="0"/>
          <w:marTop w:val="0"/>
          <w:marBottom w:val="0"/>
          <w:divBdr>
            <w:top w:val="none" w:sz="0" w:space="0" w:color="auto"/>
            <w:left w:val="none" w:sz="0" w:space="0" w:color="auto"/>
            <w:bottom w:val="none" w:sz="0" w:space="0" w:color="auto"/>
            <w:right w:val="none" w:sz="0" w:space="0" w:color="auto"/>
          </w:divBdr>
        </w:div>
        <w:div w:id="451435595">
          <w:marLeft w:val="640"/>
          <w:marRight w:val="0"/>
          <w:marTop w:val="0"/>
          <w:marBottom w:val="0"/>
          <w:divBdr>
            <w:top w:val="none" w:sz="0" w:space="0" w:color="auto"/>
            <w:left w:val="none" w:sz="0" w:space="0" w:color="auto"/>
            <w:bottom w:val="none" w:sz="0" w:space="0" w:color="auto"/>
            <w:right w:val="none" w:sz="0" w:space="0" w:color="auto"/>
          </w:divBdr>
        </w:div>
        <w:div w:id="1490486899">
          <w:marLeft w:val="640"/>
          <w:marRight w:val="0"/>
          <w:marTop w:val="0"/>
          <w:marBottom w:val="0"/>
          <w:divBdr>
            <w:top w:val="none" w:sz="0" w:space="0" w:color="auto"/>
            <w:left w:val="none" w:sz="0" w:space="0" w:color="auto"/>
            <w:bottom w:val="none" w:sz="0" w:space="0" w:color="auto"/>
            <w:right w:val="none" w:sz="0" w:space="0" w:color="auto"/>
          </w:divBdr>
        </w:div>
        <w:div w:id="1945841336">
          <w:marLeft w:val="640"/>
          <w:marRight w:val="0"/>
          <w:marTop w:val="0"/>
          <w:marBottom w:val="0"/>
          <w:divBdr>
            <w:top w:val="none" w:sz="0" w:space="0" w:color="auto"/>
            <w:left w:val="none" w:sz="0" w:space="0" w:color="auto"/>
            <w:bottom w:val="none" w:sz="0" w:space="0" w:color="auto"/>
            <w:right w:val="none" w:sz="0" w:space="0" w:color="auto"/>
          </w:divBdr>
        </w:div>
        <w:div w:id="1720477888">
          <w:marLeft w:val="640"/>
          <w:marRight w:val="0"/>
          <w:marTop w:val="0"/>
          <w:marBottom w:val="0"/>
          <w:divBdr>
            <w:top w:val="none" w:sz="0" w:space="0" w:color="auto"/>
            <w:left w:val="none" w:sz="0" w:space="0" w:color="auto"/>
            <w:bottom w:val="none" w:sz="0" w:space="0" w:color="auto"/>
            <w:right w:val="none" w:sz="0" w:space="0" w:color="auto"/>
          </w:divBdr>
        </w:div>
        <w:div w:id="1047993976">
          <w:marLeft w:val="640"/>
          <w:marRight w:val="0"/>
          <w:marTop w:val="0"/>
          <w:marBottom w:val="0"/>
          <w:divBdr>
            <w:top w:val="none" w:sz="0" w:space="0" w:color="auto"/>
            <w:left w:val="none" w:sz="0" w:space="0" w:color="auto"/>
            <w:bottom w:val="none" w:sz="0" w:space="0" w:color="auto"/>
            <w:right w:val="none" w:sz="0" w:space="0" w:color="auto"/>
          </w:divBdr>
        </w:div>
        <w:div w:id="62607391">
          <w:marLeft w:val="640"/>
          <w:marRight w:val="0"/>
          <w:marTop w:val="0"/>
          <w:marBottom w:val="0"/>
          <w:divBdr>
            <w:top w:val="none" w:sz="0" w:space="0" w:color="auto"/>
            <w:left w:val="none" w:sz="0" w:space="0" w:color="auto"/>
            <w:bottom w:val="none" w:sz="0" w:space="0" w:color="auto"/>
            <w:right w:val="none" w:sz="0" w:space="0" w:color="auto"/>
          </w:divBdr>
        </w:div>
        <w:div w:id="1393381178">
          <w:marLeft w:val="640"/>
          <w:marRight w:val="0"/>
          <w:marTop w:val="0"/>
          <w:marBottom w:val="0"/>
          <w:divBdr>
            <w:top w:val="none" w:sz="0" w:space="0" w:color="auto"/>
            <w:left w:val="none" w:sz="0" w:space="0" w:color="auto"/>
            <w:bottom w:val="none" w:sz="0" w:space="0" w:color="auto"/>
            <w:right w:val="none" w:sz="0" w:space="0" w:color="auto"/>
          </w:divBdr>
        </w:div>
        <w:div w:id="1971785685">
          <w:marLeft w:val="640"/>
          <w:marRight w:val="0"/>
          <w:marTop w:val="0"/>
          <w:marBottom w:val="0"/>
          <w:divBdr>
            <w:top w:val="none" w:sz="0" w:space="0" w:color="auto"/>
            <w:left w:val="none" w:sz="0" w:space="0" w:color="auto"/>
            <w:bottom w:val="none" w:sz="0" w:space="0" w:color="auto"/>
            <w:right w:val="none" w:sz="0" w:space="0" w:color="auto"/>
          </w:divBdr>
        </w:div>
        <w:div w:id="2104498314">
          <w:marLeft w:val="640"/>
          <w:marRight w:val="0"/>
          <w:marTop w:val="0"/>
          <w:marBottom w:val="0"/>
          <w:divBdr>
            <w:top w:val="none" w:sz="0" w:space="0" w:color="auto"/>
            <w:left w:val="none" w:sz="0" w:space="0" w:color="auto"/>
            <w:bottom w:val="none" w:sz="0" w:space="0" w:color="auto"/>
            <w:right w:val="none" w:sz="0" w:space="0" w:color="auto"/>
          </w:divBdr>
        </w:div>
        <w:div w:id="2058771711">
          <w:marLeft w:val="640"/>
          <w:marRight w:val="0"/>
          <w:marTop w:val="0"/>
          <w:marBottom w:val="0"/>
          <w:divBdr>
            <w:top w:val="none" w:sz="0" w:space="0" w:color="auto"/>
            <w:left w:val="none" w:sz="0" w:space="0" w:color="auto"/>
            <w:bottom w:val="none" w:sz="0" w:space="0" w:color="auto"/>
            <w:right w:val="none" w:sz="0" w:space="0" w:color="auto"/>
          </w:divBdr>
        </w:div>
        <w:div w:id="1488742438">
          <w:marLeft w:val="640"/>
          <w:marRight w:val="0"/>
          <w:marTop w:val="0"/>
          <w:marBottom w:val="0"/>
          <w:divBdr>
            <w:top w:val="none" w:sz="0" w:space="0" w:color="auto"/>
            <w:left w:val="none" w:sz="0" w:space="0" w:color="auto"/>
            <w:bottom w:val="none" w:sz="0" w:space="0" w:color="auto"/>
            <w:right w:val="none" w:sz="0" w:space="0" w:color="auto"/>
          </w:divBdr>
        </w:div>
        <w:div w:id="662394482">
          <w:marLeft w:val="640"/>
          <w:marRight w:val="0"/>
          <w:marTop w:val="0"/>
          <w:marBottom w:val="0"/>
          <w:divBdr>
            <w:top w:val="none" w:sz="0" w:space="0" w:color="auto"/>
            <w:left w:val="none" w:sz="0" w:space="0" w:color="auto"/>
            <w:bottom w:val="none" w:sz="0" w:space="0" w:color="auto"/>
            <w:right w:val="none" w:sz="0" w:space="0" w:color="auto"/>
          </w:divBdr>
        </w:div>
        <w:div w:id="1724868482">
          <w:marLeft w:val="640"/>
          <w:marRight w:val="0"/>
          <w:marTop w:val="0"/>
          <w:marBottom w:val="0"/>
          <w:divBdr>
            <w:top w:val="none" w:sz="0" w:space="0" w:color="auto"/>
            <w:left w:val="none" w:sz="0" w:space="0" w:color="auto"/>
            <w:bottom w:val="none" w:sz="0" w:space="0" w:color="auto"/>
            <w:right w:val="none" w:sz="0" w:space="0" w:color="auto"/>
          </w:divBdr>
        </w:div>
        <w:div w:id="13462350">
          <w:marLeft w:val="640"/>
          <w:marRight w:val="0"/>
          <w:marTop w:val="0"/>
          <w:marBottom w:val="0"/>
          <w:divBdr>
            <w:top w:val="none" w:sz="0" w:space="0" w:color="auto"/>
            <w:left w:val="none" w:sz="0" w:space="0" w:color="auto"/>
            <w:bottom w:val="none" w:sz="0" w:space="0" w:color="auto"/>
            <w:right w:val="none" w:sz="0" w:space="0" w:color="auto"/>
          </w:divBdr>
        </w:div>
        <w:div w:id="623846664">
          <w:marLeft w:val="640"/>
          <w:marRight w:val="0"/>
          <w:marTop w:val="0"/>
          <w:marBottom w:val="0"/>
          <w:divBdr>
            <w:top w:val="none" w:sz="0" w:space="0" w:color="auto"/>
            <w:left w:val="none" w:sz="0" w:space="0" w:color="auto"/>
            <w:bottom w:val="none" w:sz="0" w:space="0" w:color="auto"/>
            <w:right w:val="none" w:sz="0" w:space="0" w:color="auto"/>
          </w:divBdr>
        </w:div>
        <w:div w:id="772014290">
          <w:marLeft w:val="640"/>
          <w:marRight w:val="0"/>
          <w:marTop w:val="0"/>
          <w:marBottom w:val="0"/>
          <w:divBdr>
            <w:top w:val="none" w:sz="0" w:space="0" w:color="auto"/>
            <w:left w:val="none" w:sz="0" w:space="0" w:color="auto"/>
            <w:bottom w:val="none" w:sz="0" w:space="0" w:color="auto"/>
            <w:right w:val="none" w:sz="0" w:space="0" w:color="auto"/>
          </w:divBdr>
        </w:div>
        <w:div w:id="83495819">
          <w:marLeft w:val="640"/>
          <w:marRight w:val="0"/>
          <w:marTop w:val="0"/>
          <w:marBottom w:val="0"/>
          <w:divBdr>
            <w:top w:val="none" w:sz="0" w:space="0" w:color="auto"/>
            <w:left w:val="none" w:sz="0" w:space="0" w:color="auto"/>
            <w:bottom w:val="none" w:sz="0" w:space="0" w:color="auto"/>
            <w:right w:val="none" w:sz="0" w:space="0" w:color="auto"/>
          </w:divBdr>
        </w:div>
        <w:div w:id="1833645842">
          <w:marLeft w:val="640"/>
          <w:marRight w:val="0"/>
          <w:marTop w:val="0"/>
          <w:marBottom w:val="0"/>
          <w:divBdr>
            <w:top w:val="none" w:sz="0" w:space="0" w:color="auto"/>
            <w:left w:val="none" w:sz="0" w:space="0" w:color="auto"/>
            <w:bottom w:val="none" w:sz="0" w:space="0" w:color="auto"/>
            <w:right w:val="none" w:sz="0" w:space="0" w:color="auto"/>
          </w:divBdr>
        </w:div>
        <w:div w:id="912817705">
          <w:marLeft w:val="640"/>
          <w:marRight w:val="0"/>
          <w:marTop w:val="0"/>
          <w:marBottom w:val="0"/>
          <w:divBdr>
            <w:top w:val="none" w:sz="0" w:space="0" w:color="auto"/>
            <w:left w:val="none" w:sz="0" w:space="0" w:color="auto"/>
            <w:bottom w:val="none" w:sz="0" w:space="0" w:color="auto"/>
            <w:right w:val="none" w:sz="0" w:space="0" w:color="auto"/>
          </w:divBdr>
        </w:div>
        <w:div w:id="577055946">
          <w:marLeft w:val="640"/>
          <w:marRight w:val="0"/>
          <w:marTop w:val="0"/>
          <w:marBottom w:val="0"/>
          <w:divBdr>
            <w:top w:val="none" w:sz="0" w:space="0" w:color="auto"/>
            <w:left w:val="none" w:sz="0" w:space="0" w:color="auto"/>
            <w:bottom w:val="none" w:sz="0" w:space="0" w:color="auto"/>
            <w:right w:val="none" w:sz="0" w:space="0" w:color="auto"/>
          </w:divBdr>
        </w:div>
        <w:div w:id="1384912235">
          <w:marLeft w:val="640"/>
          <w:marRight w:val="0"/>
          <w:marTop w:val="0"/>
          <w:marBottom w:val="0"/>
          <w:divBdr>
            <w:top w:val="none" w:sz="0" w:space="0" w:color="auto"/>
            <w:left w:val="none" w:sz="0" w:space="0" w:color="auto"/>
            <w:bottom w:val="none" w:sz="0" w:space="0" w:color="auto"/>
            <w:right w:val="none" w:sz="0" w:space="0" w:color="auto"/>
          </w:divBdr>
        </w:div>
        <w:div w:id="721712102">
          <w:marLeft w:val="640"/>
          <w:marRight w:val="0"/>
          <w:marTop w:val="0"/>
          <w:marBottom w:val="0"/>
          <w:divBdr>
            <w:top w:val="none" w:sz="0" w:space="0" w:color="auto"/>
            <w:left w:val="none" w:sz="0" w:space="0" w:color="auto"/>
            <w:bottom w:val="none" w:sz="0" w:space="0" w:color="auto"/>
            <w:right w:val="none" w:sz="0" w:space="0" w:color="auto"/>
          </w:divBdr>
        </w:div>
        <w:div w:id="1716537134">
          <w:marLeft w:val="640"/>
          <w:marRight w:val="0"/>
          <w:marTop w:val="0"/>
          <w:marBottom w:val="0"/>
          <w:divBdr>
            <w:top w:val="none" w:sz="0" w:space="0" w:color="auto"/>
            <w:left w:val="none" w:sz="0" w:space="0" w:color="auto"/>
            <w:bottom w:val="none" w:sz="0" w:space="0" w:color="auto"/>
            <w:right w:val="none" w:sz="0" w:space="0" w:color="auto"/>
          </w:divBdr>
        </w:div>
        <w:div w:id="989135291">
          <w:marLeft w:val="640"/>
          <w:marRight w:val="0"/>
          <w:marTop w:val="0"/>
          <w:marBottom w:val="0"/>
          <w:divBdr>
            <w:top w:val="none" w:sz="0" w:space="0" w:color="auto"/>
            <w:left w:val="none" w:sz="0" w:space="0" w:color="auto"/>
            <w:bottom w:val="none" w:sz="0" w:space="0" w:color="auto"/>
            <w:right w:val="none" w:sz="0" w:space="0" w:color="auto"/>
          </w:divBdr>
        </w:div>
        <w:div w:id="1650132707">
          <w:marLeft w:val="640"/>
          <w:marRight w:val="0"/>
          <w:marTop w:val="0"/>
          <w:marBottom w:val="0"/>
          <w:divBdr>
            <w:top w:val="none" w:sz="0" w:space="0" w:color="auto"/>
            <w:left w:val="none" w:sz="0" w:space="0" w:color="auto"/>
            <w:bottom w:val="none" w:sz="0" w:space="0" w:color="auto"/>
            <w:right w:val="none" w:sz="0" w:space="0" w:color="auto"/>
          </w:divBdr>
        </w:div>
        <w:div w:id="1202783766">
          <w:marLeft w:val="640"/>
          <w:marRight w:val="0"/>
          <w:marTop w:val="0"/>
          <w:marBottom w:val="0"/>
          <w:divBdr>
            <w:top w:val="none" w:sz="0" w:space="0" w:color="auto"/>
            <w:left w:val="none" w:sz="0" w:space="0" w:color="auto"/>
            <w:bottom w:val="none" w:sz="0" w:space="0" w:color="auto"/>
            <w:right w:val="none" w:sz="0" w:space="0" w:color="auto"/>
          </w:divBdr>
        </w:div>
      </w:divsChild>
    </w:div>
    <w:div w:id="138157346">
      <w:bodyDiv w:val="1"/>
      <w:marLeft w:val="0"/>
      <w:marRight w:val="0"/>
      <w:marTop w:val="0"/>
      <w:marBottom w:val="0"/>
      <w:divBdr>
        <w:top w:val="none" w:sz="0" w:space="0" w:color="auto"/>
        <w:left w:val="none" w:sz="0" w:space="0" w:color="auto"/>
        <w:bottom w:val="none" w:sz="0" w:space="0" w:color="auto"/>
        <w:right w:val="none" w:sz="0" w:space="0" w:color="auto"/>
      </w:divBdr>
      <w:divsChild>
        <w:div w:id="1155030191">
          <w:marLeft w:val="640"/>
          <w:marRight w:val="0"/>
          <w:marTop w:val="0"/>
          <w:marBottom w:val="0"/>
          <w:divBdr>
            <w:top w:val="none" w:sz="0" w:space="0" w:color="auto"/>
            <w:left w:val="none" w:sz="0" w:space="0" w:color="auto"/>
            <w:bottom w:val="none" w:sz="0" w:space="0" w:color="auto"/>
            <w:right w:val="none" w:sz="0" w:space="0" w:color="auto"/>
          </w:divBdr>
        </w:div>
        <w:div w:id="920679917">
          <w:marLeft w:val="640"/>
          <w:marRight w:val="0"/>
          <w:marTop w:val="0"/>
          <w:marBottom w:val="0"/>
          <w:divBdr>
            <w:top w:val="none" w:sz="0" w:space="0" w:color="auto"/>
            <w:left w:val="none" w:sz="0" w:space="0" w:color="auto"/>
            <w:bottom w:val="none" w:sz="0" w:space="0" w:color="auto"/>
            <w:right w:val="none" w:sz="0" w:space="0" w:color="auto"/>
          </w:divBdr>
        </w:div>
        <w:div w:id="613370932">
          <w:marLeft w:val="640"/>
          <w:marRight w:val="0"/>
          <w:marTop w:val="0"/>
          <w:marBottom w:val="0"/>
          <w:divBdr>
            <w:top w:val="none" w:sz="0" w:space="0" w:color="auto"/>
            <w:left w:val="none" w:sz="0" w:space="0" w:color="auto"/>
            <w:bottom w:val="none" w:sz="0" w:space="0" w:color="auto"/>
            <w:right w:val="none" w:sz="0" w:space="0" w:color="auto"/>
          </w:divBdr>
        </w:div>
        <w:div w:id="10691792">
          <w:marLeft w:val="640"/>
          <w:marRight w:val="0"/>
          <w:marTop w:val="0"/>
          <w:marBottom w:val="0"/>
          <w:divBdr>
            <w:top w:val="none" w:sz="0" w:space="0" w:color="auto"/>
            <w:left w:val="none" w:sz="0" w:space="0" w:color="auto"/>
            <w:bottom w:val="none" w:sz="0" w:space="0" w:color="auto"/>
            <w:right w:val="none" w:sz="0" w:space="0" w:color="auto"/>
          </w:divBdr>
        </w:div>
        <w:div w:id="1157260063">
          <w:marLeft w:val="640"/>
          <w:marRight w:val="0"/>
          <w:marTop w:val="0"/>
          <w:marBottom w:val="0"/>
          <w:divBdr>
            <w:top w:val="none" w:sz="0" w:space="0" w:color="auto"/>
            <w:left w:val="none" w:sz="0" w:space="0" w:color="auto"/>
            <w:bottom w:val="none" w:sz="0" w:space="0" w:color="auto"/>
            <w:right w:val="none" w:sz="0" w:space="0" w:color="auto"/>
          </w:divBdr>
        </w:div>
        <w:div w:id="931089113">
          <w:marLeft w:val="640"/>
          <w:marRight w:val="0"/>
          <w:marTop w:val="0"/>
          <w:marBottom w:val="0"/>
          <w:divBdr>
            <w:top w:val="none" w:sz="0" w:space="0" w:color="auto"/>
            <w:left w:val="none" w:sz="0" w:space="0" w:color="auto"/>
            <w:bottom w:val="none" w:sz="0" w:space="0" w:color="auto"/>
            <w:right w:val="none" w:sz="0" w:space="0" w:color="auto"/>
          </w:divBdr>
        </w:div>
        <w:div w:id="100271208">
          <w:marLeft w:val="640"/>
          <w:marRight w:val="0"/>
          <w:marTop w:val="0"/>
          <w:marBottom w:val="0"/>
          <w:divBdr>
            <w:top w:val="none" w:sz="0" w:space="0" w:color="auto"/>
            <w:left w:val="none" w:sz="0" w:space="0" w:color="auto"/>
            <w:bottom w:val="none" w:sz="0" w:space="0" w:color="auto"/>
            <w:right w:val="none" w:sz="0" w:space="0" w:color="auto"/>
          </w:divBdr>
        </w:div>
        <w:div w:id="383649484">
          <w:marLeft w:val="640"/>
          <w:marRight w:val="0"/>
          <w:marTop w:val="0"/>
          <w:marBottom w:val="0"/>
          <w:divBdr>
            <w:top w:val="none" w:sz="0" w:space="0" w:color="auto"/>
            <w:left w:val="none" w:sz="0" w:space="0" w:color="auto"/>
            <w:bottom w:val="none" w:sz="0" w:space="0" w:color="auto"/>
            <w:right w:val="none" w:sz="0" w:space="0" w:color="auto"/>
          </w:divBdr>
        </w:div>
        <w:div w:id="1093162663">
          <w:marLeft w:val="640"/>
          <w:marRight w:val="0"/>
          <w:marTop w:val="0"/>
          <w:marBottom w:val="0"/>
          <w:divBdr>
            <w:top w:val="none" w:sz="0" w:space="0" w:color="auto"/>
            <w:left w:val="none" w:sz="0" w:space="0" w:color="auto"/>
            <w:bottom w:val="none" w:sz="0" w:space="0" w:color="auto"/>
            <w:right w:val="none" w:sz="0" w:space="0" w:color="auto"/>
          </w:divBdr>
        </w:div>
        <w:div w:id="1603146654">
          <w:marLeft w:val="640"/>
          <w:marRight w:val="0"/>
          <w:marTop w:val="0"/>
          <w:marBottom w:val="0"/>
          <w:divBdr>
            <w:top w:val="none" w:sz="0" w:space="0" w:color="auto"/>
            <w:left w:val="none" w:sz="0" w:space="0" w:color="auto"/>
            <w:bottom w:val="none" w:sz="0" w:space="0" w:color="auto"/>
            <w:right w:val="none" w:sz="0" w:space="0" w:color="auto"/>
          </w:divBdr>
        </w:div>
        <w:div w:id="577836116">
          <w:marLeft w:val="640"/>
          <w:marRight w:val="0"/>
          <w:marTop w:val="0"/>
          <w:marBottom w:val="0"/>
          <w:divBdr>
            <w:top w:val="none" w:sz="0" w:space="0" w:color="auto"/>
            <w:left w:val="none" w:sz="0" w:space="0" w:color="auto"/>
            <w:bottom w:val="none" w:sz="0" w:space="0" w:color="auto"/>
            <w:right w:val="none" w:sz="0" w:space="0" w:color="auto"/>
          </w:divBdr>
        </w:div>
        <w:div w:id="1575044018">
          <w:marLeft w:val="640"/>
          <w:marRight w:val="0"/>
          <w:marTop w:val="0"/>
          <w:marBottom w:val="0"/>
          <w:divBdr>
            <w:top w:val="none" w:sz="0" w:space="0" w:color="auto"/>
            <w:left w:val="none" w:sz="0" w:space="0" w:color="auto"/>
            <w:bottom w:val="none" w:sz="0" w:space="0" w:color="auto"/>
            <w:right w:val="none" w:sz="0" w:space="0" w:color="auto"/>
          </w:divBdr>
        </w:div>
        <w:div w:id="758596352">
          <w:marLeft w:val="640"/>
          <w:marRight w:val="0"/>
          <w:marTop w:val="0"/>
          <w:marBottom w:val="0"/>
          <w:divBdr>
            <w:top w:val="none" w:sz="0" w:space="0" w:color="auto"/>
            <w:left w:val="none" w:sz="0" w:space="0" w:color="auto"/>
            <w:bottom w:val="none" w:sz="0" w:space="0" w:color="auto"/>
            <w:right w:val="none" w:sz="0" w:space="0" w:color="auto"/>
          </w:divBdr>
        </w:div>
        <w:div w:id="1803883967">
          <w:marLeft w:val="640"/>
          <w:marRight w:val="0"/>
          <w:marTop w:val="0"/>
          <w:marBottom w:val="0"/>
          <w:divBdr>
            <w:top w:val="none" w:sz="0" w:space="0" w:color="auto"/>
            <w:left w:val="none" w:sz="0" w:space="0" w:color="auto"/>
            <w:bottom w:val="none" w:sz="0" w:space="0" w:color="auto"/>
            <w:right w:val="none" w:sz="0" w:space="0" w:color="auto"/>
          </w:divBdr>
        </w:div>
        <w:div w:id="1572888168">
          <w:marLeft w:val="640"/>
          <w:marRight w:val="0"/>
          <w:marTop w:val="0"/>
          <w:marBottom w:val="0"/>
          <w:divBdr>
            <w:top w:val="none" w:sz="0" w:space="0" w:color="auto"/>
            <w:left w:val="none" w:sz="0" w:space="0" w:color="auto"/>
            <w:bottom w:val="none" w:sz="0" w:space="0" w:color="auto"/>
            <w:right w:val="none" w:sz="0" w:space="0" w:color="auto"/>
          </w:divBdr>
        </w:div>
        <w:div w:id="1911650062">
          <w:marLeft w:val="640"/>
          <w:marRight w:val="0"/>
          <w:marTop w:val="0"/>
          <w:marBottom w:val="0"/>
          <w:divBdr>
            <w:top w:val="none" w:sz="0" w:space="0" w:color="auto"/>
            <w:left w:val="none" w:sz="0" w:space="0" w:color="auto"/>
            <w:bottom w:val="none" w:sz="0" w:space="0" w:color="auto"/>
            <w:right w:val="none" w:sz="0" w:space="0" w:color="auto"/>
          </w:divBdr>
        </w:div>
        <w:div w:id="1851944344">
          <w:marLeft w:val="640"/>
          <w:marRight w:val="0"/>
          <w:marTop w:val="0"/>
          <w:marBottom w:val="0"/>
          <w:divBdr>
            <w:top w:val="none" w:sz="0" w:space="0" w:color="auto"/>
            <w:left w:val="none" w:sz="0" w:space="0" w:color="auto"/>
            <w:bottom w:val="none" w:sz="0" w:space="0" w:color="auto"/>
            <w:right w:val="none" w:sz="0" w:space="0" w:color="auto"/>
          </w:divBdr>
        </w:div>
        <w:div w:id="54669317">
          <w:marLeft w:val="640"/>
          <w:marRight w:val="0"/>
          <w:marTop w:val="0"/>
          <w:marBottom w:val="0"/>
          <w:divBdr>
            <w:top w:val="none" w:sz="0" w:space="0" w:color="auto"/>
            <w:left w:val="none" w:sz="0" w:space="0" w:color="auto"/>
            <w:bottom w:val="none" w:sz="0" w:space="0" w:color="auto"/>
            <w:right w:val="none" w:sz="0" w:space="0" w:color="auto"/>
          </w:divBdr>
        </w:div>
        <w:div w:id="1438332369">
          <w:marLeft w:val="640"/>
          <w:marRight w:val="0"/>
          <w:marTop w:val="0"/>
          <w:marBottom w:val="0"/>
          <w:divBdr>
            <w:top w:val="none" w:sz="0" w:space="0" w:color="auto"/>
            <w:left w:val="none" w:sz="0" w:space="0" w:color="auto"/>
            <w:bottom w:val="none" w:sz="0" w:space="0" w:color="auto"/>
            <w:right w:val="none" w:sz="0" w:space="0" w:color="auto"/>
          </w:divBdr>
        </w:div>
        <w:div w:id="773133184">
          <w:marLeft w:val="640"/>
          <w:marRight w:val="0"/>
          <w:marTop w:val="0"/>
          <w:marBottom w:val="0"/>
          <w:divBdr>
            <w:top w:val="none" w:sz="0" w:space="0" w:color="auto"/>
            <w:left w:val="none" w:sz="0" w:space="0" w:color="auto"/>
            <w:bottom w:val="none" w:sz="0" w:space="0" w:color="auto"/>
            <w:right w:val="none" w:sz="0" w:space="0" w:color="auto"/>
          </w:divBdr>
        </w:div>
        <w:div w:id="308945516">
          <w:marLeft w:val="640"/>
          <w:marRight w:val="0"/>
          <w:marTop w:val="0"/>
          <w:marBottom w:val="0"/>
          <w:divBdr>
            <w:top w:val="none" w:sz="0" w:space="0" w:color="auto"/>
            <w:left w:val="none" w:sz="0" w:space="0" w:color="auto"/>
            <w:bottom w:val="none" w:sz="0" w:space="0" w:color="auto"/>
            <w:right w:val="none" w:sz="0" w:space="0" w:color="auto"/>
          </w:divBdr>
        </w:div>
        <w:div w:id="420949696">
          <w:marLeft w:val="640"/>
          <w:marRight w:val="0"/>
          <w:marTop w:val="0"/>
          <w:marBottom w:val="0"/>
          <w:divBdr>
            <w:top w:val="none" w:sz="0" w:space="0" w:color="auto"/>
            <w:left w:val="none" w:sz="0" w:space="0" w:color="auto"/>
            <w:bottom w:val="none" w:sz="0" w:space="0" w:color="auto"/>
            <w:right w:val="none" w:sz="0" w:space="0" w:color="auto"/>
          </w:divBdr>
        </w:div>
        <w:div w:id="228152594">
          <w:marLeft w:val="640"/>
          <w:marRight w:val="0"/>
          <w:marTop w:val="0"/>
          <w:marBottom w:val="0"/>
          <w:divBdr>
            <w:top w:val="none" w:sz="0" w:space="0" w:color="auto"/>
            <w:left w:val="none" w:sz="0" w:space="0" w:color="auto"/>
            <w:bottom w:val="none" w:sz="0" w:space="0" w:color="auto"/>
            <w:right w:val="none" w:sz="0" w:space="0" w:color="auto"/>
          </w:divBdr>
        </w:div>
        <w:div w:id="738746128">
          <w:marLeft w:val="640"/>
          <w:marRight w:val="0"/>
          <w:marTop w:val="0"/>
          <w:marBottom w:val="0"/>
          <w:divBdr>
            <w:top w:val="none" w:sz="0" w:space="0" w:color="auto"/>
            <w:left w:val="none" w:sz="0" w:space="0" w:color="auto"/>
            <w:bottom w:val="none" w:sz="0" w:space="0" w:color="auto"/>
            <w:right w:val="none" w:sz="0" w:space="0" w:color="auto"/>
          </w:divBdr>
        </w:div>
        <w:div w:id="508955245">
          <w:marLeft w:val="640"/>
          <w:marRight w:val="0"/>
          <w:marTop w:val="0"/>
          <w:marBottom w:val="0"/>
          <w:divBdr>
            <w:top w:val="none" w:sz="0" w:space="0" w:color="auto"/>
            <w:left w:val="none" w:sz="0" w:space="0" w:color="auto"/>
            <w:bottom w:val="none" w:sz="0" w:space="0" w:color="auto"/>
            <w:right w:val="none" w:sz="0" w:space="0" w:color="auto"/>
          </w:divBdr>
        </w:div>
        <w:div w:id="362436412">
          <w:marLeft w:val="640"/>
          <w:marRight w:val="0"/>
          <w:marTop w:val="0"/>
          <w:marBottom w:val="0"/>
          <w:divBdr>
            <w:top w:val="none" w:sz="0" w:space="0" w:color="auto"/>
            <w:left w:val="none" w:sz="0" w:space="0" w:color="auto"/>
            <w:bottom w:val="none" w:sz="0" w:space="0" w:color="auto"/>
            <w:right w:val="none" w:sz="0" w:space="0" w:color="auto"/>
          </w:divBdr>
        </w:div>
        <w:div w:id="1149594650">
          <w:marLeft w:val="640"/>
          <w:marRight w:val="0"/>
          <w:marTop w:val="0"/>
          <w:marBottom w:val="0"/>
          <w:divBdr>
            <w:top w:val="none" w:sz="0" w:space="0" w:color="auto"/>
            <w:left w:val="none" w:sz="0" w:space="0" w:color="auto"/>
            <w:bottom w:val="none" w:sz="0" w:space="0" w:color="auto"/>
            <w:right w:val="none" w:sz="0" w:space="0" w:color="auto"/>
          </w:divBdr>
        </w:div>
        <w:div w:id="1473250839">
          <w:marLeft w:val="640"/>
          <w:marRight w:val="0"/>
          <w:marTop w:val="0"/>
          <w:marBottom w:val="0"/>
          <w:divBdr>
            <w:top w:val="none" w:sz="0" w:space="0" w:color="auto"/>
            <w:left w:val="none" w:sz="0" w:space="0" w:color="auto"/>
            <w:bottom w:val="none" w:sz="0" w:space="0" w:color="auto"/>
            <w:right w:val="none" w:sz="0" w:space="0" w:color="auto"/>
          </w:divBdr>
        </w:div>
        <w:div w:id="730736460">
          <w:marLeft w:val="640"/>
          <w:marRight w:val="0"/>
          <w:marTop w:val="0"/>
          <w:marBottom w:val="0"/>
          <w:divBdr>
            <w:top w:val="none" w:sz="0" w:space="0" w:color="auto"/>
            <w:left w:val="none" w:sz="0" w:space="0" w:color="auto"/>
            <w:bottom w:val="none" w:sz="0" w:space="0" w:color="auto"/>
            <w:right w:val="none" w:sz="0" w:space="0" w:color="auto"/>
          </w:divBdr>
        </w:div>
        <w:div w:id="462428238">
          <w:marLeft w:val="640"/>
          <w:marRight w:val="0"/>
          <w:marTop w:val="0"/>
          <w:marBottom w:val="0"/>
          <w:divBdr>
            <w:top w:val="none" w:sz="0" w:space="0" w:color="auto"/>
            <w:left w:val="none" w:sz="0" w:space="0" w:color="auto"/>
            <w:bottom w:val="none" w:sz="0" w:space="0" w:color="auto"/>
            <w:right w:val="none" w:sz="0" w:space="0" w:color="auto"/>
          </w:divBdr>
        </w:div>
        <w:div w:id="16783875">
          <w:marLeft w:val="640"/>
          <w:marRight w:val="0"/>
          <w:marTop w:val="0"/>
          <w:marBottom w:val="0"/>
          <w:divBdr>
            <w:top w:val="none" w:sz="0" w:space="0" w:color="auto"/>
            <w:left w:val="none" w:sz="0" w:space="0" w:color="auto"/>
            <w:bottom w:val="none" w:sz="0" w:space="0" w:color="auto"/>
            <w:right w:val="none" w:sz="0" w:space="0" w:color="auto"/>
          </w:divBdr>
        </w:div>
        <w:div w:id="2016611821">
          <w:marLeft w:val="640"/>
          <w:marRight w:val="0"/>
          <w:marTop w:val="0"/>
          <w:marBottom w:val="0"/>
          <w:divBdr>
            <w:top w:val="none" w:sz="0" w:space="0" w:color="auto"/>
            <w:left w:val="none" w:sz="0" w:space="0" w:color="auto"/>
            <w:bottom w:val="none" w:sz="0" w:space="0" w:color="auto"/>
            <w:right w:val="none" w:sz="0" w:space="0" w:color="auto"/>
          </w:divBdr>
        </w:div>
        <w:div w:id="1502116683">
          <w:marLeft w:val="640"/>
          <w:marRight w:val="0"/>
          <w:marTop w:val="0"/>
          <w:marBottom w:val="0"/>
          <w:divBdr>
            <w:top w:val="none" w:sz="0" w:space="0" w:color="auto"/>
            <w:left w:val="none" w:sz="0" w:space="0" w:color="auto"/>
            <w:bottom w:val="none" w:sz="0" w:space="0" w:color="auto"/>
            <w:right w:val="none" w:sz="0" w:space="0" w:color="auto"/>
          </w:divBdr>
        </w:div>
        <w:div w:id="591085414">
          <w:marLeft w:val="640"/>
          <w:marRight w:val="0"/>
          <w:marTop w:val="0"/>
          <w:marBottom w:val="0"/>
          <w:divBdr>
            <w:top w:val="none" w:sz="0" w:space="0" w:color="auto"/>
            <w:left w:val="none" w:sz="0" w:space="0" w:color="auto"/>
            <w:bottom w:val="none" w:sz="0" w:space="0" w:color="auto"/>
            <w:right w:val="none" w:sz="0" w:space="0" w:color="auto"/>
          </w:divBdr>
        </w:div>
        <w:div w:id="1054356801">
          <w:marLeft w:val="640"/>
          <w:marRight w:val="0"/>
          <w:marTop w:val="0"/>
          <w:marBottom w:val="0"/>
          <w:divBdr>
            <w:top w:val="none" w:sz="0" w:space="0" w:color="auto"/>
            <w:left w:val="none" w:sz="0" w:space="0" w:color="auto"/>
            <w:bottom w:val="none" w:sz="0" w:space="0" w:color="auto"/>
            <w:right w:val="none" w:sz="0" w:space="0" w:color="auto"/>
          </w:divBdr>
        </w:div>
        <w:div w:id="141238997">
          <w:marLeft w:val="640"/>
          <w:marRight w:val="0"/>
          <w:marTop w:val="0"/>
          <w:marBottom w:val="0"/>
          <w:divBdr>
            <w:top w:val="none" w:sz="0" w:space="0" w:color="auto"/>
            <w:left w:val="none" w:sz="0" w:space="0" w:color="auto"/>
            <w:bottom w:val="none" w:sz="0" w:space="0" w:color="auto"/>
            <w:right w:val="none" w:sz="0" w:space="0" w:color="auto"/>
          </w:divBdr>
        </w:div>
        <w:div w:id="1280841994">
          <w:marLeft w:val="640"/>
          <w:marRight w:val="0"/>
          <w:marTop w:val="0"/>
          <w:marBottom w:val="0"/>
          <w:divBdr>
            <w:top w:val="none" w:sz="0" w:space="0" w:color="auto"/>
            <w:left w:val="none" w:sz="0" w:space="0" w:color="auto"/>
            <w:bottom w:val="none" w:sz="0" w:space="0" w:color="auto"/>
            <w:right w:val="none" w:sz="0" w:space="0" w:color="auto"/>
          </w:divBdr>
        </w:div>
        <w:div w:id="674695786">
          <w:marLeft w:val="640"/>
          <w:marRight w:val="0"/>
          <w:marTop w:val="0"/>
          <w:marBottom w:val="0"/>
          <w:divBdr>
            <w:top w:val="none" w:sz="0" w:space="0" w:color="auto"/>
            <w:left w:val="none" w:sz="0" w:space="0" w:color="auto"/>
            <w:bottom w:val="none" w:sz="0" w:space="0" w:color="auto"/>
            <w:right w:val="none" w:sz="0" w:space="0" w:color="auto"/>
          </w:divBdr>
        </w:div>
        <w:div w:id="515967026">
          <w:marLeft w:val="640"/>
          <w:marRight w:val="0"/>
          <w:marTop w:val="0"/>
          <w:marBottom w:val="0"/>
          <w:divBdr>
            <w:top w:val="none" w:sz="0" w:space="0" w:color="auto"/>
            <w:left w:val="none" w:sz="0" w:space="0" w:color="auto"/>
            <w:bottom w:val="none" w:sz="0" w:space="0" w:color="auto"/>
            <w:right w:val="none" w:sz="0" w:space="0" w:color="auto"/>
          </w:divBdr>
        </w:div>
        <w:div w:id="2056343301">
          <w:marLeft w:val="640"/>
          <w:marRight w:val="0"/>
          <w:marTop w:val="0"/>
          <w:marBottom w:val="0"/>
          <w:divBdr>
            <w:top w:val="none" w:sz="0" w:space="0" w:color="auto"/>
            <w:left w:val="none" w:sz="0" w:space="0" w:color="auto"/>
            <w:bottom w:val="none" w:sz="0" w:space="0" w:color="auto"/>
            <w:right w:val="none" w:sz="0" w:space="0" w:color="auto"/>
          </w:divBdr>
        </w:div>
        <w:div w:id="306085409">
          <w:marLeft w:val="640"/>
          <w:marRight w:val="0"/>
          <w:marTop w:val="0"/>
          <w:marBottom w:val="0"/>
          <w:divBdr>
            <w:top w:val="none" w:sz="0" w:space="0" w:color="auto"/>
            <w:left w:val="none" w:sz="0" w:space="0" w:color="auto"/>
            <w:bottom w:val="none" w:sz="0" w:space="0" w:color="auto"/>
            <w:right w:val="none" w:sz="0" w:space="0" w:color="auto"/>
          </w:divBdr>
        </w:div>
        <w:div w:id="1453134015">
          <w:marLeft w:val="640"/>
          <w:marRight w:val="0"/>
          <w:marTop w:val="0"/>
          <w:marBottom w:val="0"/>
          <w:divBdr>
            <w:top w:val="none" w:sz="0" w:space="0" w:color="auto"/>
            <w:left w:val="none" w:sz="0" w:space="0" w:color="auto"/>
            <w:bottom w:val="none" w:sz="0" w:space="0" w:color="auto"/>
            <w:right w:val="none" w:sz="0" w:space="0" w:color="auto"/>
          </w:divBdr>
        </w:div>
        <w:div w:id="1767992041">
          <w:marLeft w:val="640"/>
          <w:marRight w:val="0"/>
          <w:marTop w:val="0"/>
          <w:marBottom w:val="0"/>
          <w:divBdr>
            <w:top w:val="none" w:sz="0" w:space="0" w:color="auto"/>
            <w:left w:val="none" w:sz="0" w:space="0" w:color="auto"/>
            <w:bottom w:val="none" w:sz="0" w:space="0" w:color="auto"/>
            <w:right w:val="none" w:sz="0" w:space="0" w:color="auto"/>
          </w:divBdr>
        </w:div>
        <w:div w:id="337314889">
          <w:marLeft w:val="640"/>
          <w:marRight w:val="0"/>
          <w:marTop w:val="0"/>
          <w:marBottom w:val="0"/>
          <w:divBdr>
            <w:top w:val="none" w:sz="0" w:space="0" w:color="auto"/>
            <w:left w:val="none" w:sz="0" w:space="0" w:color="auto"/>
            <w:bottom w:val="none" w:sz="0" w:space="0" w:color="auto"/>
            <w:right w:val="none" w:sz="0" w:space="0" w:color="auto"/>
          </w:divBdr>
        </w:div>
        <w:div w:id="2048096765">
          <w:marLeft w:val="640"/>
          <w:marRight w:val="0"/>
          <w:marTop w:val="0"/>
          <w:marBottom w:val="0"/>
          <w:divBdr>
            <w:top w:val="none" w:sz="0" w:space="0" w:color="auto"/>
            <w:left w:val="none" w:sz="0" w:space="0" w:color="auto"/>
            <w:bottom w:val="none" w:sz="0" w:space="0" w:color="auto"/>
            <w:right w:val="none" w:sz="0" w:space="0" w:color="auto"/>
          </w:divBdr>
        </w:div>
      </w:divsChild>
    </w:div>
    <w:div w:id="164129443">
      <w:bodyDiv w:val="1"/>
      <w:marLeft w:val="0"/>
      <w:marRight w:val="0"/>
      <w:marTop w:val="0"/>
      <w:marBottom w:val="0"/>
      <w:divBdr>
        <w:top w:val="none" w:sz="0" w:space="0" w:color="auto"/>
        <w:left w:val="none" w:sz="0" w:space="0" w:color="auto"/>
        <w:bottom w:val="none" w:sz="0" w:space="0" w:color="auto"/>
        <w:right w:val="none" w:sz="0" w:space="0" w:color="auto"/>
      </w:divBdr>
    </w:div>
    <w:div w:id="169296372">
      <w:bodyDiv w:val="1"/>
      <w:marLeft w:val="0"/>
      <w:marRight w:val="0"/>
      <w:marTop w:val="0"/>
      <w:marBottom w:val="0"/>
      <w:divBdr>
        <w:top w:val="none" w:sz="0" w:space="0" w:color="auto"/>
        <w:left w:val="none" w:sz="0" w:space="0" w:color="auto"/>
        <w:bottom w:val="none" w:sz="0" w:space="0" w:color="auto"/>
        <w:right w:val="none" w:sz="0" w:space="0" w:color="auto"/>
      </w:divBdr>
      <w:divsChild>
        <w:div w:id="166949260">
          <w:marLeft w:val="640"/>
          <w:marRight w:val="0"/>
          <w:marTop w:val="0"/>
          <w:marBottom w:val="0"/>
          <w:divBdr>
            <w:top w:val="none" w:sz="0" w:space="0" w:color="auto"/>
            <w:left w:val="none" w:sz="0" w:space="0" w:color="auto"/>
            <w:bottom w:val="none" w:sz="0" w:space="0" w:color="auto"/>
            <w:right w:val="none" w:sz="0" w:space="0" w:color="auto"/>
          </w:divBdr>
        </w:div>
        <w:div w:id="1010136159">
          <w:marLeft w:val="640"/>
          <w:marRight w:val="0"/>
          <w:marTop w:val="0"/>
          <w:marBottom w:val="0"/>
          <w:divBdr>
            <w:top w:val="none" w:sz="0" w:space="0" w:color="auto"/>
            <w:left w:val="none" w:sz="0" w:space="0" w:color="auto"/>
            <w:bottom w:val="none" w:sz="0" w:space="0" w:color="auto"/>
            <w:right w:val="none" w:sz="0" w:space="0" w:color="auto"/>
          </w:divBdr>
        </w:div>
        <w:div w:id="362757239">
          <w:marLeft w:val="640"/>
          <w:marRight w:val="0"/>
          <w:marTop w:val="0"/>
          <w:marBottom w:val="0"/>
          <w:divBdr>
            <w:top w:val="none" w:sz="0" w:space="0" w:color="auto"/>
            <w:left w:val="none" w:sz="0" w:space="0" w:color="auto"/>
            <w:bottom w:val="none" w:sz="0" w:space="0" w:color="auto"/>
            <w:right w:val="none" w:sz="0" w:space="0" w:color="auto"/>
          </w:divBdr>
        </w:div>
        <w:div w:id="1085150981">
          <w:marLeft w:val="640"/>
          <w:marRight w:val="0"/>
          <w:marTop w:val="0"/>
          <w:marBottom w:val="0"/>
          <w:divBdr>
            <w:top w:val="none" w:sz="0" w:space="0" w:color="auto"/>
            <w:left w:val="none" w:sz="0" w:space="0" w:color="auto"/>
            <w:bottom w:val="none" w:sz="0" w:space="0" w:color="auto"/>
            <w:right w:val="none" w:sz="0" w:space="0" w:color="auto"/>
          </w:divBdr>
        </w:div>
        <w:div w:id="539128397">
          <w:marLeft w:val="640"/>
          <w:marRight w:val="0"/>
          <w:marTop w:val="0"/>
          <w:marBottom w:val="0"/>
          <w:divBdr>
            <w:top w:val="none" w:sz="0" w:space="0" w:color="auto"/>
            <w:left w:val="none" w:sz="0" w:space="0" w:color="auto"/>
            <w:bottom w:val="none" w:sz="0" w:space="0" w:color="auto"/>
            <w:right w:val="none" w:sz="0" w:space="0" w:color="auto"/>
          </w:divBdr>
        </w:div>
        <w:div w:id="596719002">
          <w:marLeft w:val="640"/>
          <w:marRight w:val="0"/>
          <w:marTop w:val="0"/>
          <w:marBottom w:val="0"/>
          <w:divBdr>
            <w:top w:val="none" w:sz="0" w:space="0" w:color="auto"/>
            <w:left w:val="none" w:sz="0" w:space="0" w:color="auto"/>
            <w:bottom w:val="none" w:sz="0" w:space="0" w:color="auto"/>
            <w:right w:val="none" w:sz="0" w:space="0" w:color="auto"/>
          </w:divBdr>
        </w:div>
        <w:div w:id="2129932293">
          <w:marLeft w:val="640"/>
          <w:marRight w:val="0"/>
          <w:marTop w:val="0"/>
          <w:marBottom w:val="0"/>
          <w:divBdr>
            <w:top w:val="none" w:sz="0" w:space="0" w:color="auto"/>
            <w:left w:val="none" w:sz="0" w:space="0" w:color="auto"/>
            <w:bottom w:val="none" w:sz="0" w:space="0" w:color="auto"/>
            <w:right w:val="none" w:sz="0" w:space="0" w:color="auto"/>
          </w:divBdr>
        </w:div>
        <w:div w:id="1318874391">
          <w:marLeft w:val="640"/>
          <w:marRight w:val="0"/>
          <w:marTop w:val="0"/>
          <w:marBottom w:val="0"/>
          <w:divBdr>
            <w:top w:val="none" w:sz="0" w:space="0" w:color="auto"/>
            <w:left w:val="none" w:sz="0" w:space="0" w:color="auto"/>
            <w:bottom w:val="none" w:sz="0" w:space="0" w:color="auto"/>
            <w:right w:val="none" w:sz="0" w:space="0" w:color="auto"/>
          </w:divBdr>
        </w:div>
        <w:div w:id="1048526712">
          <w:marLeft w:val="640"/>
          <w:marRight w:val="0"/>
          <w:marTop w:val="0"/>
          <w:marBottom w:val="0"/>
          <w:divBdr>
            <w:top w:val="none" w:sz="0" w:space="0" w:color="auto"/>
            <w:left w:val="none" w:sz="0" w:space="0" w:color="auto"/>
            <w:bottom w:val="none" w:sz="0" w:space="0" w:color="auto"/>
            <w:right w:val="none" w:sz="0" w:space="0" w:color="auto"/>
          </w:divBdr>
        </w:div>
        <w:div w:id="1974871004">
          <w:marLeft w:val="640"/>
          <w:marRight w:val="0"/>
          <w:marTop w:val="0"/>
          <w:marBottom w:val="0"/>
          <w:divBdr>
            <w:top w:val="none" w:sz="0" w:space="0" w:color="auto"/>
            <w:left w:val="none" w:sz="0" w:space="0" w:color="auto"/>
            <w:bottom w:val="none" w:sz="0" w:space="0" w:color="auto"/>
            <w:right w:val="none" w:sz="0" w:space="0" w:color="auto"/>
          </w:divBdr>
        </w:div>
        <w:div w:id="828978107">
          <w:marLeft w:val="640"/>
          <w:marRight w:val="0"/>
          <w:marTop w:val="0"/>
          <w:marBottom w:val="0"/>
          <w:divBdr>
            <w:top w:val="none" w:sz="0" w:space="0" w:color="auto"/>
            <w:left w:val="none" w:sz="0" w:space="0" w:color="auto"/>
            <w:bottom w:val="none" w:sz="0" w:space="0" w:color="auto"/>
            <w:right w:val="none" w:sz="0" w:space="0" w:color="auto"/>
          </w:divBdr>
        </w:div>
        <w:div w:id="813986427">
          <w:marLeft w:val="640"/>
          <w:marRight w:val="0"/>
          <w:marTop w:val="0"/>
          <w:marBottom w:val="0"/>
          <w:divBdr>
            <w:top w:val="none" w:sz="0" w:space="0" w:color="auto"/>
            <w:left w:val="none" w:sz="0" w:space="0" w:color="auto"/>
            <w:bottom w:val="none" w:sz="0" w:space="0" w:color="auto"/>
            <w:right w:val="none" w:sz="0" w:space="0" w:color="auto"/>
          </w:divBdr>
        </w:div>
        <w:div w:id="195116567">
          <w:marLeft w:val="640"/>
          <w:marRight w:val="0"/>
          <w:marTop w:val="0"/>
          <w:marBottom w:val="0"/>
          <w:divBdr>
            <w:top w:val="none" w:sz="0" w:space="0" w:color="auto"/>
            <w:left w:val="none" w:sz="0" w:space="0" w:color="auto"/>
            <w:bottom w:val="none" w:sz="0" w:space="0" w:color="auto"/>
            <w:right w:val="none" w:sz="0" w:space="0" w:color="auto"/>
          </w:divBdr>
        </w:div>
        <w:div w:id="512258829">
          <w:marLeft w:val="640"/>
          <w:marRight w:val="0"/>
          <w:marTop w:val="0"/>
          <w:marBottom w:val="0"/>
          <w:divBdr>
            <w:top w:val="none" w:sz="0" w:space="0" w:color="auto"/>
            <w:left w:val="none" w:sz="0" w:space="0" w:color="auto"/>
            <w:bottom w:val="none" w:sz="0" w:space="0" w:color="auto"/>
            <w:right w:val="none" w:sz="0" w:space="0" w:color="auto"/>
          </w:divBdr>
        </w:div>
        <w:div w:id="1490829493">
          <w:marLeft w:val="640"/>
          <w:marRight w:val="0"/>
          <w:marTop w:val="0"/>
          <w:marBottom w:val="0"/>
          <w:divBdr>
            <w:top w:val="none" w:sz="0" w:space="0" w:color="auto"/>
            <w:left w:val="none" w:sz="0" w:space="0" w:color="auto"/>
            <w:bottom w:val="none" w:sz="0" w:space="0" w:color="auto"/>
            <w:right w:val="none" w:sz="0" w:space="0" w:color="auto"/>
          </w:divBdr>
        </w:div>
        <w:div w:id="189417259">
          <w:marLeft w:val="640"/>
          <w:marRight w:val="0"/>
          <w:marTop w:val="0"/>
          <w:marBottom w:val="0"/>
          <w:divBdr>
            <w:top w:val="none" w:sz="0" w:space="0" w:color="auto"/>
            <w:left w:val="none" w:sz="0" w:space="0" w:color="auto"/>
            <w:bottom w:val="none" w:sz="0" w:space="0" w:color="auto"/>
            <w:right w:val="none" w:sz="0" w:space="0" w:color="auto"/>
          </w:divBdr>
        </w:div>
        <w:div w:id="1494836765">
          <w:marLeft w:val="640"/>
          <w:marRight w:val="0"/>
          <w:marTop w:val="0"/>
          <w:marBottom w:val="0"/>
          <w:divBdr>
            <w:top w:val="none" w:sz="0" w:space="0" w:color="auto"/>
            <w:left w:val="none" w:sz="0" w:space="0" w:color="auto"/>
            <w:bottom w:val="none" w:sz="0" w:space="0" w:color="auto"/>
            <w:right w:val="none" w:sz="0" w:space="0" w:color="auto"/>
          </w:divBdr>
        </w:div>
        <w:div w:id="43331645">
          <w:marLeft w:val="640"/>
          <w:marRight w:val="0"/>
          <w:marTop w:val="0"/>
          <w:marBottom w:val="0"/>
          <w:divBdr>
            <w:top w:val="none" w:sz="0" w:space="0" w:color="auto"/>
            <w:left w:val="none" w:sz="0" w:space="0" w:color="auto"/>
            <w:bottom w:val="none" w:sz="0" w:space="0" w:color="auto"/>
            <w:right w:val="none" w:sz="0" w:space="0" w:color="auto"/>
          </w:divBdr>
        </w:div>
        <w:div w:id="657882686">
          <w:marLeft w:val="640"/>
          <w:marRight w:val="0"/>
          <w:marTop w:val="0"/>
          <w:marBottom w:val="0"/>
          <w:divBdr>
            <w:top w:val="none" w:sz="0" w:space="0" w:color="auto"/>
            <w:left w:val="none" w:sz="0" w:space="0" w:color="auto"/>
            <w:bottom w:val="none" w:sz="0" w:space="0" w:color="auto"/>
            <w:right w:val="none" w:sz="0" w:space="0" w:color="auto"/>
          </w:divBdr>
        </w:div>
        <w:div w:id="1021008530">
          <w:marLeft w:val="640"/>
          <w:marRight w:val="0"/>
          <w:marTop w:val="0"/>
          <w:marBottom w:val="0"/>
          <w:divBdr>
            <w:top w:val="none" w:sz="0" w:space="0" w:color="auto"/>
            <w:left w:val="none" w:sz="0" w:space="0" w:color="auto"/>
            <w:bottom w:val="none" w:sz="0" w:space="0" w:color="auto"/>
            <w:right w:val="none" w:sz="0" w:space="0" w:color="auto"/>
          </w:divBdr>
        </w:div>
        <w:div w:id="1115557744">
          <w:marLeft w:val="640"/>
          <w:marRight w:val="0"/>
          <w:marTop w:val="0"/>
          <w:marBottom w:val="0"/>
          <w:divBdr>
            <w:top w:val="none" w:sz="0" w:space="0" w:color="auto"/>
            <w:left w:val="none" w:sz="0" w:space="0" w:color="auto"/>
            <w:bottom w:val="none" w:sz="0" w:space="0" w:color="auto"/>
            <w:right w:val="none" w:sz="0" w:space="0" w:color="auto"/>
          </w:divBdr>
        </w:div>
        <w:div w:id="1459647385">
          <w:marLeft w:val="640"/>
          <w:marRight w:val="0"/>
          <w:marTop w:val="0"/>
          <w:marBottom w:val="0"/>
          <w:divBdr>
            <w:top w:val="none" w:sz="0" w:space="0" w:color="auto"/>
            <w:left w:val="none" w:sz="0" w:space="0" w:color="auto"/>
            <w:bottom w:val="none" w:sz="0" w:space="0" w:color="auto"/>
            <w:right w:val="none" w:sz="0" w:space="0" w:color="auto"/>
          </w:divBdr>
        </w:div>
        <w:div w:id="1546485647">
          <w:marLeft w:val="640"/>
          <w:marRight w:val="0"/>
          <w:marTop w:val="0"/>
          <w:marBottom w:val="0"/>
          <w:divBdr>
            <w:top w:val="none" w:sz="0" w:space="0" w:color="auto"/>
            <w:left w:val="none" w:sz="0" w:space="0" w:color="auto"/>
            <w:bottom w:val="none" w:sz="0" w:space="0" w:color="auto"/>
            <w:right w:val="none" w:sz="0" w:space="0" w:color="auto"/>
          </w:divBdr>
        </w:div>
        <w:div w:id="1188758345">
          <w:marLeft w:val="640"/>
          <w:marRight w:val="0"/>
          <w:marTop w:val="0"/>
          <w:marBottom w:val="0"/>
          <w:divBdr>
            <w:top w:val="none" w:sz="0" w:space="0" w:color="auto"/>
            <w:left w:val="none" w:sz="0" w:space="0" w:color="auto"/>
            <w:bottom w:val="none" w:sz="0" w:space="0" w:color="auto"/>
            <w:right w:val="none" w:sz="0" w:space="0" w:color="auto"/>
          </w:divBdr>
        </w:div>
        <w:div w:id="59138653">
          <w:marLeft w:val="640"/>
          <w:marRight w:val="0"/>
          <w:marTop w:val="0"/>
          <w:marBottom w:val="0"/>
          <w:divBdr>
            <w:top w:val="none" w:sz="0" w:space="0" w:color="auto"/>
            <w:left w:val="none" w:sz="0" w:space="0" w:color="auto"/>
            <w:bottom w:val="none" w:sz="0" w:space="0" w:color="auto"/>
            <w:right w:val="none" w:sz="0" w:space="0" w:color="auto"/>
          </w:divBdr>
        </w:div>
        <w:div w:id="1071927539">
          <w:marLeft w:val="640"/>
          <w:marRight w:val="0"/>
          <w:marTop w:val="0"/>
          <w:marBottom w:val="0"/>
          <w:divBdr>
            <w:top w:val="none" w:sz="0" w:space="0" w:color="auto"/>
            <w:left w:val="none" w:sz="0" w:space="0" w:color="auto"/>
            <w:bottom w:val="none" w:sz="0" w:space="0" w:color="auto"/>
            <w:right w:val="none" w:sz="0" w:space="0" w:color="auto"/>
          </w:divBdr>
        </w:div>
      </w:divsChild>
    </w:div>
    <w:div w:id="183373622">
      <w:bodyDiv w:val="1"/>
      <w:marLeft w:val="0"/>
      <w:marRight w:val="0"/>
      <w:marTop w:val="0"/>
      <w:marBottom w:val="0"/>
      <w:divBdr>
        <w:top w:val="none" w:sz="0" w:space="0" w:color="auto"/>
        <w:left w:val="none" w:sz="0" w:space="0" w:color="auto"/>
        <w:bottom w:val="none" w:sz="0" w:space="0" w:color="auto"/>
        <w:right w:val="none" w:sz="0" w:space="0" w:color="auto"/>
      </w:divBdr>
      <w:divsChild>
        <w:div w:id="41945074">
          <w:marLeft w:val="640"/>
          <w:marRight w:val="0"/>
          <w:marTop w:val="0"/>
          <w:marBottom w:val="0"/>
          <w:divBdr>
            <w:top w:val="none" w:sz="0" w:space="0" w:color="auto"/>
            <w:left w:val="none" w:sz="0" w:space="0" w:color="auto"/>
            <w:bottom w:val="none" w:sz="0" w:space="0" w:color="auto"/>
            <w:right w:val="none" w:sz="0" w:space="0" w:color="auto"/>
          </w:divBdr>
        </w:div>
        <w:div w:id="1815222534">
          <w:marLeft w:val="640"/>
          <w:marRight w:val="0"/>
          <w:marTop w:val="0"/>
          <w:marBottom w:val="0"/>
          <w:divBdr>
            <w:top w:val="none" w:sz="0" w:space="0" w:color="auto"/>
            <w:left w:val="none" w:sz="0" w:space="0" w:color="auto"/>
            <w:bottom w:val="none" w:sz="0" w:space="0" w:color="auto"/>
            <w:right w:val="none" w:sz="0" w:space="0" w:color="auto"/>
          </w:divBdr>
        </w:div>
        <w:div w:id="201555635">
          <w:marLeft w:val="640"/>
          <w:marRight w:val="0"/>
          <w:marTop w:val="0"/>
          <w:marBottom w:val="0"/>
          <w:divBdr>
            <w:top w:val="none" w:sz="0" w:space="0" w:color="auto"/>
            <w:left w:val="none" w:sz="0" w:space="0" w:color="auto"/>
            <w:bottom w:val="none" w:sz="0" w:space="0" w:color="auto"/>
            <w:right w:val="none" w:sz="0" w:space="0" w:color="auto"/>
          </w:divBdr>
        </w:div>
        <w:div w:id="1286618136">
          <w:marLeft w:val="640"/>
          <w:marRight w:val="0"/>
          <w:marTop w:val="0"/>
          <w:marBottom w:val="0"/>
          <w:divBdr>
            <w:top w:val="none" w:sz="0" w:space="0" w:color="auto"/>
            <w:left w:val="none" w:sz="0" w:space="0" w:color="auto"/>
            <w:bottom w:val="none" w:sz="0" w:space="0" w:color="auto"/>
            <w:right w:val="none" w:sz="0" w:space="0" w:color="auto"/>
          </w:divBdr>
        </w:div>
        <w:div w:id="1933313072">
          <w:marLeft w:val="640"/>
          <w:marRight w:val="0"/>
          <w:marTop w:val="0"/>
          <w:marBottom w:val="0"/>
          <w:divBdr>
            <w:top w:val="none" w:sz="0" w:space="0" w:color="auto"/>
            <w:left w:val="none" w:sz="0" w:space="0" w:color="auto"/>
            <w:bottom w:val="none" w:sz="0" w:space="0" w:color="auto"/>
            <w:right w:val="none" w:sz="0" w:space="0" w:color="auto"/>
          </w:divBdr>
        </w:div>
        <w:div w:id="645548121">
          <w:marLeft w:val="640"/>
          <w:marRight w:val="0"/>
          <w:marTop w:val="0"/>
          <w:marBottom w:val="0"/>
          <w:divBdr>
            <w:top w:val="none" w:sz="0" w:space="0" w:color="auto"/>
            <w:left w:val="none" w:sz="0" w:space="0" w:color="auto"/>
            <w:bottom w:val="none" w:sz="0" w:space="0" w:color="auto"/>
            <w:right w:val="none" w:sz="0" w:space="0" w:color="auto"/>
          </w:divBdr>
        </w:div>
        <w:div w:id="575092451">
          <w:marLeft w:val="640"/>
          <w:marRight w:val="0"/>
          <w:marTop w:val="0"/>
          <w:marBottom w:val="0"/>
          <w:divBdr>
            <w:top w:val="none" w:sz="0" w:space="0" w:color="auto"/>
            <w:left w:val="none" w:sz="0" w:space="0" w:color="auto"/>
            <w:bottom w:val="none" w:sz="0" w:space="0" w:color="auto"/>
            <w:right w:val="none" w:sz="0" w:space="0" w:color="auto"/>
          </w:divBdr>
        </w:div>
        <w:div w:id="1141313032">
          <w:marLeft w:val="640"/>
          <w:marRight w:val="0"/>
          <w:marTop w:val="0"/>
          <w:marBottom w:val="0"/>
          <w:divBdr>
            <w:top w:val="none" w:sz="0" w:space="0" w:color="auto"/>
            <w:left w:val="none" w:sz="0" w:space="0" w:color="auto"/>
            <w:bottom w:val="none" w:sz="0" w:space="0" w:color="auto"/>
            <w:right w:val="none" w:sz="0" w:space="0" w:color="auto"/>
          </w:divBdr>
        </w:div>
        <w:div w:id="1586496151">
          <w:marLeft w:val="640"/>
          <w:marRight w:val="0"/>
          <w:marTop w:val="0"/>
          <w:marBottom w:val="0"/>
          <w:divBdr>
            <w:top w:val="none" w:sz="0" w:space="0" w:color="auto"/>
            <w:left w:val="none" w:sz="0" w:space="0" w:color="auto"/>
            <w:bottom w:val="none" w:sz="0" w:space="0" w:color="auto"/>
            <w:right w:val="none" w:sz="0" w:space="0" w:color="auto"/>
          </w:divBdr>
        </w:div>
        <w:div w:id="1770588627">
          <w:marLeft w:val="640"/>
          <w:marRight w:val="0"/>
          <w:marTop w:val="0"/>
          <w:marBottom w:val="0"/>
          <w:divBdr>
            <w:top w:val="none" w:sz="0" w:space="0" w:color="auto"/>
            <w:left w:val="none" w:sz="0" w:space="0" w:color="auto"/>
            <w:bottom w:val="none" w:sz="0" w:space="0" w:color="auto"/>
            <w:right w:val="none" w:sz="0" w:space="0" w:color="auto"/>
          </w:divBdr>
        </w:div>
        <w:div w:id="1559703380">
          <w:marLeft w:val="640"/>
          <w:marRight w:val="0"/>
          <w:marTop w:val="0"/>
          <w:marBottom w:val="0"/>
          <w:divBdr>
            <w:top w:val="none" w:sz="0" w:space="0" w:color="auto"/>
            <w:left w:val="none" w:sz="0" w:space="0" w:color="auto"/>
            <w:bottom w:val="none" w:sz="0" w:space="0" w:color="auto"/>
            <w:right w:val="none" w:sz="0" w:space="0" w:color="auto"/>
          </w:divBdr>
        </w:div>
        <w:div w:id="1160076022">
          <w:marLeft w:val="640"/>
          <w:marRight w:val="0"/>
          <w:marTop w:val="0"/>
          <w:marBottom w:val="0"/>
          <w:divBdr>
            <w:top w:val="none" w:sz="0" w:space="0" w:color="auto"/>
            <w:left w:val="none" w:sz="0" w:space="0" w:color="auto"/>
            <w:bottom w:val="none" w:sz="0" w:space="0" w:color="auto"/>
            <w:right w:val="none" w:sz="0" w:space="0" w:color="auto"/>
          </w:divBdr>
        </w:div>
        <w:div w:id="676082578">
          <w:marLeft w:val="640"/>
          <w:marRight w:val="0"/>
          <w:marTop w:val="0"/>
          <w:marBottom w:val="0"/>
          <w:divBdr>
            <w:top w:val="none" w:sz="0" w:space="0" w:color="auto"/>
            <w:left w:val="none" w:sz="0" w:space="0" w:color="auto"/>
            <w:bottom w:val="none" w:sz="0" w:space="0" w:color="auto"/>
            <w:right w:val="none" w:sz="0" w:space="0" w:color="auto"/>
          </w:divBdr>
        </w:div>
        <w:div w:id="8602809">
          <w:marLeft w:val="640"/>
          <w:marRight w:val="0"/>
          <w:marTop w:val="0"/>
          <w:marBottom w:val="0"/>
          <w:divBdr>
            <w:top w:val="none" w:sz="0" w:space="0" w:color="auto"/>
            <w:left w:val="none" w:sz="0" w:space="0" w:color="auto"/>
            <w:bottom w:val="none" w:sz="0" w:space="0" w:color="auto"/>
            <w:right w:val="none" w:sz="0" w:space="0" w:color="auto"/>
          </w:divBdr>
        </w:div>
        <w:div w:id="319433142">
          <w:marLeft w:val="640"/>
          <w:marRight w:val="0"/>
          <w:marTop w:val="0"/>
          <w:marBottom w:val="0"/>
          <w:divBdr>
            <w:top w:val="none" w:sz="0" w:space="0" w:color="auto"/>
            <w:left w:val="none" w:sz="0" w:space="0" w:color="auto"/>
            <w:bottom w:val="none" w:sz="0" w:space="0" w:color="auto"/>
            <w:right w:val="none" w:sz="0" w:space="0" w:color="auto"/>
          </w:divBdr>
        </w:div>
        <w:div w:id="1006447232">
          <w:marLeft w:val="640"/>
          <w:marRight w:val="0"/>
          <w:marTop w:val="0"/>
          <w:marBottom w:val="0"/>
          <w:divBdr>
            <w:top w:val="none" w:sz="0" w:space="0" w:color="auto"/>
            <w:left w:val="none" w:sz="0" w:space="0" w:color="auto"/>
            <w:bottom w:val="none" w:sz="0" w:space="0" w:color="auto"/>
            <w:right w:val="none" w:sz="0" w:space="0" w:color="auto"/>
          </w:divBdr>
        </w:div>
        <w:div w:id="99111595">
          <w:marLeft w:val="640"/>
          <w:marRight w:val="0"/>
          <w:marTop w:val="0"/>
          <w:marBottom w:val="0"/>
          <w:divBdr>
            <w:top w:val="none" w:sz="0" w:space="0" w:color="auto"/>
            <w:left w:val="none" w:sz="0" w:space="0" w:color="auto"/>
            <w:bottom w:val="none" w:sz="0" w:space="0" w:color="auto"/>
            <w:right w:val="none" w:sz="0" w:space="0" w:color="auto"/>
          </w:divBdr>
        </w:div>
        <w:div w:id="492994497">
          <w:marLeft w:val="640"/>
          <w:marRight w:val="0"/>
          <w:marTop w:val="0"/>
          <w:marBottom w:val="0"/>
          <w:divBdr>
            <w:top w:val="none" w:sz="0" w:space="0" w:color="auto"/>
            <w:left w:val="none" w:sz="0" w:space="0" w:color="auto"/>
            <w:bottom w:val="none" w:sz="0" w:space="0" w:color="auto"/>
            <w:right w:val="none" w:sz="0" w:space="0" w:color="auto"/>
          </w:divBdr>
        </w:div>
        <w:div w:id="810171840">
          <w:marLeft w:val="640"/>
          <w:marRight w:val="0"/>
          <w:marTop w:val="0"/>
          <w:marBottom w:val="0"/>
          <w:divBdr>
            <w:top w:val="none" w:sz="0" w:space="0" w:color="auto"/>
            <w:left w:val="none" w:sz="0" w:space="0" w:color="auto"/>
            <w:bottom w:val="none" w:sz="0" w:space="0" w:color="auto"/>
            <w:right w:val="none" w:sz="0" w:space="0" w:color="auto"/>
          </w:divBdr>
        </w:div>
        <w:div w:id="165094299">
          <w:marLeft w:val="640"/>
          <w:marRight w:val="0"/>
          <w:marTop w:val="0"/>
          <w:marBottom w:val="0"/>
          <w:divBdr>
            <w:top w:val="none" w:sz="0" w:space="0" w:color="auto"/>
            <w:left w:val="none" w:sz="0" w:space="0" w:color="auto"/>
            <w:bottom w:val="none" w:sz="0" w:space="0" w:color="auto"/>
            <w:right w:val="none" w:sz="0" w:space="0" w:color="auto"/>
          </w:divBdr>
        </w:div>
      </w:divsChild>
    </w:div>
    <w:div w:id="239947233">
      <w:bodyDiv w:val="1"/>
      <w:marLeft w:val="0"/>
      <w:marRight w:val="0"/>
      <w:marTop w:val="0"/>
      <w:marBottom w:val="0"/>
      <w:divBdr>
        <w:top w:val="none" w:sz="0" w:space="0" w:color="auto"/>
        <w:left w:val="none" w:sz="0" w:space="0" w:color="auto"/>
        <w:bottom w:val="none" w:sz="0" w:space="0" w:color="auto"/>
        <w:right w:val="none" w:sz="0" w:space="0" w:color="auto"/>
      </w:divBdr>
      <w:divsChild>
        <w:div w:id="195849365">
          <w:marLeft w:val="640"/>
          <w:marRight w:val="0"/>
          <w:marTop w:val="0"/>
          <w:marBottom w:val="0"/>
          <w:divBdr>
            <w:top w:val="none" w:sz="0" w:space="0" w:color="auto"/>
            <w:left w:val="none" w:sz="0" w:space="0" w:color="auto"/>
            <w:bottom w:val="none" w:sz="0" w:space="0" w:color="auto"/>
            <w:right w:val="none" w:sz="0" w:space="0" w:color="auto"/>
          </w:divBdr>
        </w:div>
        <w:div w:id="1018502657">
          <w:marLeft w:val="640"/>
          <w:marRight w:val="0"/>
          <w:marTop w:val="0"/>
          <w:marBottom w:val="0"/>
          <w:divBdr>
            <w:top w:val="none" w:sz="0" w:space="0" w:color="auto"/>
            <w:left w:val="none" w:sz="0" w:space="0" w:color="auto"/>
            <w:bottom w:val="none" w:sz="0" w:space="0" w:color="auto"/>
            <w:right w:val="none" w:sz="0" w:space="0" w:color="auto"/>
          </w:divBdr>
        </w:div>
        <w:div w:id="277179107">
          <w:marLeft w:val="640"/>
          <w:marRight w:val="0"/>
          <w:marTop w:val="0"/>
          <w:marBottom w:val="0"/>
          <w:divBdr>
            <w:top w:val="none" w:sz="0" w:space="0" w:color="auto"/>
            <w:left w:val="none" w:sz="0" w:space="0" w:color="auto"/>
            <w:bottom w:val="none" w:sz="0" w:space="0" w:color="auto"/>
            <w:right w:val="none" w:sz="0" w:space="0" w:color="auto"/>
          </w:divBdr>
        </w:div>
        <w:div w:id="567573046">
          <w:marLeft w:val="640"/>
          <w:marRight w:val="0"/>
          <w:marTop w:val="0"/>
          <w:marBottom w:val="0"/>
          <w:divBdr>
            <w:top w:val="none" w:sz="0" w:space="0" w:color="auto"/>
            <w:left w:val="none" w:sz="0" w:space="0" w:color="auto"/>
            <w:bottom w:val="none" w:sz="0" w:space="0" w:color="auto"/>
            <w:right w:val="none" w:sz="0" w:space="0" w:color="auto"/>
          </w:divBdr>
        </w:div>
        <w:div w:id="140736381">
          <w:marLeft w:val="640"/>
          <w:marRight w:val="0"/>
          <w:marTop w:val="0"/>
          <w:marBottom w:val="0"/>
          <w:divBdr>
            <w:top w:val="none" w:sz="0" w:space="0" w:color="auto"/>
            <w:left w:val="none" w:sz="0" w:space="0" w:color="auto"/>
            <w:bottom w:val="none" w:sz="0" w:space="0" w:color="auto"/>
            <w:right w:val="none" w:sz="0" w:space="0" w:color="auto"/>
          </w:divBdr>
        </w:div>
        <w:div w:id="756243346">
          <w:marLeft w:val="640"/>
          <w:marRight w:val="0"/>
          <w:marTop w:val="0"/>
          <w:marBottom w:val="0"/>
          <w:divBdr>
            <w:top w:val="none" w:sz="0" w:space="0" w:color="auto"/>
            <w:left w:val="none" w:sz="0" w:space="0" w:color="auto"/>
            <w:bottom w:val="none" w:sz="0" w:space="0" w:color="auto"/>
            <w:right w:val="none" w:sz="0" w:space="0" w:color="auto"/>
          </w:divBdr>
        </w:div>
        <w:div w:id="198862829">
          <w:marLeft w:val="640"/>
          <w:marRight w:val="0"/>
          <w:marTop w:val="0"/>
          <w:marBottom w:val="0"/>
          <w:divBdr>
            <w:top w:val="none" w:sz="0" w:space="0" w:color="auto"/>
            <w:left w:val="none" w:sz="0" w:space="0" w:color="auto"/>
            <w:bottom w:val="none" w:sz="0" w:space="0" w:color="auto"/>
            <w:right w:val="none" w:sz="0" w:space="0" w:color="auto"/>
          </w:divBdr>
        </w:div>
        <w:div w:id="240068103">
          <w:marLeft w:val="640"/>
          <w:marRight w:val="0"/>
          <w:marTop w:val="0"/>
          <w:marBottom w:val="0"/>
          <w:divBdr>
            <w:top w:val="none" w:sz="0" w:space="0" w:color="auto"/>
            <w:left w:val="none" w:sz="0" w:space="0" w:color="auto"/>
            <w:bottom w:val="none" w:sz="0" w:space="0" w:color="auto"/>
            <w:right w:val="none" w:sz="0" w:space="0" w:color="auto"/>
          </w:divBdr>
        </w:div>
        <w:div w:id="1612930009">
          <w:marLeft w:val="640"/>
          <w:marRight w:val="0"/>
          <w:marTop w:val="0"/>
          <w:marBottom w:val="0"/>
          <w:divBdr>
            <w:top w:val="none" w:sz="0" w:space="0" w:color="auto"/>
            <w:left w:val="none" w:sz="0" w:space="0" w:color="auto"/>
            <w:bottom w:val="none" w:sz="0" w:space="0" w:color="auto"/>
            <w:right w:val="none" w:sz="0" w:space="0" w:color="auto"/>
          </w:divBdr>
        </w:div>
        <w:div w:id="848763675">
          <w:marLeft w:val="640"/>
          <w:marRight w:val="0"/>
          <w:marTop w:val="0"/>
          <w:marBottom w:val="0"/>
          <w:divBdr>
            <w:top w:val="none" w:sz="0" w:space="0" w:color="auto"/>
            <w:left w:val="none" w:sz="0" w:space="0" w:color="auto"/>
            <w:bottom w:val="none" w:sz="0" w:space="0" w:color="auto"/>
            <w:right w:val="none" w:sz="0" w:space="0" w:color="auto"/>
          </w:divBdr>
        </w:div>
        <w:div w:id="2057654255">
          <w:marLeft w:val="640"/>
          <w:marRight w:val="0"/>
          <w:marTop w:val="0"/>
          <w:marBottom w:val="0"/>
          <w:divBdr>
            <w:top w:val="none" w:sz="0" w:space="0" w:color="auto"/>
            <w:left w:val="none" w:sz="0" w:space="0" w:color="auto"/>
            <w:bottom w:val="none" w:sz="0" w:space="0" w:color="auto"/>
            <w:right w:val="none" w:sz="0" w:space="0" w:color="auto"/>
          </w:divBdr>
        </w:div>
        <w:div w:id="551162139">
          <w:marLeft w:val="640"/>
          <w:marRight w:val="0"/>
          <w:marTop w:val="0"/>
          <w:marBottom w:val="0"/>
          <w:divBdr>
            <w:top w:val="none" w:sz="0" w:space="0" w:color="auto"/>
            <w:left w:val="none" w:sz="0" w:space="0" w:color="auto"/>
            <w:bottom w:val="none" w:sz="0" w:space="0" w:color="auto"/>
            <w:right w:val="none" w:sz="0" w:space="0" w:color="auto"/>
          </w:divBdr>
        </w:div>
        <w:div w:id="1137256376">
          <w:marLeft w:val="640"/>
          <w:marRight w:val="0"/>
          <w:marTop w:val="0"/>
          <w:marBottom w:val="0"/>
          <w:divBdr>
            <w:top w:val="none" w:sz="0" w:space="0" w:color="auto"/>
            <w:left w:val="none" w:sz="0" w:space="0" w:color="auto"/>
            <w:bottom w:val="none" w:sz="0" w:space="0" w:color="auto"/>
            <w:right w:val="none" w:sz="0" w:space="0" w:color="auto"/>
          </w:divBdr>
        </w:div>
        <w:div w:id="1532953975">
          <w:marLeft w:val="640"/>
          <w:marRight w:val="0"/>
          <w:marTop w:val="0"/>
          <w:marBottom w:val="0"/>
          <w:divBdr>
            <w:top w:val="none" w:sz="0" w:space="0" w:color="auto"/>
            <w:left w:val="none" w:sz="0" w:space="0" w:color="auto"/>
            <w:bottom w:val="none" w:sz="0" w:space="0" w:color="auto"/>
            <w:right w:val="none" w:sz="0" w:space="0" w:color="auto"/>
          </w:divBdr>
        </w:div>
        <w:div w:id="896671334">
          <w:marLeft w:val="640"/>
          <w:marRight w:val="0"/>
          <w:marTop w:val="0"/>
          <w:marBottom w:val="0"/>
          <w:divBdr>
            <w:top w:val="none" w:sz="0" w:space="0" w:color="auto"/>
            <w:left w:val="none" w:sz="0" w:space="0" w:color="auto"/>
            <w:bottom w:val="none" w:sz="0" w:space="0" w:color="auto"/>
            <w:right w:val="none" w:sz="0" w:space="0" w:color="auto"/>
          </w:divBdr>
        </w:div>
        <w:div w:id="1151288274">
          <w:marLeft w:val="640"/>
          <w:marRight w:val="0"/>
          <w:marTop w:val="0"/>
          <w:marBottom w:val="0"/>
          <w:divBdr>
            <w:top w:val="none" w:sz="0" w:space="0" w:color="auto"/>
            <w:left w:val="none" w:sz="0" w:space="0" w:color="auto"/>
            <w:bottom w:val="none" w:sz="0" w:space="0" w:color="auto"/>
            <w:right w:val="none" w:sz="0" w:space="0" w:color="auto"/>
          </w:divBdr>
        </w:div>
        <w:div w:id="1575047432">
          <w:marLeft w:val="640"/>
          <w:marRight w:val="0"/>
          <w:marTop w:val="0"/>
          <w:marBottom w:val="0"/>
          <w:divBdr>
            <w:top w:val="none" w:sz="0" w:space="0" w:color="auto"/>
            <w:left w:val="none" w:sz="0" w:space="0" w:color="auto"/>
            <w:bottom w:val="none" w:sz="0" w:space="0" w:color="auto"/>
            <w:right w:val="none" w:sz="0" w:space="0" w:color="auto"/>
          </w:divBdr>
        </w:div>
        <w:div w:id="1080828982">
          <w:marLeft w:val="640"/>
          <w:marRight w:val="0"/>
          <w:marTop w:val="0"/>
          <w:marBottom w:val="0"/>
          <w:divBdr>
            <w:top w:val="none" w:sz="0" w:space="0" w:color="auto"/>
            <w:left w:val="none" w:sz="0" w:space="0" w:color="auto"/>
            <w:bottom w:val="none" w:sz="0" w:space="0" w:color="auto"/>
            <w:right w:val="none" w:sz="0" w:space="0" w:color="auto"/>
          </w:divBdr>
        </w:div>
        <w:div w:id="882450734">
          <w:marLeft w:val="640"/>
          <w:marRight w:val="0"/>
          <w:marTop w:val="0"/>
          <w:marBottom w:val="0"/>
          <w:divBdr>
            <w:top w:val="none" w:sz="0" w:space="0" w:color="auto"/>
            <w:left w:val="none" w:sz="0" w:space="0" w:color="auto"/>
            <w:bottom w:val="none" w:sz="0" w:space="0" w:color="auto"/>
            <w:right w:val="none" w:sz="0" w:space="0" w:color="auto"/>
          </w:divBdr>
        </w:div>
        <w:div w:id="76364729">
          <w:marLeft w:val="640"/>
          <w:marRight w:val="0"/>
          <w:marTop w:val="0"/>
          <w:marBottom w:val="0"/>
          <w:divBdr>
            <w:top w:val="none" w:sz="0" w:space="0" w:color="auto"/>
            <w:left w:val="none" w:sz="0" w:space="0" w:color="auto"/>
            <w:bottom w:val="none" w:sz="0" w:space="0" w:color="auto"/>
            <w:right w:val="none" w:sz="0" w:space="0" w:color="auto"/>
          </w:divBdr>
        </w:div>
        <w:div w:id="943731749">
          <w:marLeft w:val="640"/>
          <w:marRight w:val="0"/>
          <w:marTop w:val="0"/>
          <w:marBottom w:val="0"/>
          <w:divBdr>
            <w:top w:val="none" w:sz="0" w:space="0" w:color="auto"/>
            <w:left w:val="none" w:sz="0" w:space="0" w:color="auto"/>
            <w:bottom w:val="none" w:sz="0" w:space="0" w:color="auto"/>
            <w:right w:val="none" w:sz="0" w:space="0" w:color="auto"/>
          </w:divBdr>
        </w:div>
        <w:div w:id="2056461913">
          <w:marLeft w:val="640"/>
          <w:marRight w:val="0"/>
          <w:marTop w:val="0"/>
          <w:marBottom w:val="0"/>
          <w:divBdr>
            <w:top w:val="none" w:sz="0" w:space="0" w:color="auto"/>
            <w:left w:val="none" w:sz="0" w:space="0" w:color="auto"/>
            <w:bottom w:val="none" w:sz="0" w:space="0" w:color="auto"/>
            <w:right w:val="none" w:sz="0" w:space="0" w:color="auto"/>
          </w:divBdr>
        </w:div>
        <w:div w:id="1407411953">
          <w:marLeft w:val="640"/>
          <w:marRight w:val="0"/>
          <w:marTop w:val="0"/>
          <w:marBottom w:val="0"/>
          <w:divBdr>
            <w:top w:val="none" w:sz="0" w:space="0" w:color="auto"/>
            <w:left w:val="none" w:sz="0" w:space="0" w:color="auto"/>
            <w:bottom w:val="none" w:sz="0" w:space="0" w:color="auto"/>
            <w:right w:val="none" w:sz="0" w:space="0" w:color="auto"/>
          </w:divBdr>
        </w:div>
        <w:div w:id="1454597793">
          <w:marLeft w:val="640"/>
          <w:marRight w:val="0"/>
          <w:marTop w:val="0"/>
          <w:marBottom w:val="0"/>
          <w:divBdr>
            <w:top w:val="none" w:sz="0" w:space="0" w:color="auto"/>
            <w:left w:val="none" w:sz="0" w:space="0" w:color="auto"/>
            <w:bottom w:val="none" w:sz="0" w:space="0" w:color="auto"/>
            <w:right w:val="none" w:sz="0" w:space="0" w:color="auto"/>
          </w:divBdr>
        </w:div>
        <w:div w:id="1492403281">
          <w:marLeft w:val="640"/>
          <w:marRight w:val="0"/>
          <w:marTop w:val="0"/>
          <w:marBottom w:val="0"/>
          <w:divBdr>
            <w:top w:val="none" w:sz="0" w:space="0" w:color="auto"/>
            <w:left w:val="none" w:sz="0" w:space="0" w:color="auto"/>
            <w:bottom w:val="none" w:sz="0" w:space="0" w:color="auto"/>
            <w:right w:val="none" w:sz="0" w:space="0" w:color="auto"/>
          </w:divBdr>
        </w:div>
        <w:div w:id="9643503">
          <w:marLeft w:val="640"/>
          <w:marRight w:val="0"/>
          <w:marTop w:val="0"/>
          <w:marBottom w:val="0"/>
          <w:divBdr>
            <w:top w:val="none" w:sz="0" w:space="0" w:color="auto"/>
            <w:left w:val="none" w:sz="0" w:space="0" w:color="auto"/>
            <w:bottom w:val="none" w:sz="0" w:space="0" w:color="auto"/>
            <w:right w:val="none" w:sz="0" w:space="0" w:color="auto"/>
          </w:divBdr>
        </w:div>
        <w:div w:id="1615551895">
          <w:marLeft w:val="640"/>
          <w:marRight w:val="0"/>
          <w:marTop w:val="0"/>
          <w:marBottom w:val="0"/>
          <w:divBdr>
            <w:top w:val="none" w:sz="0" w:space="0" w:color="auto"/>
            <w:left w:val="none" w:sz="0" w:space="0" w:color="auto"/>
            <w:bottom w:val="none" w:sz="0" w:space="0" w:color="auto"/>
            <w:right w:val="none" w:sz="0" w:space="0" w:color="auto"/>
          </w:divBdr>
        </w:div>
        <w:div w:id="232933371">
          <w:marLeft w:val="640"/>
          <w:marRight w:val="0"/>
          <w:marTop w:val="0"/>
          <w:marBottom w:val="0"/>
          <w:divBdr>
            <w:top w:val="none" w:sz="0" w:space="0" w:color="auto"/>
            <w:left w:val="none" w:sz="0" w:space="0" w:color="auto"/>
            <w:bottom w:val="none" w:sz="0" w:space="0" w:color="auto"/>
            <w:right w:val="none" w:sz="0" w:space="0" w:color="auto"/>
          </w:divBdr>
        </w:div>
        <w:div w:id="162743483">
          <w:marLeft w:val="640"/>
          <w:marRight w:val="0"/>
          <w:marTop w:val="0"/>
          <w:marBottom w:val="0"/>
          <w:divBdr>
            <w:top w:val="none" w:sz="0" w:space="0" w:color="auto"/>
            <w:left w:val="none" w:sz="0" w:space="0" w:color="auto"/>
            <w:bottom w:val="none" w:sz="0" w:space="0" w:color="auto"/>
            <w:right w:val="none" w:sz="0" w:space="0" w:color="auto"/>
          </w:divBdr>
        </w:div>
        <w:div w:id="1375227387">
          <w:marLeft w:val="640"/>
          <w:marRight w:val="0"/>
          <w:marTop w:val="0"/>
          <w:marBottom w:val="0"/>
          <w:divBdr>
            <w:top w:val="none" w:sz="0" w:space="0" w:color="auto"/>
            <w:left w:val="none" w:sz="0" w:space="0" w:color="auto"/>
            <w:bottom w:val="none" w:sz="0" w:space="0" w:color="auto"/>
            <w:right w:val="none" w:sz="0" w:space="0" w:color="auto"/>
          </w:divBdr>
        </w:div>
        <w:div w:id="957183321">
          <w:marLeft w:val="640"/>
          <w:marRight w:val="0"/>
          <w:marTop w:val="0"/>
          <w:marBottom w:val="0"/>
          <w:divBdr>
            <w:top w:val="none" w:sz="0" w:space="0" w:color="auto"/>
            <w:left w:val="none" w:sz="0" w:space="0" w:color="auto"/>
            <w:bottom w:val="none" w:sz="0" w:space="0" w:color="auto"/>
            <w:right w:val="none" w:sz="0" w:space="0" w:color="auto"/>
          </w:divBdr>
        </w:div>
        <w:div w:id="251479478">
          <w:marLeft w:val="640"/>
          <w:marRight w:val="0"/>
          <w:marTop w:val="0"/>
          <w:marBottom w:val="0"/>
          <w:divBdr>
            <w:top w:val="none" w:sz="0" w:space="0" w:color="auto"/>
            <w:left w:val="none" w:sz="0" w:space="0" w:color="auto"/>
            <w:bottom w:val="none" w:sz="0" w:space="0" w:color="auto"/>
            <w:right w:val="none" w:sz="0" w:space="0" w:color="auto"/>
          </w:divBdr>
        </w:div>
        <w:div w:id="1980258285">
          <w:marLeft w:val="640"/>
          <w:marRight w:val="0"/>
          <w:marTop w:val="0"/>
          <w:marBottom w:val="0"/>
          <w:divBdr>
            <w:top w:val="none" w:sz="0" w:space="0" w:color="auto"/>
            <w:left w:val="none" w:sz="0" w:space="0" w:color="auto"/>
            <w:bottom w:val="none" w:sz="0" w:space="0" w:color="auto"/>
            <w:right w:val="none" w:sz="0" w:space="0" w:color="auto"/>
          </w:divBdr>
        </w:div>
        <w:div w:id="1136606389">
          <w:marLeft w:val="640"/>
          <w:marRight w:val="0"/>
          <w:marTop w:val="0"/>
          <w:marBottom w:val="0"/>
          <w:divBdr>
            <w:top w:val="none" w:sz="0" w:space="0" w:color="auto"/>
            <w:left w:val="none" w:sz="0" w:space="0" w:color="auto"/>
            <w:bottom w:val="none" w:sz="0" w:space="0" w:color="auto"/>
            <w:right w:val="none" w:sz="0" w:space="0" w:color="auto"/>
          </w:divBdr>
        </w:div>
        <w:div w:id="207880756">
          <w:marLeft w:val="640"/>
          <w:marRight w:val="0"/>
          <w:marTop w:val="0"/>
          <w:marBottom w:val="0"/>
          <w:divBdr>
            <w:top w:val="none" w:sz="0" w:space="0" w:color="auto"/>
            <w:left w:val="none" w:sz="0" w:space="0" w:color="auto"/>
            <w:bottom w:val="none" w:sz="0" w:space="0" w:color="auto"/>
            <w:right w:val="none" w:sz="0" w:space="0" w:color="auto"/>
          </w:divBdr>
        </w:div>
        <w:div w:id="389573819">
          <w:marLeft w:val="640"/>
          <w:marRight w:val="0"/>
          <w:marTop w:val="0"/>
          <w:marBottom w:val="0"/>
          <w:divBdr>
            <w:top w:val="none" w:sz="0" w:space="0" w:color="auto"/>
            <w:left w:val="none" w:sz="0" w:space="0" w:color="auto"/>
            <w:bottom w:val="none" w:sz="0" w:space="0" w:color="auto"/>
            <w:right w:val="none" w:sz="0" w:space="0" w:color="auto"/>
          </w:divBdr>
        </w:div>
        <w:div w:id="2001108130">
          <w:marLeft w:val="640"/>
          <w:marRight w:val="0"/>
          <w:marTop w:val="0"/>
          <w:marBottom w:val="0"/>
          <w:divBdr>
            <w:top w:val="none" w:sz="0" w:space="0" w:color="auto"/>
            <w:left w:val="none" w:sz="0" w:space="0" w:color="auto"/>
            <w:bottom w:val="none" w:sz="0" w:space="0" w:color="auto"/>
            <w:right w:val="none" w:sz="0" w:space="0" w:color="auto"/>
          </w:divBdr>
        </w:div>
        <w:div w:id="300308451">
          <w:marLeft w:val="640"/>
          <w:marRight w:val="0"/>
          <w:marTop w:val="0"/>
          <w:marBottom w:val="0"/>
          <w:divBdr>
            <w:top w:val="none" w:sz="0" w:space="0" w:color="auto"/>
            <w:left w:val="none" w:sz="0" w:space="0" w:color="auto"/>
            <w:bottom w:val="none" w:sz="0" w:space="0" w:color="auto"/>
            <w:right w:val="none" w:sz="0" w:space="0" w:color="auto"/>
          </w:divBdr>
        </w:div>
        <w:div w:id="964891407">
          <w:marLeft w:val="640"/>
          <w:marRight w:val="0"/>
          <w:marTop w:val="0"/>
          <w:marBottom w:val="0"/>
          <w:divBdr>
            <w:top w:val="none" w:sz="0" w:space="0" w:color="auto"/>
            <w:left w:val="none" w:sz="0" w:space="0" w:color="auto"/>
            <w:bottom w:val="none" w:sz="0" w:space="0" w:color="auto"/>
            <w:right w:val="none" w:sz="0" w:space="0" w:color="auto"/>
          </w:divBdr>
        </w:div>
        <w:div w:id="658192026">
          <w:marLeft w:val="640"/>
          <w:marRight w:val="0"/>
          <w:marTop w:val="0"/>
          <w:marBottom w:val="0"/>
          <w:divBdr>
            <w:top w:val="none" w:sz="0" w:space="0" w:color="auto"/>
            <w:left w:val="none" w:sz="0" w:space="0" w:color="auto"/>
            <w:bottom w:val="none" w:sz="0" w:space="0" w:color="auto"/>
            <w:right w:val="none" w:sz="0" w:space="0" w:color="auto"/>
          </w:divBdr>
        </w:div>
        <w:div w:id="1405251020">
          <w:marLeft w:val="640"/>
          <w:marRight w:val="0"/>
          <w:marTop w:val="0"/>
          <w:marBottom w:val="0"/>
          <w:divBdr>
            <w:top w:val="none" w:sz="0" w:space="0" w:color="auto"/>
            <w:left w:val="none" w:sz="0" w:space="0" w:color="auto"/>
            <w:bottom w:val="none" w:sz="0" w:space="0" w:color="auto"/>
            <w:right w:val="none" w:sz="0" w:space="0" w:color="auto"/>
          </w:divBdr>
        </w:div>
        <w:div w:id="1114708437">
          <w:marLeft w:val="640"/>
          <w:marRight w:val="0"/>
          <w:marTop w:val="0"/>
          <w:marBottom w:val="0"/>
          <w:divBdr>
            <w:top w:val="none" w:sz="0" w:space="0" w:color="auto"/>
            <w:left w:val="none" w:sz="0" w:space="0" w:color="auto"/>
            <w:bottom w:val="none" w:sz="0" w:space="0" w:color="auto"/>
            <w:right w:val="none" w:sz="0" w:space="0" w:color="auto"/>
          </w:divBdr>
        </w:div>
      </w:divsChild>
    </w:div>
    <w:div w:id="243995477">
      <w:bodyDiv w:val="1"/>
      <w:marLeft w:val="0"/>
      <w:marRight w:val="0"/>
      <w:marTop w:val="0"/>
      <w:marBottom w:val="0"/>
      <w:divBdr>
        <w:top w:val="none" w:sz="0" w:space="0" w:color="auto"/>
        <w:left w:val="none" w:sz="0" w:space="0" w:color="auto"/>
        <w:bottom w:val="none" w:sz="0" w:space="0" w:color="auto"/>
        <w:right w:val="none" w:sz="0" w:space="0" w:color="auto"/>
      </w:divBdr>
      <w:divsChild>
        <w:div w:id="1912304986">
          <w:marLeft w:val="640"/>
          <w:marRight w:val="0"/>
          <w:marTop w:val="0"/>
          <w:marBottom w:val="0"/>
          <w:divBdr>
            <w:top w:val="none" w:sz="0" w:space="0" w:color="auto"/>
            <w:left w:val="none" w:sz="0" w:space="0" w:color="auto"/>
            <w:bottom w:val="none" w:sz="0" w:space="0" w:color="auto"/>
            <w:right w:val="none" w:sz="0" w:space="0" w:color="auto"/>
          </w:divBdr>
        </w:div>
        <w:div w:id="435758791">
          <w:marLeft w:val="640"/>
          <w:marRight w:val="0"/>
          <w:marTop w:val="0"/>
          <w:marBottom w:val="0"/>
          <w:divBdr>
            <w:top w:val="none" w:sz="0" w:space="0" w:color="auto"/>
            <w:left w:val="none" w:sz="0" w:space="0" w:color="auto"/>
            <w:bottom w:val="none" w:sz="0" w:space="0" w:color="auto"/>
            <w:right w:val="none" w:sz="0" w:space="0" w:color="auto"/>
          </w:divBdr>
        </w:div>
        <w:div w:id="788935806">
          <w:marLeft w:val="640"/>
          <w:marRight w:val="0"/>
          <w:marTop w:val="0"/>
          <w:marBottom w:val="0"/>
          <w:divBdr>
            <w:top w:val="none" w:sz="0" w:space="0" w:color="auto"/>
            <w:left w:val="none" w:sz="0" w:space="0" w:color="auto"/>
            <w:bottom w:val="none" w:sz="0" w:space="0" w:color="auto"/>
            <w:right w:val="none" w:sz="0" w:space="0" w:color="auto"/>
          </w:divBdr>
        </w:div>
        <w:div w:id="1512179876">
          <w:marLeft w:val="640"/>
          <w:marRight w:val="0"/>
          <w:marTop w:val="0"/>
          <w:marBottom w:val="0"/>
          <w:divBdr>
            <w:top w:val="none" w:sz="0" w:space="0" w:color="auto"/>
            <w:left w:val="none" w:sz="0" w:space="0" w:color="auto"/>
            <w:bottom w:val="none" w:sz="0" w:space="0" w:color="auto"/>
            <w:right w:val="none" w:sz="0" w:space="0" w:color="auto"/>
          </w:divBdr>
        </w:div>
        <w:div w:id="2065327386">
          <w:marLeft w:val="640"/>
          <w:marRight w:val="0"/>
          <w:marTop w:val="0"/>
          <w:marBottom w:val="0"/>
          <w:divBdr>
            <w:top w:val="none" w:sz="0" w:space="0" w:color="auto"/>
            <w:left w:val="none" w:sz="0" w:space="0" w:color="auto"/>
            <w:bottom w:val="none" w:sz="0" w:space="0" w:color="auto"/>
            <w:right w:val="none" w:sz="0" w:space="0" w:color="auto"/>
          </w:divBdr>
        </w:div>
        <w:div w:id="1258367956">
          <w:marLeft w:val="640"/>
          <w:marRight w:val="0"/>
          <w:marTop w:val="0"/>
          <w:marBottom w:val="0"/>
          <w:divBdr>
            <w:top w:val="none" w:sz="0" w:space="0" w:color="auto"/>
            <w:left w:val="none" w:sz="0" w:space="0" w:color="auto"/>
            <w:bottom w:val="none" w:sz="0" w:space="0" w:color="auto"/>
            <w:right w:val="none" w:sz="0" w:space="0" w:color="auto"/>
          </w:divBdr>
        </w:div>
        <w:div w:id="2073966575">
          <w:marLeft w:val="640"/>
          <w:marRight w:val="0"/>
          <w:marTop w:val="0"/>
          <w:marBottom w:val="0"/>
          <w:divBdr>
            <w:top w:val="none" w:sz="0" w:space="0" w:color="auto"/>
            <w:left w:val="none" w:sz="0" w:space="0" w:color="auto"/>
            <w:bottom w:val="none" w:sz="0" w:space="0" w:color="auto"/>
            <w:right w:val="none" w:sz="0" w:space="0" w:color="auto"/>
          </w:divBdr>
        </w:div>
        <w:div w:id="1414160351">
          <w:marLeft w:val="640"/>
          <w:marRight w:val="0"/>
          <w:marTop w:val="0"/>
          <w:marBottom w:val="0"/>
          <w:divBdr>
            <w:top w:val="none" w:sz="0" w:space="0" w:color="auto"/>
            <w:left w:val="none" w:sz="0" w:space="0" w:color="auto"/>
            <w:bottom w:val="none" w:sz="0" w:space="0" w:color="auto"/>
            <w:right w:val="none" w:sz="0" w:space="0" w:color="auto"/>
          </w:divBdr>
        </w:div>
        <w:div w:id="481387309">
          <w:marLeft w:val="640"/>
          <w:marRight w:val="0"/>
          <w:marTop w:val="0"/>
          <w:marBottom w:val="0"/>
          <w:divBdr>
            <w:top w:val="none" w:sz="0" w:space="0" w:color="auto"/>
            <w:left w:val="none" w:sz="0" w:space="0" w:color="auto"/>
            <w:bottom w:val="none" w:sz="0" w:space="0" w:color="auto"/>
            <w:right w:val="none" w:sz="0" w:space="0" w:color="auto"/>
          </w:divBdr>
        </w:div>
        <w:div w:id="1834368915">
          <w:marLeft w:val="640"/>
          <w:marRight w:val="0"/>
          <w:marTop w:val="0"/>
          <w:marBottom w:val="0"/>
          <w:divBdr>
            <w:top w:val="none" w:sz="0" w:space="0" w:color="auto"/>
            <w:left w:val="none" w:sz="0" w:space="0" w:color="auto"/>
            <w:bottom w:val="none" w:sz="0" w:space="0" w:color="auto"/>
            <w:right w:val="none" w:sz="0" w:space="0" w:color="auto"/>
          </w:divBdr>
        </w:div>
        <w:div w:id="1999070365">
          <w:marLeft w:val="640"/>
          <w:marRight w:val="0"/>
          <w:marTop w:val="0"/>
          <w:marBottom w:val="0"/>
          <w:divBdr>
            <w:top w:val="none" w:sz="0" w:space="0" w:color="auto"/>
            <w:left w:val="none" w:sz="0" w:space="0" w:color="auto"/>
            <w:bottom w:val="none" w:sz="0" w:space="0" w:color="auto"/>
            <w:right w:val="none" w:sz="0" w:space="0" w:color="auto"/>
          </w:divBdr>
        </w:div>
        <w:div w:id="177620033">
          <w:marLeft w:val="640"/>
          <w:marRight w:val="0"/>
          <w:marTop w:val="0"/>
          <w:marBottom w:val="0"/>
          <w:divBdr>
            <w:top w:val="none" w:sz="0" w:space="0" w:color="auto"/>
            <w:left w:val="none" w:sz="0" w:space="0" w:color="auto"/>
            <w:bottom w:val="none" w:sz="0" w:space="0" w:color="auto"/>
            <w:right w:val="none" w:sz="0" w:space="0" w:color="auto"/>
          </w:divBdr>
        </w:div>
        <w:div w:id="223762100">
          <w:marLeft w:val="640"/>
          <w:marRight w:val="0"/>
          <w:marTop w:val="0"/>
          <w:marBottom w:val="0"/>
          <w:divBdr>
            <w:top w:val="none" w:sz="0" w:space="0" w:color="auto"/>
            <w:left w:val="none" w:sz="0" w:space="0" w:color="auto"/>
            <w:bottom w:val="none" w:sz="0" w:space="0" w:color="auto"/>
            <w:right w:val="none" w:sz="0" w:space="0" w:color="auto"/>
          </w:divBdr>
        </w:div>
        <w:div w:id="1433625331">
          <w:marLeft w:val="640"/>
          <w:marRight w:val="0"/>
          <w:marTop w:val="0"/>
          <w:marBottom w:val="0"/>
          <w:divBdr>
            <w:top w:val="none" w:sz="0" w:space="0" w:color="auto"/>
            <w:left w:val="none" w:sz="0" w:space="0" w:color="auto"/>
            <w:bottom w:val="none" w:sz="0" w:space="0" w:color="auto"/>
            <w:right w:val="none" w:sz="0" w:space="0" w:color="auto"/>
          </w:divBdr>
        </w:div>
        <w:div w:id="626207349">
          <w:marLeft w:val="640"/>
          <w:marRight w:val="0"/>
          <w:marTop w:val="0"/>
          <w:marBottom w:val="0"/>
          <w:divBdr>
            <w:top w:val="none" w:sz="0" w:space="0" w:color="auto"/>
            <w:left w:val="none" w:sz="0" w:space="0" w:color="auto"/>
            <w:bottom w:val="none" w:sz="0" w:space="0" w:color="auto"/>
            <w:right w:val="none" w:sz="0" w:space="0" w:color="auto"/>
          </w:divBdr>
        </w:div>
        <w:div w:id="1304193174">
          <w:marLeft w:val="640"/>
          <w:marRight w:val="0"/>
          <w:marTop w:val="0"/>
          <w:marBottom w:val="0"/>
          <w:divBdr>
            <w:top w:val="none" w:sz="0" w:space="0" w:color="auto"/>
            <w:left w:val="none" w:sz="0" w:space="0" w:color="auto"/>
            <w:bottom w:val="none" w:sz="0" w:space="0" w:color="auto"/>
            <w:right w:val="none" w:sz="0" w:space="0" w:color="auto"/>
          </w:divBdr>
        </w:div>
        <w:div w:id="1519151676">
          <w:marLeft w:val="640"/>
          <w:marRight w:val="0"/>
          <w:marTop w:val="0"/>
          <w:marBottom w:val="0"/>
          <w:divBdr>
            <w:top w:val="none" w:sz="0" w:space="0" w:color="auto"/>
            <w:left w:val="none" w:sz="0" w:space="0" w:color="auto"/>
            <w:bottom w:val="none" w:sz="0" w:space="0" w:color="auto"/>
            <w:right w:val="none" w:sz="0" w:space="0" w:color="auto"/>
          </w:divBdr>
        </w:div>
        <w:div w:id="873226206">
          <w:marLeft w:val="640"/>
          <w:marRight w:val="0"/>
          <w:marTop w:val="0"/>
          <w:marBottom w:val="0"/>
          <w:divBdr>
            <w:top w:val="none" w:sz="0" w:space="0" w:color="auto"/>
            <w:left w:val="none" w:sz="0" w:space="0" w:color="auto"/>
            <w:bottom w:val="none" w:sz="0" w:space="0" w:color="auto"/>
            <w:right w:val="none" w:sz="0" w:space="0" w:color="auto"/>
          </w:divBdr>
        </w:div>
        <w:div w:id="1525050607">
          <w:marLeft w:val="640"/>
          <w:marRight w:val="0"/>
          <w:marTop w:val="0"/>
          <w:marBottom w:val="0"/>
          <w:divBdr>
            <w:top w:val="none" w:sz="0" w:space="0" w:color="auto"/>
            <w:left w:val="none" w:sz="0" w:space="0" w:color="auto"/>
            <w:bottom w:val="none" w:sz="0" w:space="0" w:color="auto"/>
            <w:right w:val="none" w:sz="0" w:space="0" w:color="auto"/>
          </w:divBdr>
        </w:div>
        <w:div w:id="579601685">
          <w:marLeft w:val="640"/>
          <w:marRight w:val="0"/>
          <w:marTop w:val="0"/>
          <w:marBottom w:val="0"/>
          <w:divBdr>
            <w:top w:val="none" w:sz="0" w:space="0" w:color="auto"/>
            <w:left w:val="none" w:sz="0" w:space="0" w:color="auto"/>
            <w:bottom w:val="none" w:sz="0" w:space="0" w:color="auto"/>
            <w:right w:val="none" w:sz="0" w:space="0" w:color="auto"/>
          </w:divBdr>
        </w:div>
      </w:divsChild>
    </w:div>
    <w:div w:id="245115259">
      <w:bodyDiv w:val="1"/>
      <w:marLeft w:val="0"/>
      <w:marRight w:val="0"/>
      <w:marTop w:val="0"/>
      <w:marBottom w:val="0"/>
      <w:divBdr>
        <w:top w:val="none" w:sz="0" w:space="0" w:color="auto"/>
        <w:left w:val="none" w:sz="0" w:space="0" w:color="auto"/>
        <w:bottom w:val="none" w:sz="0" w:space="0" w:color="auto"/>
        <w:right w:val="none" w:sz="0" w:space="0" w:color="auto"/>
      </w:divBdr>
      <w:divsChild>
        <w:div w:id="1932539454">
          <w:marLeft w:val="640"/>
          <w:marRight w:val="0"/>
          <w:marTop w:val="0"/>
          <w:marBottom w:val="0"/>
          <w:divBdr>
            <w:top w:val="none" w:sz="0" w:space="0" w:color="auto"/>
            <w:left w:val="none" w:sz="0" w:space="0" w:color="auto"/>
            <w:bottom w:val="none" w:sz="0" w:space="0" w:color="auto"/>
            <w:right w:val="none" w:sz="0" w:space="0" w:color="auto"/>
          </w:divBdr>
        </w:div>
        <w:div w:id="27801855">
          <w:marLeft w:val="640"/>
          <w:marRight w:val="0"/>
          <w:marTop w:val="0"/>
          <w:marBottom w:val="0"/>
          <w:divBdr>
            <w:top w:val="none" w:sz="0" w:space="0" w:color="auto"/>
            <w:left w:val="none" w:sz="0" w:space="0" w:color="auto"/>
            <w:bottom w:val="none" w:sz="0" w:space="0" w:color="auto"/>
            <w:right w:val="none" w:sz="0" w:space="0" w:color="auto"/>
          </w:divBdr>
        </w:div>
        <w:div w:id="493843216">
          <w:marLeft w:val="640"/>
          <w:marRight w:val="0"/>
          <w:marTop w:val="0"/>
          <w:marBottom w:val="0"/>
          <w:divBdr>
            <w:top w:val="none" w:sz="0" w:space="0" w:color="auto"/>
            <w:left w:val="none" w:sz="0" w:space="0" w:color="auto"/>
            <w:bottom w:val="none" w:sz="0" w:space="0" w:color="auto"/>
            <w:right w:val="none" w:sz="0" w:space="0" w:color="auto"/>
          </w:divBdr>
        </w:div>
        <w:div w:id="1427268508">
          <w:marLeft w:val="640"/>
          <w:marRight w:val="0"/>
          <w:marTop w:val="0"/>
          <w:marBottom w:val="0"/>
          <w:divBdr>
            <w:top w:val="none" w:sz="0" w:space="0" w:color="auto"/>
            <w:left w:val="none" w:sz="0" w:space="0" w:color="auto"/>
            <w:bottom w:val="none" w:sz="0" w:space="0" w:color="auto"/>
            <w:right w:val="none" w:sz="0" w:space="0" w:color="auto"/>
          </w:divBdr>
        </w:div>
        <w:div w:id="1932617278">
          <w:marLeft w:val="640"/>
          <w:marRight w:val="0"/>
          <w:marTop w:val="0"/>
          <w:marBottom w:val="0"/>
          <w:divBdr>
            <w:top w:val="none" w:sz="0" w:space="0" w:color="auto"/>
            <w:left w:val="none" w:sz="0" w:space="0" w:color="auto"/>
            <w:bottom w:val="none" w:sz="0" w:space="0" w:color="auto"/>
            <w:right w:val="none" w:sz="0" w:space="0" w:color="auto"/>
          </w:divBdr>
        </w:div>
        <w:div w:id="191307707">
          <w:marLeft w:val="640"/>
          <w:marRight w:val="0"/>
          <w:marTop w:val="0"/>
          <w:marBottom w:val="0"/>
          <w:divBdr>
            <w:top w:val="none" w:sz="0" w:space="0" w:color="auto"/>
            <w:left w:val="none" w:sz="0" w:space="0" w:color="auto"/>
            <w:bottom w:val="none" w:sz="0" w:space="0" w:color="auto"/>
            <w:right w:val="none" w:sz="0" w:space="0" w:color="auto"/>
          </w:divBdr>
        </w:div>
        <w:div w:id="1542204015">
          <w:marLeft w:val="640"/>
          <w:marRight w:val="0"/>
          <w:marTop w:val="0"/>
          <w:marBottom w:val="0"/>
          <w:divBdr>
            <w:top w:val="none" w:sz="0" w:space="0" w:color="auto"/>
            <w:left w:val="none" w:sz="0" w:space="0" w:color="auto"/>
            <w:bottom w:val="none" w:sz="0" w:space="0" w:color="auto"/>
            <w:right w:val="none" w:sz="0" w:space="0" w:color="auto"/>
          </w:divBdr>
        </w:div>
        <w:div w:id="2142335047">
          <w:marLeft w:val="640"/>
          <w:marRight w:val="0"/>
          <w:marTop w:val="0"/>
          <w:marBottom w:val="0"/>
          <w:divBdr>
            <w:top w:val="none" w:sz="0" w:space="0" w:color="auto"/>
            <w:left w:val="none" w:sz="0" w:space="0" w:color="auto"/>
            <w:bottom w:val="none" w:sz="0" w:space="0" w:color="auto"/>
            <w:right w:val="none" w:sz="0" w:space="0" w:color="auto"/>
          </w:divBdr>
        </w:div>
        <w:div w:id="1911695025">
          <w:marLeft w:val="640"/>
          <w:marRight w:val="0"/>
          <w:marTop w:val="0"/>
          <w:marBottom w:val="0"/>
          <w:divBdr>
            <w:top w:val="none" w:sz="0" w:space="0" w:color="auto"/>
            <w:left w:val="none" w:sz="0" w:space="0" w:color="auto"/>
            <w:bottom w:val="none" w:sz="0" w:space="0" w:color="auto"/>
            <w:right w:val="none" w:sz="0" w:space="0" w:color="auto"/>
          </w:divBdr>
        </w:div>
        <w:div w:id="1566141597">
          <w:marLeft w:val="640"/>
          <w:marRight w:val="0"/>
          <w:marTop w:val="0"/>
          <w:marBottom w:val="0"/>
          <w:divBdr>
            <w:top w:val="none" w:sz="0" w:space="0" w:color="auto"/>
            <w:left w:val="none" w:sz="0" w:space="0" w:color="auto"/>
            <w:bottom w:val="none" w:sz="0" w:space="0" w:color="auto"/>
            <w:right w:val="none" w:sz="0" w:space="0" w:color="auto"/>
          </w:divBdr>
        </w:div>
        <w:div w:id="1877893096">
          <w:marLeft w:val="640"/>
          <w:marRight w:val="0"/>
          <w:marTop w:val="0"/>
          <w:marBottom w:val="0"/>
          <w:divBdr>
            <w:top w:val="none" w:sz="0" w:space="0" w:color="auto"/>
            <w:left w:val="none" w:sz="0" w:space="0" w:color="auto"/>
            <w:bottom w:val="none" w:sz="0" w:space="0" w:color="auto"/>
            <w:right w:val="none" w:sz="0" w:space="0" w:color="auto"/>
          </w:divBdr>
        </w:div>
        <w:div w:id="1523859327">
          <w:marLeft w:val="640"/>
          <w:marRight w:val="0"/>
          <w:marTop w:val="0"/>
          <w:marBottom w:val="0"/>
          <w:divBdr>
            <w:top w:val="none" w:sz="0" w:space="0" w:color="auto"/>
            <w:left w:val="none" w:sz="0" w:space="0" w:color="auto"/>
            <w:bottom w:val="none" w:sz="0" w:space="0" w:color="auto"/>
            <w:right w:val="none" w:sz="0" w:space="0" w:color="auto"/>
          </w:divBdr>
        </w:div>
        <w:div w:id="75445123">
          <w:marLeft w:val="640"/>
          <w:marRight w:val="0"/>
          <w:marTop w:val="0"/>
          <w:marBottom w:val="0"/>
          <w:divBdr>
            <w:top w:val="none" w:sz="0" w:space="0" w:color="auto"/>
            <w:left w:val="none" w:sz="0" w:space="0" w:color="auto"/>
            <w:bottom w:val="none" w:sz="0" w:space="0" w:color="auto"/>
            <w:right w:val="none" w:sz="0" w:space="0" w:color="auto"/>
          </w:divBdr>
        </w:div>
        <w:div w:id="1259947919">
          <w:marLeft w:val="640"/>
          <w:marRight w:val="0"/>
          <w:marTop w:val="0"/>
          <w:marBottom w:val="0"/>
          <w:divBdr>
            <w:top w:val="none" w:sz="0" w:space="0" w:color="auto"/>
            <w:left w:val="none" w:sz="0" w:space="0" w:color="auto"/>
            <w:bottom w:val="none" w:sz="0" w:space="0" w:color="auto"/>
            <w:right w:val="none" w:sz="0" w:space="0" w:color="auto"/>
          </w:divBdr>
        </w:div>
        <w:div w:id="1312101362">
          <w:marLeft w:val="640"/>
          <w:marRight w:val="0"/>
          <w:marTop w:val="0"/>
          <w:marBottom w:val="0"/>
          <w:divBdr>
            <w:top w:val="none" w:sz="0" w:space="0" w:color="auto"/>
            <w:left w:val="none" w:sz="0" w:space="0" w:color="auto"/>
            <w:bottom w:val="none" w:sz="0" w:space="0" w:color="auto"/>
            <w:right w:val="none" w:sz="0" w:space="0" w:color="auto"/>
          </w:divBdr>
        </w:div>
        <w:div w:id="1193422296">
          <w:marLeft w:val="640"/>
          <w:marRight w:val="0"/>
          <w:marTop w:val="0"/>
          <w:marBottom w:val="0"/>
          <w:divBdr>
            <w:top w:val="none" w:sz="0" w:space="0" w:color="auto"/>
            <w:left w:val="none" w:sz="0" w:space="0" w:color="auto"/>
            <w:bottom w:val="none" w:sz="0" w:space="0" w:color="auto"/>
            <w:right w:val="none" w:sz="0" w:space="0" w:color="auto"/>
          </w:divBdr>
        </w:div>
        <w:div w:id="1484664472">
          <w:marLeft w:val="640"/>
          <w:marRight w:val="0"/>
          <w:marTop w:val="0"/>
          <w:marBottom w:val="0"/>
          <w:divBdr>
            <w:top w:val="none" w:sz="0" w:space="0" w:color="auto"/>
            <w:left w:val="none" w:sz="0" w:space="0" w:color="auto"/>
            <w:bottom w:val="none" w:sz="0" w:space="0" w:color="auto"/>
            <w:right w:val="none" w:sz="0" w:space="0" w:color="auto"/>
          </w:divBdr>
        </w:div>
        <w:div w:id="64114014">
          <w:marLeft w:val="640"/>
          <w:marRight w:val="0"/>
          <w:marTop w:val="0"/>
          <w:marBottom w:val="0"/>
          <w:divBdr>
            <w:top w:val="none" w:sz="0" w:space="0" w:color="auto"/>
            <w:left w:val="none" w:sz="0" w:space="0" w:color="auto"/>
            <w:bottom w:val="none" w:sz="0" w:space="0" w:color="auto"/>
            <w:right w:val="none" w:sz="0" w:space="0" w:color="auto"/>
          </w:divBdr>
        </w:div>
        <w:div w:id="625891212">
          <w:marLeft w:val="640"/>
          <w:marRight w:val="0"/>
          <w:marTop w:val="0"/>
          <w:marBottom w:val="0"/>
          <w:divBdr>
            <w:top w:val="none" w:sz="0" w:space="0" w:color="auto"/>
            <w:left w:val="none" w:sz="0" w:space="0" w:color="auto"/>
            <w:bottom w:val="none" w:sz="0" w:space="0" w:color="auto"/>
            <w:right w:val="none" w:sz="0" w:space="0" w:color="auto"/>
          </w:divBdr>
        </w:div>
        <w:div w:id="861094770">
          <w:marLeft w:val="640"/>
          <w:marRight w:val="0"/>
          <w:marTop w:val="0"/>
          <w:marBottom w:val="0"/>
          <w:divBdr>
            <w:top w:val="none" w:sz="0" w:space="0" w:color="auto"/>
            <w:left w:val="none" w:sz="0" w:space="0" w:color="auto"/>
            <w:bottom w:val="none" w:sz="0" w:space="0" w:color="auto"/>
            <w:right w:val="none" w:sz="0" w:space="0" w:color="auto"/>
          </w:divBdr>
        </w:div>
        <w:div w:id="435633587">
          <w:marLeft w:val="640"/>
          <w:marRight w:val="0"/>
          <w:marTop w:val="0"/>
          <w:marBottom w:val="0"/>
          <w:divBdr>
            <w:top w:val="none" w:sz="0" w:space="0" w:color="auto"/>
            <w:left w:val="none" w:sz="0" w:space="0" w:color="auto"/>
            <w:bottom w:val="none" w:sz="0" w:space="0" w:color="auto"/>
            <w:right w:val="none" w:sz="0" w:space="0" w:color="auto"/>
          </w:divBdr>
        </w:div>
        <w:div w:id="614215538">
          <w:marLeft w:val="640"/>
          <w:marRight w:val="0"/>
          <w:marTop w:val="0"/>
          <w:marBottom w:val="0"/>
          <w:divBdr>
            <w:top w:val="none" w:sz="0" w:space="0" w:color="auto"/>
            <w:left w:val="none" w:sz="0" w:space="0" w:color="auto"/>
            <w:bottom w:val="none" w:sz="0" w:space="0" w:color="auto"/>
            <w:right w:val="none" w:sz="0" w:space="0" w:color="auto"/>
          </w:divBdr>
        </w:div>
        <w:div w:id="866606614">
          <w:marLeft w:val="640"/>
          <w:marRight w:val="0"/>
          <w:marTop w:val="0"/>
          <w:marBottom w:val="0"/>
          <w:divBdr>
            <w:top w:val="none" w:sz="0" w:space="0" w:color="auto"/>
            <w:left w:val="none" w:sz="0" w:space="0" w:color="auto"/>
            <w:bottom w:val="none" w:sz="0" w:space="0" w:color="auto"/>
            <w:right w:val="none" w:sz="0" w:space="0" w:color="auto"/>
          </w:divBdr>
        </w:div>
      </w:divsChild>
    </w:div>
    <w:div w:id="253711688">
      <w:bodyDiv w:val="1"/>
      <w:marLeft w:val="0"/>
      <w:marRight w:val="0"/>
      <w:marTop w:val="0"/>
      <w:marBottom w:val="0"/>
      <w:divBdr>
        <w:top w:val="none" w:sz="0" w:space="0" w:color="auto"/>
        <w:left w:val="none" w:sz="0" w:space="0" w:color="auto"/>
        <w:bottom w:val="none" w:sz="0" w:space="0" w:color="auto"/>
        <w:right w:val="none" w:sz="0" w:space="0" w:color="auto"/>
      </w:divBdr>
      <w:divsChild>
        <w:div w:id="2136561260">
          <w:marLeft w:val="640"/>
          <w:marRight w:val="0"/>
          <w:marTop w:val="0"/>
          <w:marBottom w:val="0"/>
          <w:divBdr>
            <w:top w:val="none" w:sz="0" w:space="0" w:color="auto"/>
            <w:left w:val="none" w:sz="0" w:space="0" w:color="auto"/>
            <w:bottom w:val="none" w:sz="0" w:space="0" w:color="auto"/>
            <w:right w:val="none" w:sz="0" w:space="0" w:color="auto"/>
          </w:divBdr>
        </w:div>
        <w:div w:id="343627724">
          <w:marLeft w:val="640"/>
          <w:marRight w:val="0"/>
          <w:marTop w:val="0"/>
          <w:marBottom w:val="0"/>
          <w:divBdr>
            <w:top w:val="none" w:sz="0" w:space="0" w:color="auto"/>
            <w:left w:val="none" w:sz="0" w:space="0" w:color="auto"/>
            <w:bottom w:val="none" w:sz="0" w:space="0" w:color="auto"/>
            <w:right w:val="none" w:sz="0" w:space="0" w:color="auto"/>
          </w:divBdr>
        </w:div>
        <w:div w:id="1598515584">
          <w:marLeft w:val="640"/>
          <w:marRight w:val="0"/>
          <w:marTop w:val="0"/>
          <w:marBottom w:val="0"/>
          <w:divBdr>
            <w:top w:val="none" w:sz="0" w:space="0" w:color="auto"/>
            <w:left w:val="none" w:sz="0" w:space="0" w:color="auto"/>
            <w:bottom w:val="none" w:sz="0" w:space="0" w:color="auto"/>
            <w:right w:val="none" w:sz="0" w:space="0" w:color="auto"/>
          </w:divBdr>
        </w:div>
        <w:div w:id="1943759622">
          <w:marLeft w:val="640"/>
          <w:marRight w:val="0"/>
          <w:marTop w:val="0"/>
          <w:marBottom w:val="0"/>
          <w:divBdr>
            <w:top w:val="none" w:sz="0" w:space="0" w:color="auto"/>
            <w:left w:val="none" w:sz="0" w:space="0" w:color="auto"/>
            <w:bottom w:val="none" w:sz="0" w:space="0" w:color="auto"/>
            <w:right w:val="none" w:sz="0" w:space="0" w:color="auto"/>
          </w:divBdr>
        </w:div>
        <w:div w:id="2076510797">
          <w:marLeft w:val="640"/>
          <w:marRight w:val="0"/>
          <w:marTop w:val="0"/>
          <w:marBottom w:val="0"/>
          <w:divBdr>
            <w:top w:val="none" w:sz="0" w:space="0" w:color="auto"/>
            <w:left w:val="none" w:sz="0" w:space="0" w:color="auto"/>
            <w:bottom w:val="none" w:sz="0" w:space="0" w:color="auto"/>
            <w:right w:val="none" w:sz="0" w:space="0" w:color="auto"/>
          </w:divBdr>
        </w:div>
        <w:div w:id="1002318123">
          <w:marLeft w:val="640"/>
          <w:marRight w:val="0"/>
          <w:marTop w:val="0"/>
          <w:marBottom w:val="0"/>
          <w:divBdr>
            <w:top w:val="none" w:sz="0" w:space="0" w:color="auto"/>
            <w:left w:val="none" w:sz="0" w:space="0" w:color="auto"/>
            <w:bottom w:val="none" w:sz="0" w:space="0" w:color="auto"/>
            <w:right w:val="none" w:sz="0" w:space="0" w:color="auto"/>
          </w:divBdr>
        </w:div>
        <w:div w:id="1632589749">
          <w:marLeft w:val="640"/>
          <w:marRight w:val="0"/>
          <w:marTop w:val="0"/>
          <w:marBottom w:val="0"/>
          <w:divBdr>
            <w:top w:val="none" w:sz="0" w:space="0" w:color="auto"/>
            <w:left w:val="none" w:sz="0" w:space="0" w:color="auto"/>
            <w:bottom w:val="none" w:sz="0" w:space="0" w:color="auto"/>
            <w:right w:val="none" w:sz="0" w:space="0" w:color="auto"/>
          </w:divBdr>
        </w:div>
        <w:div w:id="1255825076">
          <w:marLeft w:val="640"/>
          <w:marRight w:val="0"/>
          <w:marTop w:val="0"/>
          <w:marBottom w:val="0"/>
          <w:divBdr>
            <w:top w:val="none" w:sz="0" w:space="0" w:color="auto"/>
            <w:left w:val="none" w:sz="0" w:space="0" w:color="auto"/>
            <w:bottom w:val="none" w:sz="0" w:space="0" w:color="auto"/>
            <w:right w:val="none" w:sz="0" w:space="0" w:color="auto"/>
          </w:divBdr>
        </w:div>
        <w:div w:id="1208029391">
          <w:marLeft w:val="640"/>
          <w:marRight w:val="0"/>
          <w:marTop w:val="0"/>
          <w:marBottom w:val="0"/>
          <w:divBdr>
            <w:top w:val="none" w:sz="0" w:space="0" w:color="auto"/>
            <w:left w:val="none" w:sz="0" w:space="0" w:color="auto"/>
            <w:bottom w:val="none" w:sz="0" w:space="0" w:color="auto"/>
            <w:right w:val="none" w:sz="0" w:space="0" w:color="auto"/>
          </w:divBdr>
        </w:div>
        <w:div w:id="1519462000">
          <w:marLeft w:val="640"/>
          <w:marRight w:val="0"/>
          <w:marTop w:val="0"/>
          <w:marBottom w:val="0"/>
          <w:divBdr>
            <w:top w:val="none" w:sz="0" w:space="0" w:color="auto"/>
            <w:left w:val="none" w:sz="0" w:space="0" w:color="auto"/>
            <w:bottom w:val="none" w:sz="0" w:space="0" w:color="auto"/>
            <w:right w:val="none" w:sz="0" w:space="0" w:color="auto"/>
          </w:divBdr>
        </w:div>
        <w:div w:id="983198158">
          <w:marLeft w:val="640"/>
          <w:marRight w:val="0"/>
          <w:marTop w:val="0"/>
          <w:marBottom w:val="0"/>
          <w:divBdr>
            <w:top w:val="none" w:sz="0" w:space="0" w:color="auto"/>
            <w:left w:val="none" w:sz="0" w:space="0" w:color="auto"/>
            <w:bottom w:val="none" w:sz="0" w:space="0" w:color="auto"/>
            <w:right w:val="none" w:sz="0" w:space="0" w:color="auto"/>
          </w:divBdr>
        </w:div>
        <w:div w:id="674846656">
          <w:marLeft w:val="640"/>
          <w:marRight w:val="0"/>
          <w:marTop w:val="0"/>
          <w:marBottom w:val="0"/>
          <w:divBdr>
            <w:top w:val="none" w:sz="0" w:space="0" w:color="auto"/>
            <w:left w:val="none" w:sz="0" w:space="0" w:color="auto"/>
            <w:bottom w:val="none" w:sz="0" w:space="0" w:color="auto"/>
            <w:right w:val="none" w:sz="0" w:space="0" w:color="auto"/>
          </w:divBdr>
        </w:div>
        <w:div w:id="2137983877">
          <w:marLeft w:val="640"/>
          <w:marRight w:val="0"/>
          <w:marTop w:val="0"/>
          <w:marBottom w:val="0"/>
          <w:divBdr>
            <w:top w:val="none" w:sz="0" w:space="0" w:color="auto"/>
            <w:left w:val="none" w:sz="0" w:space="0" w:color="auto"/>
            <w:bottom w:val="none" w:sz="0" w:space="0" w:color="auto"/>
            <w:right w:val="none" w:sz="0" w:space="0" w:color="auto"/>
          </w:divBdr>
        </w:div>
        <w:div w:id="2124418392">
          <w:marLeft w:val="640"/>
          <w:marRight w:val="0"/>
          <w:marTop w:val="0"/>
          <w:marBottom w:val="0"/>
          <w:divBdr>
            <w:top w:val="none" w:sz="0" w:space="0" w:color="auto"/>
            <w:left w:val="none" w:sz="0" w:space="0" w:color="auto"/>
            <w:bottom w:val="none" w:sz="0" w:space="0" w:color="auto"/>
            <w:right w:val="none" w:sz="0" w:space="0" w:color="auto"/>
          </w:divBdr>
        </w:div>
        <w:div w:id="59789802">
          <w:marLeft w:val="640"/>
          <w:marRight w:val="0"/>
          <w:marTop w:val="0"/>
          <w:marBottom w:val="0"/>
          <w:divBdr>
            <w:top w:val="none" w:sz="0" w:space="0" w:color="auto"/>
            <w:left w:val="none" w:sz="0" w:space="0" w:color="auto"/>
            <w:bottom w:val="none" w:sz="0" w:space="0" w:color="auto"/>
            <w:right w:val="none" w:sz="0" w:space="0" w:color="auto"/>
          </w:divBdr>
        </w:div>
        <w:div w:id="764424328">
          <w:marLeft w:val="640"/>
          <w:marRight w:val="0"/>
          <w:marTop w:val="0"/>
          <w:marBottom w:val="0"/>
          <w:divBdr>
            <w:top w:val="none" w:sz="0" w:space="0" w:color="auto"/>
            <w:left w:val="none" w:sz="0" w:space="0" w:color="auto"/>
            <w:bottom w:val="none" w:sz="0" w:space="0" w:color="auto"/>
            <w:right w:val="none" w:sz="0" w:space="0" w:color="auto"/>
          </w:divBdr>
        </w:div>
        <w:div w:id="2016613126">
          <w:marLeft w:val="640"/>
          <w:marRight w:val="0"/>
          <w:marTop w:val="0"/>
          <w:marBottom w:val="0"/>
          <w:divBdr>
            <w:top w:val="none" w:sz="0" w:space="0" w:color="auto"/>
            <w:left w:val="none" w:sz="0" w:space="0" w:color="auto"/>
            <w:bottom w:val="none" w:sz="0" w:space="0" w:color="auto"/>
            <w:right w:val="none" w:sz="0" w:space="0" w:color="auto"/>
          </w:divBdr>
        </w:div>
        <w:div w:id="1489007902">
          <w:marLeft w:val="640"/>
          <w:marRight w:val="0"/>
          <w:marTop w:val="0"/>
          <w:marBottom w:val="0"/>
          <w:divBdr>
            <w:top w:val="none" w:sz="0" w:space="0" w:color="auto"/>
            <w:left w:val="none" w:sz="0" w:space="0" w:color="auto"/>
            <w:bottom w:val="none" w:sz="0" w:space="0" w:color="auto"/>
            <w:right w:val="none" w:sz="0" w:space="0" w:color="auto"/>
          </w:divBdr>
        </w:div>
        <w:div w:id="425275244">
          <w:marLeft w:val="640"/>
          <w:marRight w:val="0"/>
          <w:marTop w:val="0"/>
          <w:marBottom w:val="0"/>
          <w:divBdr>
            <w:top w:val="none" w:sz="0" w:space="0" w:color="auto"/>
            <w:left w:val="none" w:sz="0" w:space="0" w:color="auto"/>
            <w:bottom w:val="none" w:sz="0" w:space="0" w:color="auto"/>
            <w:right w:val="none" w:sz="0" w:space="0" w:color="auto"/>
          </w:divBdr>
        </w:div>
        <w:div w:id="1355771466">
          <w:marLeft w:val="640"/>
          <w:marRight w:val="0"/>
          <w:marTop w:val="0"/>
          <w:marBottom w:val="0"/>
          <w:divBdr>
            <w:top w:val="none" w:sz="0" w:space="0" w:color="auto"/>
            <w:left w:val="none" w:sz="0" w:space="0" w:color="auto"/>
            <w:bottom w:val="none" w:sz="0" w:space="0" w:color="auto"/>
            <w:right w:val="none" w:sz="0" w:space="0" w:color="auto"/>
          </w:divBdr>
        </w:div>
        <w:div w:id="686520711">
          <w:marLeft w:val="640"/>
          <w:marRight w:val="0"/>
          <w:marTop w:val="0"/>
          <w:marBottom w:val="0"/>
          <w:divBdr>
            <w:top w:val="none" w:sz="0" w:space="0" w:color="auto"/>
            <w:left w:val="none" w:sz="0" w:space="0" w:color="auto"/>
            <w:bottom w:val="none" w:sz="0" w:space="0" w:color="auto"/>
            <w:right w:val="none" w:sz="0" w:space="0" w:color="auto"/>
          </w:divBdr>
        </w:div>
        <w:div w:id="1509633420">
          <w:marLeft w:val="640"/>
          <w:marRight w:val="0"/>
          <w:marTop w:val="0"/>
          <w:marBottom w:val="0"/>
          <w:divBdr>
            <w:top w:val="none" w:sz="0" w:space="0" w:color="auto"/>
            <w:left w:val="none" w:sz="0" w:space="0" w:color="auto"/>
            <w:bottom w:val="none" w:sz="0" w:space="0" w:color="auto"/>
            <w:right w:val="none" w:sz="0" w:space="0" w:color="auto"/>
          </w:divBdr>
        </w:div>
        <w:div w:id="1871338374">
          <w:marLeft w:val="640"/>
          <w:marRight w:val="0"/>
          <w:marTop w:val="0"/>
          <w:marBottom w:val="0"/>
          <w:divBdr>
            <w:top w:val="none" w:sz="0" w:space="0" w:color="auto"/>
            <w:left w:val="none" w:sz="0" w:space="0" w:color="auto"/>
            <w:bottom w:val="none" w:sz="0" w:space="0" w:color="auto"/>
            <w:right w:val="none" w:sz="0" w:space="0" w:color="auto"/>
          </w:divBdr>
        </w:div>
        <w:div w:id="1054308745">
          <w:marLeft w:val="640"/>
          <w:marRight w:val="0"/>
          <w:marTop w:val="0"/>
          <w:marBottom w:val="0"/>
          <w:divBdr>
            <w:top w:val="none" w:sz="0" w:space="0" w:color="auto"/>
            <w:left w:val="none" w:sz="0" w:space="0" w:color="auto"/>
            <w:bottom w:val="none" w:sz="0" w:space="0" w:color="auto"/>
            <w:right w:val="none" w:sz="0" w:space="0" w:color="auto"/>
          </w:divBdr>
        </w:div>
        <w:div w:id="771709258">
          <w:marLeft w:val="640"/>
          <w:marRight w:val="0"/>
          <w:marTop w:val="0"/>
          <w:marBottom w:val="0"/>
          <w:divBdr>
            <w:top w:val="none" w:sz="0" w:space="0" w:color="auto"/>
            <w:left w:val="none" w:sz="0" w:space="0" w:color="auto"/>
            <w:bottom w:val="none" w:sz="0" w:space="0" w:color="auto"/>
            <w:right w:val="none" w:sz="0" w:space="0" w:color="auto"/>
          </w:divBdr>
        </w:div>
        <w:div w:id="464543559">
          <w:marLeft w:val="640"/>
          <w:marRight w:val="0"/>
          <w:marTop w:val="0"/>
          <w:marBottom w:val="0"/>
          <w:divBdr>
            <w:top w:val="none" w:sz="0" w:space="0" w:color="auto"/>
            <w:left w:val="none" w:sz="0" w:space="0" w:color="auto"/>
            <w:bottom w:val="none" w:sz="0" w:space="0" w:color="auto"/>
            <w:right w:val="none" w:sz="0" w:space="0" w:color="auto"/>
          </w:divBdr>
        </w:div>
        <w:div w:id="1147740460">
          <w:marLeft w:val="640"/>
          <w:marRight w:val="0"/>
          <w:marTop w:val="0"/>
          <w:marBottom w:val="0"/>
          <w:divBdr>
            <w:top w:val="none" w:sz="0" w:space="0" w:color="auto"/>
            <w:left w:val="none" w:sz="0" w:space="0" w:color="auto"/>
            <w:bottom w:val="none" w:sz="0" w:space="0" w:color="auto"/>
            <w:right w:val="none" w:sz="0" w:space="0" w:color="auto"/>
          </w:divBdr>
        </w:div>
        <w:div w:id="818882651">
          <w:marLeft w:val="640"/>
          <w:marRight w:val="0"/>
          <w:marTop w:val="0"/>
          <w:marBottom w:val="0"/>
          <w:divBdr>
            <w:top w:val="none" w:sz="0" w:space="0" w:color="auto"/>
            <w:left w:val="none" w:sz="0" w:space="0" w:color="auto"/>
            <w:bottom w:val="none" w:sz="0" w:space="0" w:color="auto"/>
            <w:right w:val="none" w:sz="0" w:space="0" w:color="auto"/>
          </w:divBdr>
        </w:div>
        <w:div w:id="1115904372">
          <w:marLeft w:val="640"/>
          <w:marRight w:val="0"/>
          <w:marTop w:val="0"/>
          <w:marBottom w:val="0"/>
          <w:divBdr>
            <w:top w:val="none" w:sz="0" w:space="0" w:color="auto"/>
            <w:left w:val="none" w:sz="0" w:space="0" w:color="auto"/>
            <w:bottom w:val="none" w:sz="0" w:space="0" w:color="auto"/>
            <w:right w:val="none" w:sz="0" w:space="0" w:color="auto"/>
          </w:divBdr>
        </w:div>
        <w:div w:id="1741368844">
          <w:marLeft w:val="640"/>
          <w:marRight w:val="0"/>
          <w:marTop w:val="0"/>
          <w:marBottom w:val="0"/>
          <w:divBdr>
            <w:top w:val="none" w:sz="0" w:space="0" w:color="auto"/>
            <w:left w:val="none" w:sz="0" w:space="0" w:color="auto"/>
            <w:bottom w:val="none" w:sz="0" w:space="0" w:color="auto"/>
            <w:right w:val="none" w:sz="0" w:space="0" w:color="auto"/>
          </w:divBdr>
        </w:div>
        <w:div w:id="347373288">
          <w:marLeft w:val="640"/>
          <w:marRight w:val="0"/>
          <w:marTop w:val="0"/>
          <w:marBottom w:val="0"/>
          <w:divBdr>
            <w:top w:val="none" w:sz="0" w:space="0" w:color="auto"/>
            <w:left w:val="none" w:sz="0" w:space="0" w:color="auto"/>
            <w:bottom w:val="none" w:sz="0" w:space="0" w:color="auto"/>
            <w:right w:val="none" w:sz="0" w:space="0" w:color="auto"/>
          </w:divBdr>
        </w:div>
        <w:div w:id="948590039">
          <w:marLeft w:val="640"/>
          <w:marRight w:val="0"/>
          <w:marTop w:val="0"/>
          <w:marBottom w:val="0"/>
          <w:divBdr>
            <w:top w:val="none" w:sz="0" w:space="0" w:color="auto"/>
            <w:left w:val="none" w:sz="0" w:space="0" w:color="auto"/>
            <w:bottom w:val="none" w:sz="0" w:space="0" w:color="auto"/>
            <w:right w:val="none" w:sz="0" w:space="0" w:color="auto"/>
          </w:divBdr>
        </w:div>
        <w:div w:id="1293558446">
          <w:marLeft w:val="640"/>
          <w:marRight w:val="0"/>
          <w:marTop w:val="0"/>
          <w:marBottom w:val="0"/>
          <w:divBdr>
            <w:top w:val="none" w:sz="0" w:space="0" w:color="auto"/>
            <w:left w:val="none" w:sz="0" w:space="0" w:color="auto"/>
            <w:bottom w:val="none" w:sz="0" w:space="0" w:color="auto"/>
            <w:right w:val="none" w:sz="0" w:space="0" w:color="auto"/>
          </w:divBdr>
        </w:div>
      </w:divsChild>
    </w:div>
    <w:div w:id="270742835">
      <w:bodyDiv w:val="1"/>
      <w:marLeft w:val="0"/>
      <w:marRight w:val="0"/>
      <w:marTop w:val="0"/>
      <w:marBottom w:val="0"/>
      <w:divBdr>
        <w:top w:val="none" w:sz="0" w:space="0" w:color="auto"/>
        <w:left w:val="none" w:sz="0" w:space="0" w:color="auto"/>
        <w:bottom w:val="none" w:sz="0" w:space="0" w:color="auto"/>
        <w:right w:val="none" w:sz="0" w:space="0" w:color="auto"/>
      </w:divBdr>
      <w:divsChild>
        <w:div w:id="1958412338">
          <w:marLeft w:val="640"/>
          <w:marRight w:val="0"/>
          <w:marTop w:val="0"/>
          <w:marBottom w:val="0"/>
          <w:divBdr>
            <w:top w:val="none" w:sz="0" w:space="0" w:color="auto"/>
            <w:left w:val="none" w:sz="0" w:space="0" w:color="auto"/>
            <w:bottom w:val="none" w:sz="0" w:space="0" w:color="auto"/>
            <w:right w:val="none" w:sz="0" w:space="0" w:color="auto"/>
          </w:divBdr>
        </w:div>
        <w:div w:id="293172852">
          <w:marLeft w:val="640"/>
          <w:marRight w:val="0"/>
          <w:marTop w:val="0"/>
          <w:marBottom w:val="0"/>
          <w:divBdr>
            <w:top w:val="none" w:sz="0" w:space="0" w:color="auto"/>
            <w:left w:val="none" w:sz="0" w:space="0" w:color="auto"/>
            <w:bottom w:val="none" w:sz="0" w:space="0" w:color="auto"/>
            <w:right w:val="none" w:sz="0" w:space="0" w:color="auto"/>
          </w:divBdr>
        </w:div>
        <w:div w:id="1836022502">
          <w:marLeft w:val="640"/>
          <w:marRight w:val="0"/>
          <w:marTop w:val="0"/>
          <w:marBottom w:val="0"/>
          <w:divBdr>
            <w:top w:val="none" w:sz="0" w:space="0" w:color="auto"/>
            <w:left w:val="none" w:sz="0" w:space="0" w:color="auto"/>
            <w:bottom w:val="none" w:sz="0" w:space="0" w:color="auto"/>
            <w:right w:val="none" w:sz="0" w:space="0" w:color="auto"/>
          </w:divBdr>
        </w:div>
        <w:div w:id="1754007870">
          <w:marLeft w:val="640"/>
          <w:marRight w:val="0"/>
          <w:marTop w:val="0"/>
          <w:marBottom w:val="0"/>
          <w:divBdr>
            <w:top w:val="none" w:sz="0" w:space="0" w:color="auto"/>
            <w:left w:val="none" w:sz="0" w:space="0" w:color="auto"/>
            <w:bottom w:val="none" w:sz="0" w:space="0" w:color="auto"/>
            <w:right w:val="none" w:sz="0" w:space="0" w:color="auto"/>
          </w:divBdr>
        </w:div>
        <w:div w:id="318046427">
          <w:marLeft w:val="640"/>
          <w:marRight w:val="0"/>
          <w:marTop w:val="0"/>
          <w:marBottom w:val="0"/>
          <w:divBdr>
            <w:top w:val="none" w:sz="0" w:space="0" w:color="auto"/>
            <w:left w:val="none" w:sz="0" w:space="0" w:color="auto"/>
            <w:bottom w:val="none" w:sz="0" w:space="0" w:color="auto"/>
            <w:right w:val="none" w:sz="0" w:space="0" w:color="auto"/>
          </w:divBdr>
        </w:div>
        <w:div w:id="1628969023">
          <w:marLeft w:val="640"/>
          <w:marRight w:val="0"/>
          <w:marTop w:val="0"/>
          <w:marBottom w:val="0"/>
          <w:divBdr>
            <w:top w:val="none" w:sz="0" w:space="0" w:color="auto"/>
            <w:left w:val="none" w:sz="0" w:space="0" w:color="auto"/>
            <w:bottom w:val="none" w:sz="0" w:space="0" w:color="auto"/>
            <w:right w:val="none" w:sz="0" w:space="0" w:color="auto"/>
          </w:divBdr>
        </w:div>
        <w:div w:id="622418421">
          <w:marLeft w:val="640"/>
          <w:marRight w:val="0"/>
          <w:marTop w:val="0"/>
          <w:marBottom w:val="0"/>
          <w:divBdr>
            <w:top w:val="none" w:sz="0" w:space="0" w:color="auto"/>
            <w:left w:val="none" w:sz="0" w:space="0" w:color="auto"/>
            <w:bottom w:val="none" w:sz="0" w:space="0" w:color="auto"/>
            <w:right w:val="none" w:sz="0" w:space="0" w:color="auto"/>
          </w:divBdr>
        </w:div>
        <w:div w:id="931206384">
          <w:marLeft w:val="640"/>
          <w:marRight w:val="0"/>
          <w:marTop w:val="0"/>
          <w:marBottom w:val="0"/>
          <w:divBdr>
            <w:top w:val="none" w:sz="0" w:space="0" w:color="auto"/>
            <w:left w:val="none" w:sz="0" w:space="0" w:color="auto"/>
            <w:bottom w:val="none" w:sz="0" w:space="0" w:color="auto"/>
            <w:right w:val="none" w:sz="0" w:space="0" w:color="auto"/>
          </w:divBdr>
        </w:div>
        <w:div w:id="1482772831">
          <w:marLeft w:val="640"/>
          <w:marRight w:val="0"/>
          <w:marTop w:val="0"/>
          <w:marBottom w:val="0"/>
          <w:divBdr>
            <w:top w:val="none" w:sz="0" w:space="0" w:color="auto"/>
            <w:left w:val="none" w:sz="0" w:space="0" w:color="auto"/>
            <w:bottom w:val="none" w:sz="0" w:space="0" w:color="auto"/>
            <w:right w:val="none" w:sz="0" w:space="0" w:color="auto"/>
          </w:divBdr>
        </w:div>
        <w:div w:id="1555190883">
          <w:marLeft w:val="640"/>
          <w:marRight w:val="0"/>
          <w:marTop w:val="0"/>
          <w:marBottom w:val="0"/>
          <w:divBdr>
            <w:top w:val="none" w:sz="0" w:space="0" w:color="auto"/>
            <w:left w:val="none" w:sz="0" w:space="0" w:color="auto"/>
            <w:bottom w:val="none" w:sz="0" w:space="0" w:color="auto"/>
            <w:right w:val="none" w:sz="0" w:space="0" w:color="auto"/>
          </w:divBdr>
        </w:div>
        <w:div w:id="1927030669">
          <w:marLeft w:val="640"/>
          <w:marRight w:val="0"/>
          <w:marTop w:val="0"/>
          <w:marBottom w:val="0"/>
          <w:divBdr>
            <w:top w:val="none" w:sz="0" w:space="0" w:color="auto"/>
            <w:left w:val="none" w:sz="0" w:space="0" w:color="auto"/>
            <w:bottom w:val="none" w:sz="0" w:space="0" w:color="auto"/>
            <w:right w:val="none" w:sz="0" w:space="0" w:color="auto"/>
          </w:divBdr>
        </w:div>
        <w:div w:id="1859153527">
          <w:marLeft w:val="640"/>
          <w:marRight w:val="0"/>
          <w:marTop w:val="0"/>
          <w:marBottom w:val="0"/>
          <w:divBdr>
            <w:top w:val="none" w:sz="0" w:space="0" w:color="auto"/>
            <w:left w:val="none" w:sz="0" w:space="0" w:color="auto"/>
            <w:bottom w:val="none" w:sz="0" w:space="0" w:color="auto"/>
            <w:right w:val="none" w:sz="0" w:space="0" w:color="auto"/>
          </w:divBdr>
        </w:div>
        <w:div w:id="18358104">
          <w:marLeft w:val="640"/>
          <w:marRight w:val="0"/>
          <w:marTop w:val="0"/>
          <w:marBottom w:val="0"/>
          <w:divBdr>
            <w:top w:val="none" w:sz="0" w:space="0" w:color="auto"/>
            <w:left w:val="none" w:sz="0" w:space="0" w:color="auto"/>
            <w:bottom w:val="none" w:sz="0" w:space="0" w:color="auto"/>
            <w:right w:val="none" w:sz="0" w:space="0" w:color="auto"/>
          </w:divBdr>
        </w:div>
        <w:div w:id="58603077">
          <w:marLeft w:val="640"/>
          <w:marRight w:val="0"/>
          <w:marTop w:val="0"/>
          <w:marBottom w:val="0"/>
          <w:divBdr>
            <w:top w:val="none" w:sz="0" w:space="0" w:color="auto"/>
            <w:left w:val="none" w:sz="0" w:space="0" w:color="auto"/>
            <w:bottom w:val="none" w:sz="0" w:space="0" w:color="auto"/>
            <w:right w:val="none" w:sz="0" w:space="0" w:color="auto"/>
          </w:divBdr>
        </w:div>
        <w:div w:id="135536017">
          <w:marLeft w:val="640"/>
          <w:marRight w:val="0"/>
          <w:marTop w:val="0"/>
          <w:marBottom w:val="0"/>
          <w:divBdr>
            <w:top w:val="none" w:sz="0" w:space="0" w:color="auto"/>
            <w:left w:val="none" w:sz="0" w:space="0" w:color="auto"/>
            <w:bottom w:val="none" w:sz="0" w:space="0" w:color="auto"/>
            <w:right w:val="none" w:sz="0" w:space="0" w:color="auto"/>
          </w:divBdr>
        </w:div>
        <w:div w:id="1217593788">
          <w:marLeft w:val="640"/>
          <w:marRight w:val="0"/>
          <w:marTop w:val="0"/>
          <w:marBottom w:val="0"/>
          <w:divBdr>
            <w:top w:val="none" w:sz="0" w:space="0" w:color="auto"/>
            <w:left w:val="none" w:sz="0" w:space="0" w:color="auto"/>
            <w:bottom w:val="none" w:sz="0" w:space="0" w:color="auto"/>
            <w:right w:val="none" w:sz="0" w:space="0" w:color="auto"/>
          </w:divBdr>
        </w:div>
        <w:div w:id="445780047">
          <w:marLeft w:val="640"/>
          <w:marRight w:val="0"/>
          <w:marTop w:val="0"/>
          <w:marBottom w:val="0"/>
          <w:divBdr>
            <w:top w:val="none" w:sz="0" w:space="0" w:color="auto"/>
            <w:left w:val="none" w:sz="0" w:space="0" w:color="auto"/>
            <w:bottom w:val="none" w:sz="0" w:space="0" w:color="auto"/>
            <w:right w:val="none" w:sz="0" w:space="0" w:color="auto"/>
          </w:divBdr>
        </w:div>
        <w:div w:id="774636904">
          <w:marLeft w:val="640"/>
          <w:marRight w:val="0"/>
          <w:marTop w:val="0"/>
          <w:marBottom w:val="0"/>
          <w:divBdr>
            <w:top w:val="none" w:sz="0" w:space="0" w:color="auto"/>
            <w:left w:val="none" w:sz="0" w:space="0" w:color="auto"/>
            <w:bottom w:val="none" w:sz="0" w:space="0" w:color="auto"/>
            <w:right w:val="none" w:sz="0" w:space="0" w:color="auto"/>
          </w:divBdr>
        </w:div>
        <w:div w:id="1952929599">
          <w:marLeft w:val="640"/>
          <w:marRight w:val="0"/>
          <w:marTop w:val="0"/>
          <w:marBottom w:val="0"/>
          <w:divBdr>
            <w:top w:val="none" w:sz="0" w:space="0" w:color="auto"/>
            <w:left w:val="none" w:sz="0" w:space="0" w:color="auto"/>
            <w:bottom w:val="none" w:sz="0" w:space="0" w:color="auto"/>
            <w:right w:val="none" w:sz="0" w:space="0" w:color="auto"/>
          </w:divBdr>
        </w:div>
        <w:div w:id="733746589">
          <w:marLeft w:val="640"/>
          <w:marRight w:val="0"/>
          <w:marTop w:val="0"/>
          <w:marBottom w:val="0"/>
          <w:divBdr>
            <w:top w:val="none" w:sz="0" w:space="0" w:color="auto"/>
            <w:left w:val="none" w:sz="0" w:space="0" w:color="auto"/>
            <w:bottom w:val="none" w:sz="0" w:space="0" w:color="auto"/>
            <w:right w:val="none" w:sz="0" w:space="0" w:color="auto"/>
          </w:divBdr>
        </w:div>
        <w:div w:id="1102410963">
          <w:marLeft w:val="640"/>
          <w:marRight w:val="0"/>
          <w:marTop w:val="0"/>
          <w:marBottom w:val="0"/>
          <w:divBdr>
            <w:top w:val="none" w:sz="0" w:space="0" w:color="auto"/>
            <w:left w:val="none" w:sz="0" w:space="0" w:color="auto"/>
            <w:bottom w:val="none" w:sz="0" w:space="0" w:color="auto"/>
            <w:right w:val="none" w:sz="0" w:space="0" w:color="auto"/>
          </w:divBdr>
        </w:div>
        <w:div w:id="1786727240">
          <w:marLeft w:val="640"/>
          <w:marRight w:val="0"/>
          <w:marTop w:val="0"/>
          <w:marBottom w:val="0"/>
          <w:divBdr>
            <w:top w:val="none" w:sz="0" w:space="0" w:color="auto"/>
            <w:left w:val="none" w:sz="0" w:space="0" w:color="auto"/>
            <w:bottom w:val="none" w:sz="0" w:space="0" w:color="auto"/>
            <w:right w:val="none" w:sz="0" w:space="0" w:color="auto"/>
          </w:divBdr>
        </w:div>
        <w:div w:id="455955222">
          <w:marLeft w:val="640"/>
          <w:marRight w:val="0"/>
          <w:marTop w:val="0"/>
          <w:marBottom w:val="0"/>
          <w:divBdr>
            <w:top w:val="none" w:sz="0" w:space="0" w:color="auto"/>
            <w:left w:val="none" w:sz="0" w:space="0" w:color="auto"/>
            <w:bottom w:val="none" w:sz="0" w:space="0" w:color="auto"/>
            <w:right w:val="none" w:sz="0" w:space="0" w:color="auto"/>
          </w:divBdr>
        </w:div>
        <w:div w:id="118770599">
          <w:marLeft w:val="640"/>
          <w:marRight w:val="0"/>
          <w:marTop w:val="0"/>
          <w:marBottom w:val="0"/>
          <w:divBdr>
            <w:top w:val="none" w:sz="0" w:space="0" w:color="auto"/>
            <w:left w:val="none" w:sz="0" w:space="0" w:color="auto"/>
            <w:bottom w:val="none" w:sz="0" w:space="0" w:color="auto"/>
            <w:right w:val="none" w:sz="0" w:space="0" w:color="auto"/>
          </w:divBdr>
        </w:div>
        <w:div w:id="1437821329">
          <w:marLeft w:val="640"/>
          <w:marRight w:val="0"/>
          <w:marTop w:val="0"/>
          <w:marBottom w:val="0"/>
          <w:divBdr>
            <w:top w:val="none" w:sz="0" w:space="0" w:color="auto"/>
            <w:left w:val="none" w:sz="0" w:space="0" w:color="auto"/>
            <w:bottom w:val="none" w:sz="0" w:space="0" w:color="auto"/>
            <w:right w:val="none" w:sz="0" w:space="0" w:color="auto"/>
          </w:divBdr>
        </w:div>
        <w:div w:id="284047267">
          <w:marLeft w:val="640"/>
          <w:marRight w:val="0"/>
          <w:marTop w:val="0"/>
          <w:marBottom w:val="0"/>
          <w:divBdr>
            <w:top w:val="none" w:sz="0" w:space="0" w:color="auto"/>
            <w:left w:val="none" w:sz="0" w:space="0" w:color="auto"/>
            <w:bottom w:val="none" w:sz="0" w:space="0" w:color="auto"/>
            <w:right w:val="none" w:sz="0" w:space="0" w:color="auto"/>
          </w:divBdr>
        </w:div>
        <w:div w:id="309095597">
          <w:marLeft w:val="640"/>
          <w:marRight w:val="0"/>
          <w:marTop w:val="0"/>
          <w:marBottom w:val="0"/>
          <w:divBdr>
            <w:top w:val="none" w:sz="0" w:space="0" w:color="auto"/>
            <w:left w:val="none" w:sz="0" w:space="0" w:color="auto"/>
            <w:bottom w:val="none" w:sz="0" w:space="0" w:color="auto"/>
            <w:right w:val="none" w:sz="0" w:space="0" w:color="auto"/>
          </w:divBdr>
        </w:div>
        <w:div w:id="1318455546">
          <w:marLeft w:val="640"/>
          <w:marRight w:val="0"/>
          <w:marTop w:val="0"/>
          <w:marBottom w:val="0"/>
          <w:divBdr>
            <w:top w:val="none" w:sz="0" w:space="0" w:color="auto"/>
            <w:left w:val="none" w:sz="0" w:space="0" w:color="auto"/>
            <w:bottom w:val="none" w:sz="0" w:space="0" w:color="auto"/>
            <w:right w:val="none" w:sz="0" w:space="0" w:color="auto"/>
          </w:divBdr>
        </w:div>
        <w:div w:id="1620213173">
          <w:marLeft w:val="640"/>
          <w:marRight w:val="0"/>
          <w:marTop w:val="0"/>
          <w:marBottom w:val="0"/>
          <w:divBdr>
            <w:top w:val="none" w:sz="0" w:space="0" w:color="auto"/>
            <w:left w:val="none" w:sz="0" w:space="0" w:color="auto"/>
            <w:bottom w:val="none" w:sz="0" w:space="0" w:color="auto"/>
            <w:right w:val="none" w:sz="0" w:space="0" w:color="auto"/>
          </w:divBdr>
        </w:div>
        <w:div w:id="920528766">
          <w:marLeft w:val="640"/>
          <w:marRight w:val="0"/>
          <w:marTop w:val="0"/>
          <w:marBottom w:val="0"/>
          <w:divBdr>
            <w:top w:val="none" w:sz="0" w:space="0" w:color="auto"/>
            <w:left w:val="none" w:sz="0" w:space="0" w:color="auto"/>
            <w:bottom w:val="none" w:sz="0" w:space="0" w:color="auto"/>
            <w:right w:val="none" w:sz="0" w:space="0" w:color="auto"/>
          </w:divBdr>
        </w:div>
        <w:div w:id="507523091">
          <w:marLeft w:val="640"/>
          <w:marRight w:val="0"/>
          <w:marTop w:val="0"/>
          <w:marBottom w:val="0"/>
          <w:divBdr>
            <w:top w:val="none" w:sz="0" w:space="0" w:color="auto"/>
            <w:left w:val="none" w:sz="0" w:space="0" w:color="auto"/>
            <w:bottom w:val="none" w:sz="0" w:space="0" w:color="auto"/>
            <w:right w:val="none" w:sz="0" w:space="0" w:color="auto"/>
          </w:divBdr>
        </w:div>
        <w:div w:id="1408452156">
          <w:marLeft w:val="640"/>
          <w:marRight w:val="0"/>
          <w:marTop w:val="0"/>
          <w:marBottom w:val="0"/>
          <w:divBdr>
            <w:top w:val="none" w:sz="0" w:space="0" w:color="auto"/>
            <w:left w:val="none" w:sz="0" w:space="0" w:color="auto"/>
            <w:bottom w:val="none" w:sz="0" w:space="0" w:color="auto"/>
            <w:right w:val="none" w:sz="0" w:space="0" w:color="auto"/>
          </w:divBdr>
        </w:div>
        <w:div w:id="259727401">
          <w:marLeft w:val="640"/>
          <w:marRight w:val="0"/>
          <w:marTop w:val="0"/>
          <w:marBottom w:val="0"/>
          <w:divBdr>
            <w:top w:val="none" w:sz="0" w:space="0" w:color="auto"/>
            <w:left w:val="none" w:sz="0" w:space="0" w:color="auto"/>
            <w:bottom w:val="none" w:sz="0" w:space="0" w:color="auto"/>
            <w:right w:val="none" w:sz="0" w:space="0" w:color="auto"/>
          </w:divBdr>
        </w:div>
        <w:div w:id="1412970177">
          <w:marLeft w:val="640"/>
          <w:marRight w:val="0"/>
          <w:marTop w:val="0"/>
          <w:marBottom w:val="0"/>
          <w:divBdr>
            <w:top w:val="none" w:sz="0" w:space="0" w:color="auto"/>
            <w:left w:val="none" w:sz="0" w:space="0" w:color="auto"/>
            <w:bottom w:val="none" w:sz="0" w:space="0" w:color="auto"/>
            <w:right w:val="none" w:sz="0" w:space="0" w:color="auto"/>
          </w:divBdr>
        </w:div>
        <w:div w:id="375784518">
          <w:marLeft w:val="640"/>
          <w:marRight w:val="0"/>
          <w:marTop w:val="0"/>
          <w:marBottom w:val="0"/>
          <w:divBdr>
            <w:top w:val="none" w:sz="0" w:space="0" w:color="auto"/>
            <w:left w:val="none" w:sz="0" w:space="0" w:color="auto"/>
            <w:bottom w:val="none" w:sz="0" w:space="0" w:color="auto"/>
            <w:right w:val="none" w:sz="0" w:space="0" w:color="auto"/>
          </w:divBdr>
        </w:div>
        <w:div w:id="185556760">
          <w:marLeft w:val="640"/>
          <w:marRight w:val="0"/>
          <w:marTop w:val="0"/>
          <w:marBottom w:val="0"/>
          <w:divBdr>
            <w:top w:val="none" w:sz="0" w:space="0" w:color="auto"/>
            <w:left w:val="none" w:sz="0" w:space="0" w:color="auto"/>
            <w:bottom w:val="none" w:sz="0" w:space="0" w:color="auto"/>
            <w:right w:val="none" w:sz="0" w:space="0" w:color="auto"/>
          </w:divBdr>
        </w:div>
        <w:div w:id="917901817">
          <w:marLeft w:val="640"/>
          <w:marRight w:val="0"/>
          <w:marTop w:val="0"/>
          <w:marBottom w:val="0"/>
          <w:divBdr>
            <w:top w:val="none" w:sz="0" w:space="0" w:color="auto"/>
            <w:left w:val="none" w:sz="0" w:space="0" w:color="auto"/>
            <w:bottom w:val="none" w:sz="0" w:space="0" w:color="auto"/>
            <w:right w:val="none" w:sz="0" w:space="0" w:color="auto"/>
          </w:divBdr>
        </w:div>
      </w:divsChild>
    </w:div>
    <w:div w:id="322706082">
      <w:bodyDiv w:val="1"/>
      <w:marLeft w:val="0"/>
      <w:marRight w:val="0"/>
      <w:marTop w:val="0"/>
      <w:marBottom w:val="0"/>
      <w:divBdr>
        <w:top w:val="none" w:sz="0" w:space="0" w:color="auto"/>
        <w:left w:val="none" w:sz="0" w:space="0" w:color="auto"/>
        <w:bottom w:val="none" w:sz="0" w:space="0" w:color="auto"/>
        <w:right w:val="none" w:sz="0" w:space="0" w:color="auto"/>
      </w:divBdr>
      <w:divsChild>
        <w:div w:id="767042109">
          <w:marLeft w:val="640"/>
          <w:marRight w:val="0"/>
          <w:marTop w:val="0"/>
          <w:marBottom w:val="0"/>
          <w:divBdr>
            <w:top w:val="none" w:sz="0" w:space="0" w:color="auto"/>
            <w:left w:val="none" w:sz="0" w:space="0" w:color="auto"/>
            <w:bottom w:val="none" w:sz="0" w:space="0" w:color="auto"/>
            <w:right w:val="none" w:sz="0" w:space="0" w:color="auto"/>
          </w:divBdr>
        </w:div>
        <w:div w:id="20788018">
          <w:marLeft w:val="640"/>
          <w:marRight w:val="0"/>
          <w:marTop w:val="0"/>
          <w:marBottom w:val="0"/>
          <w:divBdr>
            <w:top w:val="none" w:sz="0" w:space="0" w:color="auto"/>
            <w:left w:val="none" w:sz="0" w:space="0" w:color="auto"/>
            <w:bottom w:val="none" w:sz="0" w:space="0" w:color="auto"/>
            <w:right w:val="none" w:sz="0" w:space="0" w:color="auto"/>
          </w:divBdr>
        </w:div>
        <w:div w:id="548223378">
          <w:marLeft w:val="640"/>
          <w:marRight w:val="0"/>
          <w:marTop w:val="0"/>
          <w:marBottom w:val="0"/>
          <w:divBdr>
            <w:top w:val="none" w:sz="0" w:space="0" w:color="auto"/>
            <w:left w:val="none" w:sz="0" w:space="0" w:color="auto"/>
            <w:bottom w:val="none" w:sz="0" w:space="0" w:color="auto"/>
            <w:right w:val="none" w:sz="0" w:space="0" w:color="auto"/>
          </w:divBdr>
        </w:div>
        <w:div w:id="788357380">
          <w:marLeft w:val="640"/>
          <w:marRight w:val="0"/>
          <w:marTop w:val="0"/>
          <w:marBottom w:val="0"/>
          <w:divBdr>
            <w:top w:val="none" w:sz="0" w:space="0" w:color="auto"/>
            <w:left w:val="none" w:sz="0" w:space="0" w:color="auto"/>
            <w:bottom w:val="none" w:sz="0" w:space="0" w:color="auto"/>
            <w:right w:val="none" w:sz="0" w:space="0" w:color="auto"/>
          </w:divBdr>
        </w:div>
        <w:div w:id="1935701287">
          <w:marLeft w:val="640"/>
          <w:marRight w:val="0"/>
          <w:marTop w:val="0"/>
          <w:marBottom w:val="0"/>
          <w:divBdr>
            <w:top w:val="none" w:sz="0" w:space="0" w:color="auto"/>
            <w:left w:val="none" w:sz="0" w:space="0" w:color="auto"/>
            <w:bottom w:val="none" w:sz="0" w:space="0" w:color="auto"/>
            <w:right w:val="none" w:sz="0" w:space="0" w:color="auto"/>
          </w:divBdr>
        </w:div>
        <w:div w:id="2072920668">
          <w:marLeft w:val="640"/>
          <w:marRight w:val="0"/>
          <w:marTop w:val="0"/>
          <w:marBottom w:val="0"/>
          <w:divBdr>
            <w:top w:val="none" w:sz="0" w:space="0" w:color="auto"/>
            <w:left w:val="none" w:sz="0" w:space="0" w:color="auto"/>
            <w:bottom w:val="none" w:sz="0" w:space="0" w:color="auto"/>
            <w:right w:val="none" w:sz="0" w:space="0" w:color="auto"/>
          </w:divBdr>
        </w:div>
        <w:div w:id="1586180889">
          <w:marLeft w:val="640"/>
          <w:marRight w:val="0"/>
          <w:marTop w:val="0"/>
          <w:marBottom w:val="0"/>
          <w:divBdr>
            <w:top w:val="none" w:sz="0" w:space="0" w:color="auto"/>
            <w:left w:val="none" w:sz="0" w:space="0" w:color="auto"/>
            <w:bottom w:val="none" w:sz="0" w:space="0" w:color="auto"/>
            <w:right w:val="none" w:sz="0" w:space="0" w:color="auto"/>
          </w:divBdr>
        </w:div>
        <w:div w:id="1768193545">
          <w:marLeft w:val="640"/>
          <w:marRight w:val="0"/>
          <w:marTop w:val="0"/>
          <w:marBottom w:val="0"/>
          <w:divBdr>
            <w:top w:val="none" w:sz="0" w:space="0" w:color="auto"/>
            <w:left w:val="none" w:sz="0" w:space="0" w:color="auto"/>
            <w:bottom w:val="none" w:sz="0" w:space="0" w:color="auto"/>
            <w:right w:val="none" w:sz="0" w:space="0" w:color="auto"/>
          </w:divBdr>
        </w:div>
        <w:div w:id="1399789400">
          <w:marLeft w:val="640"/>
          <w:marRight w:val="0"/>
          <w:marTop w:val="0"/>
          <w:marBottom w:val="0"/>
          <w:divBdr>
            <w:top w:val="none" w:sz="0" w:space="0" w:color="auto"/>
            <w:left w:val="none" w:sz="0" w:space="0" w:color="auto"/>
            <w:bottom w:val="none" w:sz="0" w:space="0" w:color="auto"/>
            <w:right w:val="none" w:sz="0" w:space="0" w:color="auto"/>
          </w:divBdr>
        </w:div>
        <w:div w:id="249242601">
          <w:marLeft w:val="640"/>
          <w:marRight w:val="0"/>
          <w:marTop w:val="0"/>
          <w:marBottom w:val="0"/>
          <w:divBdr>
            <w:top w:val="none" w:sz="0" w:space="0" w:color="auto"/>
            <w:left w:val="none" w:sz="0" w:space="0" w:color="auto"/>
            <w:bottom w:val="none" w:sz="0" w:space="0" w:color="auto"/>
            <w:right w:val="none" w:sz="0" w:space="0" w:color="auto"/>
          </w:divBdr>
        </w:div>
        <w:div w:id="948666052">
          <w:marLeft w:val="640"/>
          <w:marRight w:val="0"/>
          <w:marTop w:val="0"/>
          <w:marBottom w:val="0"/>
          <w:divBdr>
            <w:top w:val="none" w:sz="0" w:space="0" w:color="auto"/>
            <w:left w:val="none" w:sz="0" w:space="0" w:color="auto"/>
            <w:bottom w:val="none" w:sz="0" w:space="0" w:color="auto"/>
            <w:right w:val="none" w:sz="0" w:space="0" w:color="auto"/>
          </w:divBdr>
        </w:div>
        <w:div w:id="1230190567">
          <w:marLeft w:val="640"/>
          <w:marRight w:val="0"/>
          <w:marTop w:val="0"/>
          <w:marBottom w:val="0"/>
          <w:divBdr>
            <w:top w:val="none" w:sz="0" w:space="0" w:color="auto"/>
            <w:left w:val="none" w:sz="0" w:space="0" w:color="auto"/>
            <w:bottom w:val="none" w:sz="0" w:space="0" w:color="auto"/>
            <w:right w:val="none" w:sz="0" w:space="0" w:color="auto"/>
          </w:divBdr>
        </w:div>
        <w:div w:id="994916889">
          <w:marLeft w:val="640"/>
          <w:marRight w:val="0"/>
          <w:marTop w:val="0"/>
          <w:marBottom w:val="0"/>
          <w:divBdr>
            <w:top w:val="none" w:sz="0" w:space="0" w:color="auto"/>
            <w:left w:val="none" w:sz="0" w:space="0" w:color="auto"/>
            <w:bottom w:val="none" w:sz="0" w:space="0" w:color="auto"/>
            <w:right w:val="none" w:sz="0" w:space="0" w:color="auto"/>
          </w:divBdr>
        </w:div>
        <w:div w:id="1705789276">
          <w:marLeft w:val="640"/>
          <w:marRight w:val="0"/>
          <w:marTop w:val="0"/>
          <w:marBottom w:val="0"/>
          <w:divBdr>
            <w:top w:val="none" w:sz="0" w:space="0" w:color="auto"/>
            <w:left w:val="none" w:sz="0" w:space="0" w:color="auto"/>
            <w:bottom w:val="none" w:sz="0" w:space="0" w:color="auto"/>
            <w:right w:val="none" w:sz="0" w:space="0" w:color="auto"/>
          </w:divBdr>
        </w:div>
        <w:div w:id="1058668858">
          <w:marLeft w:val="640"/>
          <w:marRight w:val="0"/>
          <w:marTop w:val="0"/>
          <w:marBottom w:val="0"/>
          <w:divBdr>
            <w:top w:val="none" w:sz="0" w:space="0" w:color="auto"/>
            <w:left w:val="none" w:sz="0" w:space="0" w:color="auto"/>
            <w:bottom w:val="none" w:sz="0" w:space="0" w:color="auto"/>
            <w:right w:val="none" w:sz="0" w:space="0" w:color="auto"/>
          </w:divBdr>
        </w:div>
        <w:div w:id="492336213">
          <w:marLeft w:val="640"/>
          <w:marRight w:val="0"/>
          <w:marTop w:val="0"/>
          <w:marBottom w:val="0"/>
          <w:divBdr>
            <w:top w:val="none" w:sz="0" w:space="0" w:color="auto"/>
            <w:left w:val="none" w:sz="0" w:space="0" w:color="auto"/>
            <w:bottom w:val="none" w:sz="0" w:space="0" w:color="auto"/>
            <w:right w:val="none" w:sz="0" w:space="0" w:color="auto"/>
          </w:divBdr>
        </w:div>
        <w:div w:id="2021198322">
          <w:marLeft w:val="640"/>
          <w:marRight w:val="0"/>
          <w:marTop w:val="0"/>
          <w:marBottom w:val="0"/>
          <w:divBdr>
            <w:top w:val="none" w:sz="0" w:space="0" w:color="auto"/>
            <w:left w:val="none" w:sz="0" w:space="0" w:color="auto"/>
            <w:bottom w:val="none" w:sz="0" w:space="0" w:color="auto"/>
            <w:right w:val="none" w:sz="0" w:space="0" w:color="auto"/>
          </w:divBdr>
        </w:div>
        <w:div w:id="394012502">
          <w:marLeft w:val="640"/>
          <w:marRight w:val="0"/>
          <w:marTop w:val="0"/>
          <w:marBottom w:val="0"/>
          <w:divBdr>
            <w:top w:val="none" w:sz="0" w:space="0" w:color="auto"/>
            <w:left w:val="none" w:sz="0" w:space="0" w:color="auto"/>
            <w:bottom w:val="none" w:sz="0" w:space="0" w:color="auto"/>
            <w:right w:val="none" w:sz="0" w:space="0" w:color="auto"/>
          </w:divBdr>
        </w:div>
        <w:div w:id="465927691">
          <w:marLeft w:val="640"/>
          <w:marRight w:val="0"/>
          <w:marTop w:val="0"/>
          <w:marBottom w:val="0"/>
          <w:divBdr>
            <w:top w:val="none" w:sz="0" w:space="0" w:color="auto"/>
            <w:left w:val="none" w:sz="0" w:space="0" w:color="auto"/>
            <w:bottom w:val="none" w:sz="0" w:space="0" w:color="auto"/>
            <w:right w:val="none" w:sz="0" w:space="0" w:color="auto"/>
          </w:divBdr>
        </w:div>
        <w:div w:id="671377603">
          <w:marLeft w:val="640"/>
          <w:marRight w:val="0"/>
          <w:marTop w:val="0"/>
          <w:marBottom w:val="0"/>
          <w:divBdr>
            <w:top w:val="none" w:sz="0" w:space="0" w:color="auto"/>
            <w:left w:val="none" w:sz="0" w:space="0" w:color="auto"/>
            <w:bottom w:val="none" w:sz="0" w:space="0" w:color="auto"/>
            <w:right w:val="none" w:sz="0" w:space="0" w:color="auto"/>
          </w:divBdr>
        </w:div>
        <w:div w:id="771320761">
          <w:marLeft w:val="640"/>
          <w:marRight w:val="0"/>
          <w:marTop w:val="0"/>
          <w:marBottom w:val="0"/>
          <w:divBdr>
            <w:top w:val="none" w:sz="0" w:space="0" w:color="auto"/>
            <w:left w:val="none" w:sz="0" w:space="0" w:color="auto"/>
            <w:bottom w:val="none" w:sz="0" w:space="0" w:color="auto"/>
            <w:right w:val="none" w:sz="0" w:space="0" w:color="auto"/>
          </w:divBdr>
        </w:div>
        <w:div w:id="1240404108">
          <w:marLeft w:val="640"/>
          <w:marRight w:val="0"/>
          <w:marTop w:val="0"/>
          <w:marBottom w:val="0"/>
          <w:divBdr>
            <w:top w:val="none" w:sz="0" w:space="0" w:color="auto"/>
            <w:left w:val="none" w:sz="0" w:space="0" w:color="auto"/>
            <w:bottom w:val="none" w:sz="0" w:space="0" w:color="auto"/>
            <w:right w:val="none" w:sz="0" w:space="0" w:color="auto"/>
          </w:divBdr>
        </w:div>
        <w:div w:id="1652250963">
          <w:marLeft w:val="640"/>
          <w:marRight w:val="0"/>
          <w:marTop w:val="0"/>
          <w:marBottom w:val="0"/>
          <w:divBdr>
            <w:top w:val="none" w:sz="0" w:space="0" w:color="auto"/>
            <w:left w:val="none" w:sz="0" w:space="0" w:color="auto"/>
            <w:bottom w:val="none" w:sz="0" w:space="0" w:color="auto"/>
            <w:right w:val="none" w:sz="0" w:space="0" w:color="auto"/>
          </w:divBdr>
        </w:div>
        <w:div w:id="1775319132">
          <w:marLeft w:val="640"/>
          <w:marRight w:val="0"/>
          <w:marTop w:val="0"/>
          <w:marBottom w:val="0"/>
          <w:divBdr>
            <w:top w:val="none" w:sz="0" w:space="0" w:color="auto"/>
            <w:left w:val="none" w:sz="0" w:space="0" w:color="auto"/>
            <w:bottom w:val="none" w:sz="0" w:space="0" w:color="auto"/>
            <w:right w:val="none" w:sz="0" w:space="0" w:color="auto"/>
          </w:divBdr>
        </w:div>
        <w:div w:id="748430751">
          <w:marLeft w:val="640"/>
          <w:marRight w:val="0"/>
          <w:marTop w:val="0"/>
          <w:marBottom w:val="0"/>
          <w:divBdr>
            <w:top w:val="none" w:sz="0" w:space="0" w:color="auto"/>
            <w:left w:val="none" w:sz="0" w:space="0" w:color="auto"/>
            <w:bottom w:val="none" w:sz="0" w:space="0" w:color="auto"/>
            <w:right w:val="none" w:sz="0" w:space="0" w:color="auto"/>
          </w:divBdr>
        </w:div>
        <w:div w:id="1568689390">
          <w:marLeft w:val="640"/>
          <w:marRight w:val="0"/>
          <w:marTop w:val="0"/>
          <w:marBottom w:val="0"/>
          <w:divBdr>
            <w:top w:val="none" w:sz="0" w:space="0" w:color="auto"/>
            <w:left w:val="none" w:sz="0" w:space="0" w:color="auto"/>
            <w:bottom w:val="none" w:sz="0" w:space="0" w:color="auto"/>
            <w:right w:val="none" w:sz="0" w:space="0" w:color="auto"/>
          </w:divBdr>
        </w:div>
        <w:div w:id="1411078529">
          <w:marLeft w:val="640"/>
          <w:marRight w:val="0"/>
          <w:marTop w:val="0"/>
          <w:marBottom w:val="0"/>
          <w:divBdr>
            <w:top w:val="none" w:sz="0" w:space="0" w:color="auto"/>
            <w:left w:val="none" w:sz="0" w:space="0" w:color="auto"/>
            <w:bottom w:val="none" w:sz="0" w:space="0" w:color="auto"/>
            <w:right w:val="none" w:sz="0" w:space="0" w:color="auto"/>
          </w:divBdr>
        </w:div>
        <w:div w:id="998652066">
          <w:marLeft w:val="640"/>
          <w:marRight w:val="0"/>
          <w:marTop w:val="0"/>
          <w:marBottom w:val="0"/>
          <w:divBdr>
            <w:top w:val="none" w:sz="0" w:space="0" w:color="auto"/>
            <w:left w:val="none" w:sz="0" w:space="0" w:color="auto"/>
            <w:bottom w:val="none" w:sz="0" w:space="0" w:color="auto"/>
            <w:right w:val="none" w:sz="0" w:space="0" w:color="auto"/>
          </w:divBdr>
        </w:div>
        <w:div w:id="1045564168">
          <w:marLeft w:val="640"/>
          <w:marRight w:val="0"/>
          <w:marTop w:val="0"/>
          <w:marBottom w:val="0"/>
          <w:divBdr>
            <w:top w:val="none" w:sz="0" w:space="0" w:color="auto"/>
            <w:left w:val="none" w:sz="0" w:space="0" w:color="auto"/>
            <w:bottom w:val="none" w:sz="0" w:space="0" w:color="auto"/>
            <w:right w:val="none" w:sz="0" w:space="0" w:color="auto"/>
          </w:divBdr>
        </w:div>
        <w:div w:id="769089377">
          <w:marLeft w:val="640"/>
          <w:marRight w:val="0"/>
          <w:marTop w:val="0"/>
          <w:marBottom w:val="0"/>
          <w:divBdr>
            <w:top w:val="none" w:sz="0" w:space="0" w:color="auto"/>
            <w:left w:val="none" w:sz="0" w:space="0" w:color="auto"/>
            <w:bottom w:val="none" w:sz="0" w:space="0" w:color="auto"/>
            <w:right w:val="none" w:sz="0" w:space="0" w:color="auto"/>
          </w:divBdr>
        </w:div>
        <w:div w:id="956447991">
          <w:marLeft w:val="640"/>
          <w:marRight w:val="0"/>
          <w:marTop w:val="0"/>
          <w:marBottom w:val="0"/>
          <w:divBdr>
            <w:top w:val="none" w:sz="0" w:space="0" w:color="auto"/>
            <w:left w:val="none" w:sz="0" w:space="0" w:color="auto"/>
            <w:bottom w:val="none" w:sz="0" w:space="0" w:color="auto"/>
            <w:right w:val="none" w:sz="0" w:space="0" w:color="auto"/>
          </w:divBdr>
        </w:div>
        <w:div w:id="1582258643">
          <w:marLeft w:val="640"/>
          <w:marRight w:val="0"/>
          <w:marTop w:val="0"/>
          <w:marBottom w:val="0"/>
          <w:divBdr>
            <w:top w:val="none" w:sz="0" w:space="0" w:color="auto"/>
            <w:left w:val="none" w:sz="0" w:space="0" w:color="auto"/>
            <w:bottom w:val="none" w:sz="0" w:space="0" w:color="auto"/>
            <w:right w:val="none" w:sz="0" w:space="0" w:color="auto"/>
          </w:divBdr>
        </w:div>
      </w:divsChild>
    </w:div>
    <w:div w:id="327680206">
      <w:bodyDiv w:val="1"/>
      <w:marLeft w:val="0"/>
      <w:marRight w:val="0"/>
      <w:marTop w:val="0"/>
      <w:marBottom w:val="0"/>
      <w:divBdr>
        <w:top w:val="none" w:sz="0" w:space="0" w:color="auto"/>
        <w:left w:val="none" w:sz="0" w:space="0" w:color="auto"/>
        <w:bottom w:val="none" w:sz="0" w:space="0" w:color="auto"/>
        <w:right w:val="none" w:sz="0" w:space="0" w:color="auto"/>
      </w:divBdr>
      <w:divsChild>
        <w:div w:id="1527134983">
          <w:marLeft w:val="640"/>
          <w:marRight w:val="0"/>
          <w:marTop w:val="0"/>
          <w:marBottom w:val="0"/>
          <w:divBdr>
            <w:top w:val="none" w:sz="0" w:space="0" w:color="auto"/>
            <w:left w:val="none" w:sz="0" w:space="0" w:color="auto"/>
            <w:bottom w:val="none" w:sz="0" w:space="0" w:color="auto"/>
            <w:right w:val="none" w:sz="0" w:space="0" w:color="auto"/>
          </w:divBdr>
        </w:div>
        <w:div w:id="381490680">
          <w:marLeft w:val="640"/>
          <w:marRight w:val="0"/>
          <w:marTop w:val="0"/>
          <w:marBottom w:val="0"/>
          <w:divBdr>
            <w:top w:val="none" w:sz="0" w:space="0" w:color="auto"/>
            <w:left w:val="none" w:sz="0" w:space="0" w:color="auto"/>
            <w:bottom w:val="none" w:sz="0" w:space="0" w:color="auto"/>
            <w:right w:val="none" w:sz="0" w:space="0" w:color="auto"/>
          </w:divBdr>
        </w:div>
        <w:div w:id="1697461293">
          <w:marLeft w:val="640"/>
          <w:marRight w:val="0"/>
          <w:marTop w:val="0"/>
          <w:marBottom w:val="0"/>
          <w:divBdr>
            <w:top w:val="none" w:sz="0" w:space="0" w:color="auto"/>
            <w:left w:val="none" w:sz="0" w:space="0" w:color="auto"/>
            <w:bottom w:val="none" w:sz="0" w:space="0" w:color="auto"/>
            <w:right w:val="none" w:sz="0" w:space="0" w:color="auto"/>
          </w:divBdr>
        </w:div>
        <w:div w:id="808130322">
          <w:marLeft w:val="640"/>
          <w:marRight w:val="0"/>
          <w:marTop w:val="0"/>
          <w:marBottom w:val="0"/>
          <w:divBdr>
            <w:top w:val="none" w:sz="0" w:space="0" w:color="auto"/>
            <w:left w:val="none" w:sz="0" w:space="0" w:color="auto"/>
            <w:bottom w:val="none" w:sz="0" w:space="0" w:color="auto"/>
            <w:right w:val="none" w:sz="0" w:space="0" w:color="auto"/>
          </w:divBdr>
        </w:div>
        <w:div w:id="678584932">
          <w:marLeft w:val="640"/>
          <w:marRight w:val="0"/>
          <w:marTop w:val="0"/>
          <w:marBottom w:val="0"/>
          <w:divBdr>
            <w:top w:val="none" w:sz="0" w:space="0" w:color="auto"/>
            <w:left w:val="none" w:sz="0" w:space="0" w:color="auto"/>
            <w:bottom w:val="none" w:sz="0" w:space="0" w:color="auto"/>
            <w:right w:val="none" w:sz="0" w:space="0" w:color="auto"/>
          </w:divBdr>
        </w:div>
        <w:div w:id="804857725">
          <w:marLeft w:val="640"/>
          <w:marRight w:val="0"/>
          <w:marTop w:val="0"/>
          <w:marBottom w:val="0"/>
          <w:divBdr>
            <w:top w:val="none" w:sz="0" w:space="0" w:color="auto"/>
            <w:left w:val="none" w:sz="0" w:space="0" w:color="auto"/>
            <w:bottom w:val="none" w:sz="0" w:space="0" w:color="auto"/>
            <w:right w:val="none" w:sz="0" w:space="0" w:color="auto"/>
          </w:divBdr>
        </w:div>
        <w:div w:id="186918372">
          <w:marLeft w:val="640"/>
          <w:marRight w:val="0"/>
          <w:marTop w:val="0"/>
          <w:marBottom w:val="0"/>
          <w:divBdr>
            <w:top w:val="none" w:sz="0" w:space="0" w:color="auto"/>
            <w:left w:val="none" w:sz="0" w:space="0" w:color="auto"/>
            <w:bottom w:val="none" w:sz="0" w:space="0" w:color="auto"/>
            <w:right w:val="none" w:sz="0" w:space="0" w:color="auto"/>
          </w:divBdr>
        </w:div>
        <w:div w:id="745346105">
          <w:marLeft w:val="640"/>
          <w:marRight w:val="0"/>
          <w:marTop w:val="0"/>
          <w:marBottom w:val="0"/>
          <w:divBdr>
            <w:top w:val="none" w:sz="0" w:space="0" w:color="auto"/>
            <w:left w:val="none" w:sz="0" w:space="0" w:color="auto"/>
            <w:bottom w:val="none" w:sz="0" w:space="0" w:color="auto"/>
            <w:right w:val="none" w:sz="0" w:space="0" w:color="auto"/>
          </w:divBdr>
        </w:div>
        <w:div w:id="1272929780">
          <w:marLeft w:val="640"/>
          <w:marRight w:val="0"/>
          <w:marTop w:val="0"/>
          <w:marBottom w:val="0"/>
          <w:divBdr>
            <w:top w:val="none" w:sz="0" w:space="0" w:color="auto"/>
            <w:left w:val="none" w:sz="0" w:space="0" w:color="auto"/>
            <w:bottom w:val="none" w:sz="0" w:space="0" w:color="auto"/>
            <w:right w:val="none" w:sz="0" w:space="0" w:color="auto"/>
          </w:divBdr>
        </w:div>
        <w:div w:id="105120895">
          <w:marLeft w:val="640"/>
          <w:marRight w:val="0"/>
          <w:marTop w:val="0"/>
          <w:marBottom w:val="0"/>
          <w:divBdr>
            <w:top w:val="none" w:sz="0" w:space="0" w:color="auto"/>
            <w:left w:val="none" w:sz="0" w:space="0" w:color="auto"/>
            <w:bottom w:val="none" w:sz="0" w:space="0" w:color="auto"/>
            <w:right w:val="none" w:sz="0" w:space="0" w:color="auto"/>
          </w:divBdr>
        </w:div>
        <w:div w:id="390077340">
          <w:marLeft w:val="640"/>
          <w:marRight w:val="0"/>
          <w:marTop w:val="0"/>
          <w:marBottom w:val="0"/>
          <w:divBdr>
            <w:top w:val="none" w:sz="0" w:space="0" w:color="auto"/>
            <w:left w:val="none" w:sz="0" w:space="0" w:color="auto"/>
            <w:bottom w:val="none" w:sz="0" w:space="0" w:color="auto"/>
            <w:right w:val="none" w:sz="0" w:space="0" w:color="auto"/>
          </w:divBdr>
        </w:div>
        <w:div w:id="756943587">
          <w:marLeft w:val="640"/>
          <w:marRight w:val="0"/>
          <w:marTop w:val="0"/>
          <w:marBottom w:val="0"/>
          <w:divBdr>
            <w:top w:val="none" w:sz="0" w:space="0" w:color="auto"/>
            <w:left w:val="none" w:sz="0" w:space="0" w:color="auto"/>
            <w:bottom w:val="none" w:sz="0" w:space="0" w:color="auto"/>
            <w:right w:val="none" w:sz="0" w:space="0" w:color="auto"/>
          </w:divBdr>
        </w:div>
        <w:div w:id="764181707">
          <w:marLeft w:val="640"/>
          <w:marRight w:val="0"/>
          <w:marTop w:val="0"/>
          <w:marBottom w:val="0"/>
          <w:divBdr>
            <w:top w:val="none" w:sz="0" w:space="0" w:color="auto"/>
            <w:left w:val="none" w:sz="0" w:space="0" w:color="auto"/>
            <w:bottom w:val="none" w:sz="0" w:space="0" w:color="auto"/>
            <w:right w:val="none" w:sz="0" w:space="0" w:color="auto"/>
          </w:divBdr>
        </w:div>
        <w:div w:id="734472984">
          <w:marLeft w:val="640"/>
          <w:marRight w:val="0"/>
          <w:marTop w:val="0"/>
          <w:marBottom w:val="0"/>
          <w:divBdr>
            <w:top w:val="none" w:sz="0" w:space="0" w:color="auto"/>
            <w:left w:val="none" w:sz="0" w:space="0" w:color="auto"/>
            <w:bottom w:val="none" w:sz="0" w:space="0" w:color="auto"/>
            <w:right w:val="none" w:sz="0" w:space="0" w:color="auto"/>
          </w:divBdr>
        </w:div>
        <w:div w:id="1140807768">
          <w:marLeft w:val="640"/>
          <w:marRight w:val="0"/>
          <w:marTop w:val="0"/>
          <w:marBottom w:val="0"/>
          <w:divBdr>
            <w:top w:val="none" w:sz="0" w:space="0" w:color="auto"/>
            <w:left w:val="none" w:sz="0" w:space="0" w:color="auto"/>
            <w:bottom w:val="none" w:sz="0" w:space="0" w:color="auto"/>
            <w:right w:val="none" w:sz="0" w:space="0" w:color="auto"/>
          </w:divBdr>
        </w:div>
        <w:div w:id="1000885306">
          <w:marLeft w:val="640"/>
          <w:marRight w:val="0"/>
          <w:marTop w:val="0"/>
          <w:marBottom w:val="0"/>
          <w:divBdr>
            <w:top w:val="none" w:sz="0" w:space="0" w:color="auto"/>
            <w:left w:val="none" w:sz="0" w:space="0" w:color="auto"/>
            <w:bottom w:val="none" w:sz="0" w:space="0" w:color="auto"/>
            <w:right w:val="none" w:sz="0" w:space="0" w:color="auto"/>
          </w:divBdr>
        </w:div>
        <w:div w:id="2092848312">
          <w:marLeft w:val="640"/>
          <w:marRight w:val="0"/>
          <w:marTop w:val="0"/>
          <w:marBottom w:val="0"/>
          <w:divBdr>
            <w:top w:val="none" w:sz="0" w:space="0" w:color="auto"/>
            <w:left w:val="none" w:sz="0" w:space="0" w:color="auto"/>
            <w:bottom w:val="none" w:sz="0" w:space="0" w:color="auto"/>
            <w:right w:val="none" w:sz="0" w:space="0" w:color="auto"/>
          </w:divBdr>
        </w:div>
        <w:div w:id="734162704">
          <w:marLeft w:val="640"/>
          <w:marRight w:val="0"/>
          <w:marTop w:val="0"/>
          <w:marBottom w:val="0"/>
          <w:divBdr>
            <w:top w:val="none" w:sz="0" w:space="0" w:color="auto"/>
            <w:left w:val="none" w:sz="0" w:space="0" w:color="auto"/>
            <w:bottom w:val="none" w:sz="0" w:space="0" w:color="auto"/>
            <w:right w:val="none" w:sz="0" w:space="0" w:color="auto"/>
          </w:divBdr>
        </w:div>
        <w:div w:id="1630739889">
          <w:marLeft w:val="640"/>
          <w:marRight w:val="0"/>
          <w:marTop w:val="0"/>
          <w:marBottom w:val="0"/>
          <w:divBdr>
            <w:top w:val="none" w:sz="0" w:space="0" w:color="auto"/>
            <w:left w:val="none" w:sz="0" w:space="0" w:color="auto"/>
            <w:bottom w:val="none" w:sz="0" w:space="0" w:color="auto"/>
            <w:right w:val="none" w:sz="0" w:space="0" w:color="auto"/>
          </w:divBdr>
        </w:div>
        <w:div w:id="758990601">
          <w:marLeft w:val="640"/>
          <w:marRight w:val="0"/>
          <w:marTop w:val="0"/>
          <w:marBottom w:val="0"/>
          <w:divBdr>
            <w:top w:val="none" w:sz="0" w:space="0" w:color="auto"/>
            <w:left w:val="none" w:sz="0" w:space="0" w:color="auto"/>
            <w:bottom w:val="none" w:sz="0" w:space="0" w:color="auto"/>
            <w:right w:val="none" w:sz="0" w:space="0" w:color="auto"/>
          </w:divBdr>
        </w:div>
        <w:div w:id="818226239">
          <w:marLeft w:val="640"/>
          <w:marRight w:val="0"/>
          <w:marTop w:val="0"/>
          <w:marBottom w:val="0"/>
          <w:divBdr>
            <w:top w:val="none" w:sz="0" w:space="0" w:color="auto"/>
            <w:left w:val="none" w:sz="0" w:space="0" w:color="auto"/>
            <w:bottom w:val="none" w:sz="0" w:space="0" w:color="auto"/>
            <w:right w:val="none" w:sz="0" w:space="0" w:color="auto"/>
          </w:divBdr>
        </w:div>
        <w:div w:id="173694586">
          <w:marLeft w:val="640"/>
          <w:marRight w:val="0"/>
          <w:marTop w:val="0"/>
          <w:marBottom w:val="0"/>
          <w:divBdr>
            <w:top w:val="none" w:sz="0" w:space="0" w:color="auto"/>
            <w:left w:val="none" w:sz="0" w:space="0" w:color="auto"/>
            <w:bottom w:val="none" w:sz="0" w:space="0" w:color="auto"/>
            <w:right w:val="none" w:sz="0" w:space="0" w:color="auto"/>
          </w:divBdr>
        </w:div>
        <w:div w:id="115682082">
          <w:marLeft w:val="640"/>
          <w:marRight w:val="0"/>
          <w:marTop w:val="0"/>
          <w:marBottom w:val="0"/>
          <w:divBdr>
            <w:top w:val="none" w:sz="0" w:space="0" w:color="auto"/>
            <w:left w:val="none" w:sz="0" w:space="0" w:color="auto"/>
            <w:bottom w:val="none" w:sz="0" w:space="0" w:color="auto"/>
            <w:right w:val="none" w:sz="0" w:space="0" w:color="auto"/>
          </w:divBdr>
        </w:div>
        <w:div w:id="1388188554">
          <w:marLeft w:val="640"/>
          <w:marRight w:val="0"/>
          <w:marTop w:val="0"/>
          <w:marBottom w:val="0"/>
          <w:divBdr>
            <w:top w:val="none" w:sz="0" w:space="0" w:color="auto"/>
            <w:left w:val="none" w:sz="0" w:space="0" w:color="auto"/>
            <w:bottom w:val="none" w:sz="0" w:space="0" w:color="auto"/>
            <w:right w:val="none" w:sz="0" w:space="0" w:color="auto"/>
          </w:divBdr>
        </w:div>
        <w:div w:id="596527344">
          <w:marLeft w:val="640"/>
          <w:marRight w:val="0"/>
          <w:marTop w:val="0"/>
          <w:marBottom w:val="0"/>
          <w:divBdr>
            <w:top w:val="none" w:sz="0" w:space="0" w:color="auto"/>
            <w:left w:val="none" w:sz="0" w:space="0" w:color="auto"/>
            <w:bottom w:val="none" w:sz="0" w:space="0" w:color="auto"/>
            <w:right w:val="none" w:sz="0" w:space="0" w:color="auto"/>
          </w:divBdr>
        </w:div>
        <w:div w:id="978728921">
          <w:marLeft w:val="640"/>
          <w:marRight w:val="0"/>
          <w:marTop w:val="0"/>
          <w:marBottom w:val="0"/>
          <w:divBdr>
            <w:top w:val="none" w:sz="0" w:space="0" w:color="auto"/>
            <w:left w:val="none" w:sz="0" w:space="0" w:color="auto"/>
            <w:bottom w:val="none" w:sz="0" w:space="0" w:color="auto"/>
            <w:right w:val="none" w:sz="0" w:space="0" w:color="auto"/>
          </w:divBdr>
        </w:div>
      </w:divsChild>
    </w:div>
    <w:div w:id="333803651">
      <w:bodyDiv w:val="1"/>
      <w:marLeft w:val="0"/>
      <w:marRight w:val="0"/>
      <w:marTop w:val="0"/>
      <w:marBottom w:val="0"/>
      <w:divBdr>
        <w:top w:val="none" w:sz="0" w:space="0" w:color="auto"/>
        <w:left w:val="none" w:sz="0" w:space="0" w:color="auto"/>
        <w:bottom w:val="none" w:sz="0" w:space="0" w:color="auto"/>
        <w:right w:val="none" w:sz="0" w:space="0" w:color="auto"/>
      </w:divBdr>
      <w:divsChild>
        <w:div w:id="1781753149">
          <w:marLeft w:val="640"/>
          <w:marRight w:val="0"/>
          <w:marTop w:val="0"/>
          <w:marBottom w:val="0"/>
          <w:divBdr>
            <w:top w:val="none" w:sz="0" w:space="0" w:color="auto"/>
            <w:left w:val="none" w:sz="0" w:space="0" w:color="auto"/>
            <w:bottom w:val="none" w:sz="0" w:space="0" w:color="auto"/>
            <w:right w:val="none" w:sz="0" w:space="0" w:color="auto"/>
          </w:divBdr>
        </w:div>
        <w:div w:id="25058720">
          <w:marLeft w:val="640"/>
          <w:marRight w:val="0"/>
          <w:marTop w:val="0"/>
          <w:marBottom w:val="0"/>
          <w:divBdr>
            <w:top w:val="none" w:sz="0" w:space="0" w:color="auto"/>
            <w:left w:val="none" w:sz="0" w:space="0" w:color="auto"/>
            <w:bottom w:val="none" w:sz="0" w:space="0" w:color="auto"/>
            <w:right w:val="none" w:sz="0" w:space="0" w:color="auto"/>
          </w:divBdr>
        </w:div>
        <w:div w:id="1990866343">
          <w:marLeft w:val="640"/>
          <w:marRight w:val="0"/>
          <w:marTop w:val="0"/>
          <w:marBottom w:val="0"/>
          <w:divBdr>
            <w:top w:val="none" w:sz="0" w:space="0" w:color="auto"/>
            <w:left w:val="none" w:sz="0" w:space="0" w:color="auto"/>
            <w:bottom w:val="none" w:sz="0" w:space="0" w:color="auto"/>
            <w:right w:val="none" w:sz="0" w:space="0" w:color="auto"/>
          </w:divBdr>
        </w:div>
        <w:div w:id="1743483653">
          <w:marLeft w:val="640"/>
          <w:marRight w:val="0"/>
          <w:marTop w:val="0"/>
          <w:marBottom w:val="0"/>
          <w:divBdr>
            <w:top w:val="none" w:sz="0" w:space="0" w:color="auto"/>
            <w:left w:val="none" w:sz="0" w:space="0" w:color="auto"/>
            <w:bottom w:val="none" w:sz="0" w:space="0" w:color="auto"/>
            <w:right w:val="none" w:sz="0" w:space="0" w:color="auto"/>
          </w:divBdr>
        </w:div>
        <w:div w:id="987585998">
          <w:marLeft w:val="640"/>
          <w:marRight w:val="0"/>
          <w:marTop w:val="0"/>
          <w:marBottom w:val="0"/>
          <w:divBdr>
            <w:top w:val="none" w:sz="0" w:space="0" w:color="auto"/>
            <w:left w:val="none" w:sz="0" w:space="0" w:color="auto"/>
            <w:bottom w:val="none" w:sz="0" w:space="0" w:color="auto"/>
            <w:right w:val="none" w:sz="0" w:space="0" w:color="auto"/>
          </w:divBdr>
        </w:div>
        <w:div w:id="1532837994">
          <w:marLeft w:val="640"/>
          <w:marRight w:val="0"/>
          <w:marTop w:val="0"/>
          <w:marBottom w:val="0"/>
          <w:divBdr>
            <w:top w:val="none" w:sz="0" w:space="0" w:color="auto"/>
            <w:left w:val="none" w:sz="0" w:space="0" w:color="auto"/>
            <w:bottom w:val="none" w:sz="0" w:space="0" w:color="auto"/>
            <w:right w:val="none" w:sz="0" w:space="0" w:color="auto"/>
          </w:divBdr>
        </w:div>
        <w:div w:id="1300182952">
          <w:marLeft w:val="640"/>
          <w:marRight w:val="0"/>
          <w:marTop w:val="0"/>
          <w:marBottom w:val="0"/>
          <w:divBdr>
            <w:top w:val="none" w:sz="0" w:space="0" w:color="auto"/>
            <w:left w:val="none" w:sz="0" w:space="0" w:color="auto"/>
            <w:bottom w:val="none" w:sz="0" w:space="0" w:color="auto"/>
            <w:right w:val="none" w:sz="0" w:space="0" w:color="auto"/>
          </w:divBdr>
        </w:div>
        <w:div w:id="926688509">
          <w:marLeft w:val="640"/>
          <w:marRight w:val="0"/>
          <w:marTop w:val="0"/>
          <w:marBottom w:val="0"/>
          <w:divBdr>
            <w:top w:val="none" w:sz="0" w:space="0" w:color="auto"/>
            <w:left w:val="none" w:sz="0" w:space="0" w:color="auto"/>
            <w:bottom w:val="none" w:sz="0" w:space="0" w:color="auto"/>
            <w:right w:val="none" w:sz="0" w:space="0" w:color="auto"/>
          </w:divBdr>
        </w:div>
        <w:div w:id="361170052">
          <w:marLeft w:val="640"/>
          <w:marRight w:val="0"/>
          <w:marTop w:val="0"/>
          <w:marBottom w:val="0"/>
          <w:divBdr>
            <w:top w:val="none" w:sz="0" w:space="0" w:color="auto"/>
            <w:left w:val="none" w:sz="0" w:space="0" w:color="auto"/>
            <w:bottom w:val="none" w:sz="0" w:space="0" w:color="auto"/>
            <w:right w:val="none" w:sz="0" w:space="0" w:color="auto"/>
          </w:divBdr>
        </w:div>
        <w:div w:id="1481458869">
          <w:marLeft w:val="640"/>
          <w:marRight w:val="0"/>
          <w:marTop w:val="0"/>
          <w:marBottom w:val="0"/>
          <w:divBdr>
            <w:top w:val="none" w:sz="0" w:space="0" w:color="auto"/>
            <w:left w:val="none" w:sz="0" w:space="0" w:color="auto"/>
            <w:bottom w:val="none" w:sz="0" w:space="0" w:color="auto"/>
            <w:right w:val="none" w:sz="0" w:space="0" w:color="auto"/>
          </w:divBdr>
        </w:div>
        <w:div w:id="2130541272">
          <w:marLeft w:val="640"/>
          <w:marRight w:val="0"/>
          <w:marTop w:val="0"/>
          <w:marBottom w:val="0"/>
          <w:divBdr>
            <w:top w:val="none" w:sz="0" w:space="0" w:color="auto"/>
            <w:left w:val="none" w:sz="0" w:space="0" w:color="auto"/>
            <w:bottom w:val="none" w:sz="0" w:space="0" w:color="auto"/>
            <w:right w:val="none" w:sz="0" w:space="0" w:color="auto"/>
          </w:divBdr>
        </w:div>
        <w:div w:id="1289506239">
          <w:marLeft w:val="640"/>
          <w:marRight w:val="0"/>
          <w:marTop w:val="0"/>
          <w:marBottom w:val="0"/>
          <w:divBdr>
            <w:top w:val="none" w:sz="0" w:space="0" w:color="auto"/>
            <w:left w:val="none" w:sz="0" w:space="0" w:color="auto"/>
            <w:bottom w:val="none" w:sz="0" w:space="0" w:color="auto"/>
            <w:right w:val="none" w:sz="0" w:space="0" w:color="auto"/>
          </w:divBdr>
        </w:div>
        <w:div w:id="999507316">
          <w:marLeft w:val="640"/>
          <w:marRight w:val="0"/>
          <w:marTop w:val="0"/>
          <w:marBottom w:val="0"/>
          <w:divBdr>
            <w:top w:val="none" w:sz="0" w:space="0" w:color="auto"/>
            <w:left w:val="none" w:sz="0" w:space="0" w:color="auto"/>
            <w:bottom w:val="none" w:sz="0" w:space="0" w:color="auto"/>
            <w:right w:val="none" w:sz="0" w:space="0" w:color="auto"/>
          </w:divBdr>
        </w:div>
        <w:div w:id="334656062">
          <w:marLeft w:val="640"/>
          <w:marRight w:val="0"/>
          <w:marTop w:val="0"/>
          <w:marBottom w:val="0"/>
          <w:divBdr>
            <w:top w:val="none" w:sz="0" w:space="0" w:color="auto"/>
            <w:left w:val="none" w:sz="0" w:space="0" w:color="auto"/>
            <w:bottom w:val="none" w:sz="0" w:space="0" w:color="auto"/>
            <w:right w:val="none" w:sz="0" w:space="0" w:color="auto"/>
          </w:divBdr>
        </w:div>
        <w:div w:id="1402367351">
          <w:marLeft w:val="640"/>
          <w:marRight w:val="0"/>
          <w:marTop w:val="0"/>
          <w:marBottom w:val="0"/>
          <w:divBdr>
            <w:top w:val="none" w:sz="0" w:space="0" w:color="auto"/>
            <w:left w:val="none" w:sz="0" w:space="0" w:color="auto"/>
            <w:bottom w:val="none" w:sz="0" w:space="0" w:color="auto"/>
            <w:right w:val="none" w:sz="0" w:space="0" w:color="auto"/>
          </w:divBdr>
        </w:div>
        <w:div w:id="438992436">
          <w:marLeft w:val="640"/>
          <w:marRight w:val="0"/>
          <w:marTop w:val="0"/>
          <w:marBottom w:val="0"/>
          <w:divBdr>
            <w:top w:val="none" w:sz="0" w:space="0" w:color="auto"/>
            <w:left w:val="none" w:sz="0" w:space="0" w:color="auto"/>
            <w:bottom w:val="none" w:sz="0" w:space="0" w:color="auto"/>
            <w:right w:val="none" w:sz="0" w:space="0" w:color="auto"/>
          </w:divBdr>
        </w:div>
        <w:div w:id="918489149">
          <w:marLeft w:val="640"/>
          <w:marRight w:val="0"/>
          <w:marTop w:val="0"/>
          <w:marBottom w:val="0"/>
          <w:divBdr>
            <w:top w:val="none" w:sz="0" w:space="0" w:color="auto"/>
            <w:left w:val="none" w:sz="0" w:space="0" w:color="auto"/>
            <w:bottom w:val="none" w:sz="0" w:space="0" w:color="auto"/>
            <w:right w:val="none" w:sz="0" w:space="0" w:color="auto"/>
          </w:divBdr>
        </w:div>
        <w:div w:id="648023730">
          <w:marLeft w:val="640"/>
          <w:marRight w:val="0"/>
          <w:marTop w:val="0"/>
          <w:marBottom w:val="0"/>
          <w:divBdr>
            <w:top w:val="none" w:sz="0" w:space="0" w:color="auto"/>
            <w:left w:val="none" w:sz="0" w:space="0" w:color="auto"/>
            <w:bottom w:val="none" w:sz="0" w:space="0" w:color="auto"/>
            <w:right w:val="none" w:sz="0" w:space="0" w:color="auto"/>
          </w:divBdr>
        </w:div>
        <w:div w:id="1365788706">
          <w:marLeft w:val="640"/>
          <w:marRight w:val="0"/>
          <w:marTop w:val="0"/>
          <w:marBottom w:val="0"/>
          <w:divBdr>
            <w:top w:val="none" w:sz="0" w:space="0" w:color="auto"/>
            <w:left w:val="none" w:sz="0" w:space="0" w:color="auto"/>
            <w:bottom w:val="none" w:sz="0" w:space="0" w:color="auto"/>
            <w:right w:val="none" w:sz="0" w:space="0" w:color="auto"/>
          </w:divBdr>
        </w:div>
        <w:div w:id="1659534977">
          <w:marLeft w:val="640"/>
          <w:marRight w:val="0"/>
          <w:marTop w:val="0"/>
          <w:marBottom w:val="0"/>
          <w:divBdr>
            <w:top w:val="none" w:sz="0" w:space="0" w:color="auto"/>
            <w:left w:val="none" w:sz="0" w:space="0" w:color="auto"/>
            <w:bottom w:val="none" w:sz="0" w:space="0" w:color="auto"/>
            <w:right w:val="none" w:sz="0" w:space="0" w:color="auto"/>
          </w:divBdr>
        </w:div>
        <w:div w:id="1296637598">
          <w:marLeft w:val="640"/>
          <w:marRight w:val="0"/>
          <w:marTop w:val="0"/>
          <w:marBottom w:val="0"/>
          <w:divBdr>
            <w:top w:val="none" w:sz="0" w:space="0" w:color="auto"/>
            <w:left w:val="none" w:sz="0" w:space="0" w:color="auto"/>
            <w:bottom w:val="none" w:sz="0" w:space="0" w:color="auto"/>
            <w:right w:val="none" w:sz="0" w:space="0" w:color="auto"/>
          </w:divBdr>
        </w:div>
        <w:div w:id="898978043">
          <w:marLeft w:val="640"/>
          <w:marRight w:val="0"/>
          <w:marTop w:val="0"/>
          <w:marBottom w:val="0"/>
          <w:divBdr>
            <w:top w:val="none" w:sz="0" w:space="0" w:color="auto"/>
            <w:left w:val="none" w:sz="0" w:space="0" w:color="auto"/>
            <w:bottom w:val="none" w:sz="0" w:space="0" w:color="auto"/>
            <w:right w:val="none" w:sz="0" w:space="0" w:color="auto"/>
          </w:divBdr>
        </w:div>
        <w:div w:id="1594514722">
          <w:marLeft w:val="640"/>
          <w:marRight w:val="0"/>
          <w:marTop w:val="0"/>
          <w:marBottom w:val="0"/>
          <w:divBdr>
            <w:top w:val="none" w:sz="0" w:space="0" w:color="auto"/>
            <w:left w:val="none" w:sz="0" w:space="0" w:color="auto"/>
            <w:bottom w:val="none" w:sz="0" w:space="0" w:color="auto"/>
            <w:right w:val="none" w:sz="0" w:space="0" w:color="auto"/>
          </w:divBdr>
        </w:div>
        <w:div w:id="115030354">
          <w:marLeft w:val="640"/>
          <w:marRight w:val="0"/>
          <w:marTop w:val="0"/>
          <w:marBottom w:val="0"/>
          <w:divBdr>
            <w:top w:val="none" w:sz="0" w:space="0" w:color="auto"/>
            <w:left w:val="none" w:sz="0" w:space="0" w:color="auto"/>
            <w:bottom w:val="none" w:sz="0" w:space="0" w:color="auto"/>
            <w:right w:val="none" w:sz="0" w:space="0" w:color="auto"/>
          </w:divBdr>
        </w:div>
        <w:div w:id="493180710">
          <w:marLeft w:val="640"/>
          <w:marRight w:val="0"/>
          <w:marTop w:val="0"/>
          <w:marBottom w:val="0"/>
          <w:divBdr>
            <w:top w:val="none" w:sz="0" w:space="0" w:color="auto"/>
            <w:left w:val="none" w:sz="0" w:space="0" w:color="auto"/>
            <w:bottom w:val="none" w:sz="0" w:space="0" w:color="auto"/>
            <w:right w:val="none" w:sz="0" w:space="0" w:color="auto"/>
          </w:divBdr>
        </w:div>
        <w:div w:id="2124574996">
          <w:marLeft w:val="640"/>
          <w:marRight w:val="0"/>
          <w:marTop w:val="0"/>
          <w:marBottom w:val="0"/>
          <w:divBdr>
            <w:top w:val="none" w:sz="0" w:space="0" w:color="auto"/>
            <w:left w:val="none" w:sz="0" w:space="0" w:color="auto"/>
            <w:bottom w:val="none" w:sz="0" w:space="0" w:color="auto"/>
            <w:right w:val="none" w:sz="0" w:space="0" w:color="auto"/>
          </w:divBdr>
        </w:div>
        <w:div w:id="767040067">
          <w:marLeft w:val="640"/>
          <w:marRight w:val="0"/>
          <w:marTop w:val="0"/>
          <w:marBottom w:val="0"/>
          <w:divBdr>
            <w:top w:val="none" w:sz="0" w:space="0" w:color="auto"/>
            <w:left w:val="none" w:sz="0" w:space="0" w:color="auto"/>
            <w:bottom w:val="none" w:sz="0" w:space="0" w:color="auto"/>
            <w:right w:val="none" w:sz="0" w:space="0" w:color="auto"/>
          </w:divBdr>
        </w:div>
        <w:div w:id="125700969">
          <w:marLeft w:val="640"/>
          <w:marRight w:val="0"/>
          <w:marTop w:val="0"/>
          <w:marBottom w:val="0"/>
          <w:divBdr>
            <w:top w:val="none" w:sz="0" w:space="0" w:color="auto"/>
            <w:left w:val="none" w:sz="0" w:space="0" w:color="auto"/>
            <w:bottom w:val="none" w:sz="0" w:space="0" w:color="auto"/>
            <w:right w:val="none" w:sz="0" w:space="0" w:color="auto"/>
          </w:divBdr>
        </w:div>
        <w:div w:id="884635582">
          <w:marLeft w:val="640"/>
          <w:marRight w:val="0"/>
          <w:marTop w:val="0"/>
          <w:marBottom w:val="0"/>
          <w:divBdr>
            <w:top w:val="none" w:sz="0" w:space="0" w:color="auto"/>
            <w:left w:val="none" w:sz="0" w:space="0" w:color="auto"/>
            <w:bottom w:val="none" w:sz="0" w:space="0" w:color="auto"/>
            <w:right w:val="none" w:sz="0" w:space="0" w:color="auto"/>
          </w:divBdr>
        </w:div>
        <w:div w:id="1606814863">
          <w:marLeft w:val="640"/>
          <w:marRight w:val="0"/>
          <w:marTop w:val="0"/>
          <w:marBottom w:val="0"/>
          <w:divBdr>
            <w:top w:val="none" w:sz="0" w:space="0" w:color="auto"/>
            <w:left w:val="none" w:sz="0" w:space="0" w:color="auto"/>
            <w:bottom w:val="none" w:sz="0" w:space="0" w:color="auto"/>
            <w:right w:val="none" w:sz="0" w:space="0" w:color="auto"/>
          </w:divBdr>
        </w:div>
        <w:div w:id="1284194123">
          <w:marLeft w:val="640"/>
          <w:marRight w:val="0"/>
          <w:marTop w:val="0"/>
          <w:marBottom w:val="0"/>
          <w:divBdr>
            <w:top w:val="none" w:sz="0" w:space="0" w:color="auto"/>
            <w:left w:val="none" w:sz="0" w:space="0" w:color="auto"/>
            <w:bottom w:val="none" w:sz="0" w:space="0" w:color="auto"/>
            <w:right w:val="none" w:sz="0" w:space="0" w:color="auto"/>
          </w:divBdr>
        </w:div>
        <w:div w:id="908882177">
          <w:marLeft w:val="640"/>
          <w:marRight w:val="0"/>
          <w:marTop w:val="0"/>
          <w:marBottom w:val="0"/>
          <w:divBdr>
            <w:top w:val="none" w:sz="0" w:space="0" w:color="auto"/>
            <w:left w:val="none" w:sz="0" w:space="0" w:color="auto"/>
            <w:bottom w:val="none" w:sz="0" w:space="0" w:color="auto"/>
            <w:right w:val="none" w:sz="0" w:space="0" w:color="auto"/>
          </w:divBdr>
        </w:div>
        <w:div w:id="1672947985">
          <w:marLeft w:val="640"/>
          <w:marRight w:val="0"/>
          <w:marTop w:val="0"/>
          <w:marBottom w:val="0"/>
          <w:divBdr>
            <w:top w:val="none" w:sz="0" w:space="0" w:color="auto"/>
            <w:left w:val="none" w:sz="0" w:space="0" w:color="auto"/>
            <w:bottom w:val="none" w:sz="0" w:space="0" w:color="auto"/>
            <w:right w:val="none" w:sz="0" w:space="0" w:color="auto"/>
          </w:divBdr>
        </w:div>
        <w:div w:id="2012951280">
          <w:marLeft w:val="640"/>
          <w:marRight w:val="0"/>
          <w:marTop w:val="0"/>
          <w:marBottom w:val="0"/>
          <w:divBdr>
            <w:top w:val="none" w:sz="0" w:space="0" w:color="auto"/>
            <w:left w:val="none" w:sz="0" w:space="0" w:color="auto"/>
            <w:bottom w:val="none" w:sz="0" w:space="0" w:color="auto"/>
            <w:right w:val="none" w:sz="0" w:space="0" w:color="auto"/>
          </w:divBdr>
        </w:div>
        <w:div w:id="821119184">
          <w:marLeft w:val="640"/>
          <w:marRight w:val="0"/>
          <w:marTop w:val="0"/>
          <w:marBottom w:val="0"/>
          <w:divBdr>
            <w:top w:val="none" w:sz="0" w:space="0" w:color="auto"/>
            <w:left w:val="none" w:sz="0" w:space="0" w:color="auto"/>
            <w:bottom w:val="none" w:sz="0" w:space="0" w:color="auto"/>
            <w:right w:val="none" w:sz="0" w:space="0" w:color="auto"/>
          </w:divBdr>
        </w:div>
        <w:div w:id="24988098">
          <w:marLeft w:val="640"/>
          <w:marRight w:val="0"/>
          <w:marTop w:val="0"/>
          <w:marBottom w:val="0"/>
          <w:divBdr>
            <w:top w:val="none" w:sz="0" w:space="0" w:color="auto"/>
            <w:left w:val="none" w:sz="0" w:space="0" w:color="auto"/>
            <w:bottom w:val="none" w:sz="0" w:space="0" w:color="auto"/>
            <w:right w:val="none" w:sz="0" w:space="0" w:color="auto"/>
          </w:divBdr>
        </w:div>
        <w:div w:id="912273999">
          <w:marLeft w:val="640"/>
          <w:marRight w:val="0"/>
          <w:marTop w:val="0"/>
          <w:marBottom w:val="0"/>
          <w:divBdr>
            <w:top w:val="none" w:sz="0" w:space="0" w:color="auto"/>
            <w:left w:val="none" w:sz="0" w:space="0" w:color="auto"/>
            <w:bottom w:val="none" w:sz="0" w:space="0" w:color="auto"/>
            <w:right w:val="none" w:sz="0" w:space="0" w:color="auto"/>
          </w:divBdr>
        </w:div>
      </w:divsChild>
    </w:div>
    <w:div w:id="337199332">
      <w:bodyDiv w:val="1"/>
      <w:marLeft w:val="0"/>
      <w:marRight w:val="0"/>
      <w:marTop w:val="0"/>
      <w:marBottom w:val="0"/>
      <w:divBdr>
        <w:top w:val="none" w:sz="0" w:space="0" w:color="auto"/>
        <w:left w:val="none" w:sz="0" w:space="0" w:color="auto"/>
        <w:bottom w:val="none" w:sz="0" w:space="0" w:color="auto"/>
        <w:right w:val="none" w:sz="0" w:space="0" w:color="auto"/>
      </w:divBdr>
      <w:divsChild>
        <w:div w:id="1763531109">
          <w:marLeft w:val="640"/>
          <w:marRight w:val="0"/>
          <w:marTop w:val="0"/>
          <w:marBottom w:val="0"/>
          <w:divBdr>
            <w:top w:val="none" w:sz="0" w:space="0" w:color="auto"/>
            <w:left w:val="none" w:sz="0" w:space="0" w:color="auto"/>
            <w:bottom w:val="none" w:sz="0" w:space="0" w:color="auto"/>
            <w:right w:val="none" w:sz="0" w:space="0" w:color="auto"/>
          </w:divBdr>
        </w:div>
        <w:div w:id="230625081">
          <w:marLeft w:val="640"/>
          <w:marRight w:val="0"/>
          <w:marTop w:val="0"/>
          <w:marBottom w:val="0"/>
          <w:divBdr>
            <w:top w:val="none" w:sz="0" w:space="0" w:color="auto"/>
            <w:left w:val="none" w:sz="0" w:space="0" w:color="auto"/>
            <w:bottom w:val="none" w:sz="0" w:space="0" w:color="auto"/>
            <w:right w:val="none" w:sz="0" w:space="0" w:color="auto"/>
          </w:divBdr>
        </w:div>
        <w:div w:id="357969445">
          <w:marLeft w:val="640"/>
          <w:marRight w:val="0"/>
          <w:marTop w:val="0"/>
          <w:marBottom w:val="0"/>
          <w:divBdr>
            <w:top w:val="none" w:sz="0" w:space="0" w:color="auto"/>
            <w:left w:val="none" w:sz="0" w:space="0" w:color="auto"/>
            <w:bottom w:val="none" w:sz="0" w:space="0" w:color="auto"/>
            <w:right w:val="none" w:sz="0" w:space="0" w:color="auto"/>
          </w:divBdr>
        </w:div>
        <w:div w:id="1337152528">
          <w:marLeft w:val="640"/>
          <w:marRight w:val="0"/>
          <w:marTop w:val="0"/>
          <w:marBottom w:val="0"/>
          <w:divBdr>
            <w:top w:val="none" w:sz="0" w:space="0" w:color="auto"/>
            <w:left w:val="none" w:sz="0" w:space="0" w:color="auto"/>
            <w:bottom w:val="none" w:sz="0" w:space="0" w:color="auto"/>
            <w:right w:val="none" w:sz="0" w:space="0" w:color="auto"/>
          </w:divBdr>
        </w:div>
        <w:div w:id="373576674">
          <w:marLeft w:val="640"/>
          <w:marRight w:val="0"/>
          <w:marTop w:val="0"/>
          <w:marBottom w:val="0"/>
          <w:divBdr>
            <w:top w:val="none" w:sz="0" w:space="0" w:color="auto"/>
            <w:left w:val="none" w:sz="0" w:space="0" w:color="auto"/>
            <w:bottom w:val="none" w:sz="0" w:space="0" w:color="auto"/>
            <w:right w:val="none" w:sz="0" w:space="0" w:color="auto"/>
          </w:divBdr>
        </w:div>
        <w:div w:id="602495969">
          <w:marLeft w:val="640"/>
          <w:marRight w:val="0"/>
          <w:marTop w:val="0"/>
          <w:marBottom w:val="0"/>
          <w:divBdr>
            <w:top w:val="none" w:sz="0" w:space="0" w:color="auto"/>
            <w:left w:val="none" w:sz="0" w:space="0" w:color="auto"/>
            <w:bottom w:val="none" w:sz="0" w:space="0" w:color="auto"/>
            <w:right w:val="none" w:sz="0" w:space="0" w:color="auto"/>
          </w:divBdr>
        </w:div>
        <w:div w:id="1513448209">
          <w:marLeft w:val="640"/>
          <w:marRight w:val="0"/>
          <w:marTop w:val="0"/>
          <w:marBottom w:val="0"/>
          <w:divBdr>
            <w:top w:val="none" w:sz="0" w:space="0" w:color="auto"/>
            <w:left w:val="none" w:sz="0" w:space="0" w:color="auto"/>
            <w:bottom w:val="none" w:sz="0" w:space="0" w:color="auto"/>
            <w:right w:val="none" w:sz="0" w:space="0" w:color="auto"/>
          </w:divBdr>
        </w:div>
        <w:div w:id="420761850">
          <w:marLeft w:val="640"/>
          <w:marRight w:val="0"/>
          <w:marTop w:val="0"/>
          <w:marBottom w:val="0"/>
          <w:divBdr>
            <w:top w:val="none" w:sz="0" w:space="0" w:color="auto"/>
            <w:left w:val="none" w:sz="0" w:space="0" w:color="auto"/>
            <w:bottom w:val="none" w:sz="0" w:space="0" w:color="auto"/>
            <w:right w:val="none" w:sz="0" w:space="0" w:color="auto"/>
          </w:divBdr>
        </w:div>
        <w:div w:id="864444083">
          <w:marLeft w:val="640"/>
          <w:marRight w:val="0"/>
          <w:marTop w:val="0"/>
          <w:marBottom w:val="0"/>
          <w:divBdr>
            <w:top w:val="none" w:sz="0" w:space="0" w:color="auto"/>
            <w:left w:val="none" w:sz="0" w:space="0" w:color="auto"/>
            <w:bottom w:val="none" w:sz="0" w:space="0" w:color="auto"/>
            <w:right w:val="none" w:sz="0" w:space="0" w:color="auto"/>
          </w:divBdr>
        </w:div>
        <w:div w:id="524635173">
          <w:marLeft w:val="640"/>
          <w:marRight w:val="0"/>
          <w:marTop w:val="0"/>
          <w:marBottom w:val="0"/>
          <w:divBdr>
            <w:top w:val="none" w:sz="0" w:space="0" w:color="auto"/>
            <w:left w:val="none" w:sz="0" w:space="0" w:color="auto"/>
            <w:bottom w:val="none" w:sz="0" w:space="0" w:color="auto"/>
            <w:right w:val="none" w:sz="0" w:space="0" w:color="auto"/>
          </w:divBdr>
        </w:div>
        <w:div w:id="858279437">
          <w:marLeft w:val="640"/>
          <w:marRight w:val="0"/>
          <w:marTop w:val="0"/>
          <w:marBottom w:val="0"/>
          <w:divBdr>
            <w:top w:val="none" w:sz="0" w:space="0" w:color="auto"/>
            <w:left w:val="none" w:sz="0" w:space="0" w:color="auto"/>
            <w:bottom w:val="none" w:sz="0" w:space="0" w:color="auto"/>
            <w:right w:val="none" w:sz="0" w:space="0" w:color="auto"/>
          </w:divBdr>
        </w:div>
        <w:div w:id="2043746326">
          <w:marLeft w:val="640"/>
          <w:marRight w:val="0"/>
          <w:marTop w:val="0"/>
          <w:marBottom w:val="0"/>
          <w:divBdr>
            <w:top w:val="none" w:sz="0" w:space="0" w:color="auto"/>
            <w:left w:val="none" w:sz="0" w:space="0" w:color="auto"/>
            <w:bottom w:val="none" w:sz="0" w:space="0" w:color="auto"/>
            <w:right w:val="none" w:sz="0" w:space="0" w:color="auto"/>
          </w:divBdr>
        </w:div>
        <w:div w:id="448010131">
          <w:marLeft w:val="640"/>
          <w:marRight w:val="0"/>
          <w:marTop w:val="0"/>
          <w:marBottom w:val="0"/>
          <w:divBdr>
            <w:top w:val="none" w:sz="0" w:space="0" w:color="auto"/>
            <w:left w:val="none" w:sz="0" w:space="0" w:color="auto"/>
            <w:bottom w:val="none" w:sz="0" w:space="0" w:color="auto"/>
            <w:right w:val="none" w:sz="0" w:space="0" w:color="auto"/>
          </w:divBdr>
        </w:div>
        <w:div w:id="1733306927">
          <w:marLeft w:val="640"/>
          <w:marRight w:val="0"/>
          <w:marTop w:val="0"/>
          <w:marBottom w:val="0"/>
          <w:divBdr>
            <w:top w:val="none" w:sz="0" w:space="0" w:color="auto"/>
            <w:left w:val="none" w:sz="0" w:space="0" w:color="auto"/>
            <w:bottom w:val="none" w:sz="0" w:space="0" w:color="auto"/>
            <w:right w:val="none" w:sz="0" w:space="0" w:color="auto"/>
          </w:divBdr>
        </w:div>
        <w:div w:id="1455058175">
          <w:marLeft w:val="640"/>
          <w:marRight w:val="0"/>
          <w:marTop w:val="0"/>
          <w:marBottom w:val="0"/>
          <w:divBdr>
            <w:top w:val="none" w:sz="0" w:space="0" w:color="auto"/>
            <w:left w:val="none" w:sz="0" w:space="0" w:color="auto"/>
            <w:bottom w:val="none" w:sz="0" w:space="0" w:color="auto"/>
            <w:right w:val="none" w:sz="0" w:space="0" w:color="auto"/>
          </w:divBdr>
        </w:div>
        <w:div w:id="448166344">
          <w:marLeft w:val="640"/>
          <w:marRight w:val="0"/>
          <w:marTop w:val="0"/>
          <w:marBottom w:val="0"/>
          <w:divBdr>
            <w:top w:val="none" w:sz="0" w:space="0" w:color="auto"/>
            <w:left w:val="none" w:sz="0" w:space="0" w:color="auto"/>
            <w:bottom w:val="none" w:sz="0" w:space="0" w:color="auto"/>
            <w:right w:val="none" w:sz="0" w:space="0" w:color="auto"/>
          </w:divBdr>
        </w:div>
        <w:div w:id="569194874">
          <w:marLeft w:val="640"/>
          <w:marRight w:val="0"/>
          <w:marTop w:val="0"/>
          <w:marBottom w:val="0"/>
          <w:divBdr>
            <w:top w:val="none" w:sz="0" w:space="0" w:color="auto"/>
            <w:left w:val="none" w:sz="0" w:space="0" w:color="auto"/>
            <w:bottom w:val="none" w:sz="0" w:space="0" w:color="auto"/>
            <w:right w:val="none" w:sz="0" w:space="0" w:color="auto"/>
          </w:divBdr>
        </w:div>
        <w:div w:id="178861350">
          <w:marLeft w:val="640"/>
          <w:marRight w:val="0"/>
          <w:marTop w:val="0"/>
          <w:marBottom w:val="0"/>
          <w:divBdr>
            <w:top w:val="none" w:sz="0" w:space="0" w:color="auto"/>
            <w:left w:val="none" w:sz="0" w:space="0" w:color="auto"/>
            <w:bottom w:val="none" w:sz="0" w:space="0" w:color="auto"/>
            <w:right w:val="none" w:sz="0" w:space="0" w:color="auto"/>
          </w:divBdr>
        </w:div>
        <w:div w:id="444888390">
          <w:marLeft w:val="640"/>
          <w:marRight w:val="0"/>
          <w:marTop w:val="0"/>
          <w:marBottom w:val="0"/>
          <w:divBdr>
            <w:top w:val="none" w:sz="0" w:space="0" w:color="auto"/>
            <w:left w:val="none" w:sz="0" w:space="0" w:color="auto"/>
            <w:bottom w:val="none" w:sz="0" w:space="0" w:color="auto"/>
            <w:right w:val="none" w:sz="0" w:space="0" w:color="auto"/>
          </w:divBdr>
        </w:div>
        <w:div w:id="482282883">
          <w:marLeft w:val="640"/>
          <w:marRight w:val="0"/>
          <w:marTop w:val="0"/>
          <w:marBottom w:val="0"/>
          <w:divBdr>
            <w:top w:val="none" w:sz="0" w:space="0" w:color="auto"/>
            <w:left w:val="none" w:sz="0" w:space="0" w:color="auto"/>
            <w:bottom w:val="none" w:sz="0" w:space="0" w:color="auto"/>
            <w:right w:val="none" w:sz="0" w:space="0" w:color="auto"/>
          </w:divBdr>
        </w:div>
        <w:div w:id="1682976684">
          <w:marLeft w:val="640"/>
          <w:marRight w:val="0"/>
          <w:marTop w:val="0"/>
          <w:marBottom w:val="0"/>
          <w:divBdr>
            <w:top w:val="none" w:sz="0" w:space="0" w:color="auto"/>
            <w:left w:val="none" w:sz="0" w:space="0" w:color="auto"/>
            <w:bottom w:val="none" w:sz="0" w:space="0" w:color="auto"/>
            <w:right w:val="none" w:sz="0" w:space="0" w:color="auto"/>
          </w:divBdr>
        </w:div>
        <w:div w:id="2092504620">
          <w:marLeft w:val="640"/>
          <w:marRight w:val="0"/>
          <w:marTop w:val="0"/>
          <w:marBottom w:val="0"/>
          <w:divBdr>
            <w:top w:val="none" w:sz="0" w:space="0" w:color="auto"/>
            <w:left w:val="none" w:sz="0" w:space="0" w:color="auto"/>
            <w:bottom w:val="none" w:sz="0" w:space="0" w:color="auto"/>
            <w:right w:val="none" w:sz="0" w:space="0" w:color="auto"/>
          </w:divBdr>
        </w:div>
        <w:div w:id="421144775">
          <w:marLeft w:val="640"/>
          <w:marRight w:val="0"/>
          <w:marTop w:val="0"/>
          <w:marBottom w:val="0"/>
          <w:divBdr>
            <w:top w:val="none" w:sz="0" w:space="0" w:color="auto"/>
            <w:left w:val="none" w:sz="0" w:space="0" w:color="auto"/>
            <w:bottom w:val="none" w:sz="0" w:space="0" w:color="auto"/>
            <w:right w:val="none" w:sz="0" w:space="0" w:color="auto"/>
          </w:divBdr>
        </w:div>
        <w:div w:id="1594585897">
          <w:marLeft w:val="640"/>
          <w:marRight w:val="0"/>
          <w:marTop w:val="0"/>
          <w:marBottom w:val="0"/>
          <w:divBdr>
            <w:top w:val="none" w:sz="0" w:space="0" w:color="auto"/>
            <w:left w:val="none" w:sz="0" w:space="0" w:color="auto"/>
            <w:bottom w:val="none" w:sz="0" w:space="0" w:color="auto"/>
            <w:right w:val="none" w:sz="0" w:space="0" w:color="auto"/>
          </w:divBdr>
        </w:div>
        <w:div w:id="406417461">
          <w:marLeft w:val="640"/>
          <w:marRight w:val="0"/>
          <w:marTop w:val="0"/>
          <w:marBottom w:val="0"/>
          <w:divBdr>
            <w:top w:val="none" w:sz="0" w:space="0" w:color="auto"/>
            <w:left w:val="none" w:sz="0" w:space="0" w:color="auto"/>
            <w:bottom w:val="none" w:sz="0" w:space="0" w:color="auto"/>
            <w:right w:val="none" w:sz="0" w:space="0" w:color="auto"/>
          </w:divBdr>
        </w:div>
        <w:div w:id="1465925636">
          <w:marLeft w:val="640"/>
          <w:marRight w:val="0"/>
          <w:marTop w:val="0"/>
          <w:marBottom w:val="0"/>
          <w:divBdr>
            <w:top w:val="none" w:sz="0" w:space="0" w:color="auto"/>
            <w:left w:val="none" w:sz="0" w:space="0" w:color="auto"/>
            <w:bottom w:val="none" w:sz="0" w:space="0" w:color="auto"/>
            <w:right w:val="none" w:sz="0" w:space="0" w:color="auto"/>
          </w:divBdr>
        </w:div>
        <w:div w:id="1846623871">
          <w:marLeft w:val="640"/>
          <w:marRight w:val="0"/>
          <w:marTop w:val="0"/>
          <w:marBottom w:val="0"/>
          <w:divBdr>
            <w:top w:val="none" w:sz="0" w:space="0" w:color="auto"/>
            <w:left w:val="none" w:sz="0" w:space="0" w:color="auto"/>
            <w:bottom w:val="none" w:sz="0" w:space="0" w:color="auto"/>
            <w:right w:val="none" w:sz="0" w:space="0" w:color="auto"/>
          </w:divBdr>
        </w:div>
        <w:div w:id="807668949">
          <w:marLeft w:val="640"/>
          <w:marRight w:val="0"/>
          <w:marTop w:val="0"/>
          <w:marBottom w:val="0"/>
          <w:divBdr>
            <w:top w:val="none" w:sz="0" w:space="0" w:color="auto"/>
            <w:left w:val="none" w:sz="0" w:space="0" w:color="auto"/>
            <w:bottom w:val="none" w:sz="0" w:space="0" w:color="auto"/>
            <w:right w:val="none" w:sz="0" w:space="0" w:color="auto"/>
          </w:divBdr>
        </w:div>
        <w:div w:id="1200779422">
          <w:marLeft w:val="640"/>
          <w:marRight w:val="0"/>
          <w:marTop w:val="0"/>
          <w:marBottom w:val="0"/>
          <w:divBdr>
            <w:top w:val="none" w:sz="0" w:space="0" w:color="auto"/>
            <w:left w:val="none" w:sz="0" w:space="0" w:color="auto"/>
            <w:bottom w:val="none" w:sz="0" w:space="0" w:color="auto"/>
            <w:right w:val="none" w:sz="0" w:space="0" w:color="auto"/>
          </w:divBdr>
        </w:div>
        <w:div w:id="316231682">
          <w:marLeft w:val="640"/>
          <w:marRight w:val="0"/>
          <w:marTop w:val="0"/>
          <w:marBottom w:val="0"/>
          <w:divBdr>
            <w:top w:val="none" w:sz="0" w:space="0" w:color="auto"/>
            <w:left w:val="none" w:sz="0" w:space="0" w:color="auto"/>
            <w:bottom w:val="none" w:sz="0" w:space="0" w:color="auto"/>
            <w:right w:val="none" w:sz="0" w:space="0" w:color="auto"/>
          </w:divBdr>
        </w:div>
        <w:div w:id="101148943">
          <w:marLeft w:val="640"/>
          <w:marRight w:val="0"/>
          <w:marTop w:val="0"/>
          <w:marBottom w:val="0"/>
          <w:divBdr>
            <w:top w:val="none" w:sz="0" w:space="0" w:color="auto"/>
            <w:left w:val="none" w:sz="0" w:space="0" w:color="auto"/>
            <w:bottom w:val="none" w:sz="0" w:space="0" w:color="auto"/>
            <w:right w:val="none" w:sz="0" w:space="0" w:color="auto"/>
          </w:divBdr>
        </w:div>
        <w:div w:id="108207708">
          <w:marLeft w:val="640"/>
          <w:marRight w:val="0"/>
          <w:marTop w:val="0"/>
          <w:marBottom w:val="0"/>
          <w:divBdr>
            <w:top w:val="none" w:sz="0" w:space="0" w:color="auto"/>
            <w:left w:val="none" w:sz="0" w:space="0" w:color="auto"/>
            <w:bottom w:val="none" w:sz="0" w:space="0" w:color="auto"/>
            <w:right w:val="none" w:sz="0" w:space="0" w:color="auto"/>
          </w:divBdr>
        </w:div>
        <w:div w:id="955676803">
          <w:marLeft w:val="640"/>
          <w:marRight w:val="0"/>
          <w:marTop w:val="0"/>
          <w:marBottom w:val="0"/>
          <w:divBdr>
            <w:top w:val="none" w:sz="0" w:space="0" w:color="auto"/>
            <w:left w:val="none" w:sz="0" w:space="0" w:color="auto"/>
            <w:bottom w:val="none" w:sz="0" w:space="0" w:color="auto"/>
            <w:right w:val="none" w:sz="0" w:space="0" w:color="auto"/>
          </w:divBdr>
        </w:div>
        <w:div w:id="1948342905">
          <w:marLeft w:val="640"/>
          <w:marRight w:val="0"/>
          <w:marTop w:val="0"/>
          <w:marBottom w:val="0"/>
          <w:divBdr>
            <w:top w:val="none" w:sz="0" w:space="0" w:color="auto"/>
            <w:left w:val="none" w:sz="0" w:space="0" w:color="auto"/>
            <w:bottom w:val="none" w:sz="0" w:space="0" w:color="auto"/>
            <w:right w:val="none" w:sz="0" w:space="0" w:color="auto"/>
          </w:divBdr>
        </w:div>
        <w:div w:id="117770345">
          <w:marLeft w:val="640"/>
          <w:marRight w:val="0"/>
          <w:marTop w:val="0"/>
          <w:marBottom w:val="0"/>
          <w:divBdr>
            <w:top w:val="none" w:sz="0" w:space="0" w:color="auto"/>
            <w:left w:val="none" w:sz="0" w:space="0" w:color="auto"/>
            <w:bottom w:val="none" w:sz="0" w:space="0" w:color="auto"/>
            <w:right w:val="none" w:sz="0" w:space="0" w:color="auto"/>
          </w:divBdr>
        </w:div>
        <w:div w:id="973679725">
          <w:marLeft w:val="640"/>
          <w:marRight w:val="0"/>
          <w:marTop w:val="0"/>
          <w:marBottom w:val="0"/>
          <w:divBdr>
            <w:top w:val="none" w:sz="0" w:space="0" w:color="auto"/>
            <w:left w:val="none" w:sz="0" w:space="0" w:color="auto"/>
            <w:bottom w:val="none" w:sz="0" w:space="0" w:color="auto"/>
            <w:right w:val="none" w:sz="0" w:space="0" w:color="auto"/>
          </w:divBdr>
        </w:div>
        <w:div w:id="1943949332">
          <w:marLeft w:val="640"/>
          <w:marRight w:val="0"/>
          <w:marTop w:val="0"/>
          <w:marBottom w:val="0"/>
          <w:divBdr>
            <w:top w:val="none" w:sz="0" w:space="0" w:color="auto"/>
            <w:left w:val="none" w:sz="0" w:space="0" w:color="auto"/>
            <w:bottom w:val="none" w:sz="0" w:space="0" w:color="auto"/>
            <w:right w:val="none" w:sz="0" w:space="0" w:color="auto"/>
          </w:divBdr>
        </w:div>
        <w:div w:id="781918591">
          <w:marLeft w:val="640"/>
          <w:marRight w:val="0"/>
          <w:marTop w:val="0"/>
          <w:marBottom w:val="0"/>
          <w:divBdr>
            <w:top w:val="none" w:sz="0" w:space="0" w:color="auto"/>
            <w:left w:val="none" w:sz="0" w:space="0" w:color="auto"/>
            <w:bottom w:val="none" w:sz="0" w:space="0" w:color="auto"/>
            <w:right w:val="none" w:sz="0" w:space="0" w:color="auto"/>
          </w:divBdr>
        </w:div>
        <w:div w:id="523324316">
          <w:marLeft w:val="640"/>
          <w:marRight w:val="0"/>
          <w:marTop w:val="0"/>
          <w:marBottom w:val="0"/>
          <w:divBdr>
            <w:top w:val="none" w:sz="0" w:space="0" w:color="auto"/>
            <w:left w:val="none" w:sz="0" w:space="0" w:color="auto"/>
            <w:bottom w:val="none" w:sz="0" w:space="0" w:color="auto"/>
            <w:right w:val="none" w:sz="0" w:space="0" w:color="auto"/>
          </w:divBdr>
        </w:div>
        <w:div w:id="993409906">
          <w:marLeft w:val="640"/>
          <w:marRight w:val="0"/>
          <w:marTop w:val="0"/>
          <w:marBottom w:val="0"/>
          <w:divBdr>
            <w:top w:val="none" w:sz="0" w:space="0" w:color="auto"/>
            <w:left w:val="none" w:sz="0" w:space="0" w:color="auto"/>
            <w:bottom w:val="none" w:sz="0" w:space="0" w:color="auto"/>
            <w:right w:val="none" w:sz="0" w:space="0" w:color="auto"/>
          </w:divBdr>
        </w:div>
      </w:divsChild>
    </w:div>
    <w:div w:id="349180672">
      <w:bodyDiv w:val="1"/>
      <w:marLeft w:val="0"/>
      <w:marRight w:val="0"/>
      <w:marTop w:val="0"/>
      <w:marBottom w:val="0"/>
      <w:divBdr>
        <w:top w:val="none" w:sz="0" w:space="0" w:color="auto"/>
        <w:left w:val="none" w:sz="0" w:space="0" w:color="auto"/>
        <w:bottom w:val="none" w:sz="0" w:space="0" w:color="auto"/>
        <w:right w:val="none" w:sz="0" w:space="0" w:color="auto"/>
      </w:divBdr>
      <w:divsChild>
        <w:div w:id="2033723855">
          <w:marLeft w:val="640"/>
          <w:marRight w:val="0"/>
          <w:marTop w:val="0"/>
          <w:marBottom w:val="0"/>
          <w:divBdr>
            <w:top w:val="none" w:sz="0" w:space="0" w:color="auto"/>
            <w:left w:val="none" w:sz="0" w:space="0" w:color="auto"/>
            <w:bottom w:val="none" w:sz="0" w:space="0" w:color="auto"/>
            <w:right w:val="none" w:sz="0" w:space="0" w:color="auto"/>
          </w:divBdr>
        </w:div>
        <w:div w:id="2010863069">
          <w:marLeft w:val="640"/>
          <w:marRight w:val="0"/>
          <w:marTop w:val="0"/>
          <w:marBottom w:val="0"/>
          <w:divBdr>
            <w:top w:val="none" w:sz="0" w:space="0" w:color="auto"/>
            <w:left w:val="none" w:sz="0" w:space="0" w:color="auto"/>
            <w:bottom w:val="none" w:sz="0" w:space="0" w:color="auto"/>
            <w:right w:val="none" w:sz="0" w:space="0" w:color="auto"/>
          </w:divBdr>
        </w:div>
        <w:div w:id="261500264">
          <w:marLeft w:val="640"/>
          <w:marRight w:val="0"/>
          <w:marTop w:val="0"/>
          <w:marBottom w:val="0"/>
          <w:divBdr>
            <w:top w:val="none" w:sz="0" w:space="0" w:color="auto"/>
            <w:left w:val="none" w:sz="0" w:space="0" w:color="auto"/>
            <w:bottom w:val="none" w:sz="0" w:space="0" w:color="auto"/>
            <w:right w:val="none" w:sz="0" w:space="0" w:color="auto"/>
          </w:divBdr>
        </w:div>
        <w:div w:id="1922061688">
          <w:marLeft w:val="640"/>
          <w:marRight w:val="0"/>
          <w:marTop w:val="0"/>
          <w:marBottom w:val="0"/>
          <w:divBdr>
            <w:top w:val="none" w:sz="0" w:space="0" w:color="auto"/>
            <w:left w:val="none" w:sz="0" w:space="0" w:color="auto"/>
            <w:bottom w:val="none" w:sz="0" w:space="0" w:color="auto"/>
            <w:right w:val="none" w:sz="0" w:space="0" w:color="auto"/>
          </w:divBdr>
        </w:div>
        <w:div w:id="1951088480">
          <w:marLeft w:val="640"/>
          <w:marRight w:val="0"/>
          <w:marTop w:val="0"/>
          <w:marBottom w:val="0"/>
          <w:divBdr>
            <w:top w:val="none" w:sz="0" w:space="0" w:color="auto"/>
            <w:left w:val="none" w:sz="0" w:space="0" w:color="auto"/>
            <w:bottom w:val="none" w:sz="0" w:space="0" w:color="auto"/>
            <w:right w:val="none" w:sz="0" w:space="0" w:color="auto"/>
          </w:divBdr>
        </w:div>
        <w:div w:id="1303658433">
          <w:marLeft w:val="640"/>
          <w:marRight w:val="0"/>
          <w:marTop w:val="0"/>
          <w:marBottom w:val="0"/>
          <w:divBdr>
            <w:top w:val="none" w:sz="0" w:space="0" w:color="auto"/>
            <w:left w:val="none" w:sz="0" w:space="0" w:color="auto"/>
            <w:bottom w:val="none" w:sz="0" w:space="0" w:color="auto"/>
            <w:right w:val="none" w:sz="0" w:space="0" w:color="auto"/>
          </w:divBdr>
        </w:div>
        <w:div w:id="2084982478">
          <w:marLeft w:val="640"/>
          <w:marRight w:val="0"/>
          <w:marTop w:val="0"/>
          <w:marBottom w:val="0"/>
          <w:divBdr>
            <w:top w:val="none" w:sz="0" w:space="0" w:color="auto"/>
            <w:left w:val="none" w:sz="0" w:space="0" w:color="auto"/>
            <w:bottom w:val="none" w:sz="0" w:space="0" w:color="auto"/>
            <w:right w:val="none" w:sz="0" w:space="0" w:color="auto"/>
          </w:divBdr>
        </w:div>
        <w:div w:id="1497528017">
          <w:marLeft w:val="640"/>
          <w:marRight w:val="0"/>
          <w:marTop w:val="0"/>
          <w:marBottom w:val="0"/>
          <w:divBdr>
            <w:top w:val="none" w:sz="0" w:space="0" w:color="auto"/>
            <w:left w:val="none" w:sz="0" w:space="0" w:color="auto"/>
            <w:bottom w:val="none" w:sz="0" w:space="0" w:color="auto"/>
            <w:right w:val="none" w:sz="0" w:space="0" w:color="auto"/>
          </w:divBdr>
        </w:div>
        <w:div w:id="1505584045">
          <w:marLeft w:val="640"/>
          <w:marRight w:val="0"/>
          <w:marTop w:val="0"/>
          <w:marBottom w:val="0"/>
          <w:divBdr>
            <w:top w:val="none" w:sz="0" w:space="0" w:color="auto"/>
            <w:left w:val="none" w:sz="0" w:space="0" w:color="auto"/>
            <w:bottom w:val="none" w:sz="0" w:space="0" w:color="auto"/>
            <w:right w:val="none" w:sz="0" w:space="0" w:color="auto"/>
          </w:divBdr>
        </w:div>
        <w:div w:id="202716035">
          <w:marLeft w:val="640"/>
          <w:marRight w:val="0"/>
          <w:marTop w:val="0"/>
          <w:marBottom w:val="0"/>
          <w:divBdr>
            <w:top w:val="none" w:sz="0" w:space="0" w:color="auto"/>
            <w:left w:val="none" w:sz="0" w:space="0" w:color="auto"/>
            <w:bottom w:val="none" w:sz="0" w:space="0" w:color="auto"/>
            <w:right w:val="none" w:sz="0" w:space="0" w:color="auto"/>
          </w:divBdr>
        </w:div>
        <w:div w:id="1280525595">
          <w:marLeft w:val="640"/>
          <w:marRight w:val="0"/>
          <w:marTop w:val="0"/>
          <w:marBottom w:val="0"/>
          <w:divBdr>
            <w:top w:val="none" w:sz="0" w:space="0" w:color="auto"/>
            <w:left w:val="none" w:sz="0" w:space="0" w:color="auto"/>
            <w:bottom w:val="none" w:sz="0" w:space="0" w:color="auto"/>
            <w:right w:val="none" w:sz="0" w:space="0" w:color="auto"/>
          </w:divBdr>
        </w:div>
        <w:div w:id="940335208">
          <w:marLeft w:val="640"/>
          <w:marRight w:val="0"/>
          <w:marTop w:val="0"/>
          <w:marBottom w:val="0"/>
          <w:divBdr>
            <w:top w:val="none" w:sz="0" w:space="0" w:color="auto"/>
            <w:left w:val="none" w:sz="0" w:space="0" w:color="auto"/>
            <w:bottom w:val="none" w:sz="0" w:space="0" w:color="auto"/>
            <w:right w:val="none" w:sz="0" w:space="0" w:color="auto"/>
          </w:divBdr>
        </w:div>
        <w:div w:id="704252421">
          <w:marLeft w:val="640"/>
          <w:marRight w:val="0"/>
          <w:marTop w:val="0"/>
          <w:marBottom w:val="0"/>
          <w:divBdr>
            <w:top w:val="none" w:sz="0" w:space="0" w:color="auto"/>
            <w:left w:val="none" w:sz="0" w:space="0" w:color="auto"/>
            <w:bottom w:val="none" w:sz="0" w:space="0" w:color="auto"/>
            <w:right w:val="none" w:sz="0" w:space="0" w:color="auto"/>
          </w:divBdr>
        </w:div>
        <w:div w:id="1866096209">
          <w:marLeft w:val="640"/>
          <w:marRight w:val="0"/>
          <w:marTop w:val="0"/>
          <w:marBottom w:val="0"/>
          <w:divBdr>
            <w:top w:val="none" w:sz="0" w:space="0" w:color="auto"/>
            <w:left w:val="none" w:sz="0" w:space="0" w:color="auto"/>
            <w:bottom w:val="none" w:sz="0" w:space="0" w:color="auto"/>
            <w:right w:val="none" w:sz="0" w:space="0" w:color="auto"/>
          </w:divBdr>
        </w:div>
        <w:div w:id="1570067906">
          <w:marLeft w:val="640"/>
          <w:marRight w:val="0"/>
          <w:marTop w:val="0"/>
          <w:marBottom w:val="0"/>
          <w:divBdr>
            <w:top w:val="none" w:sz="0" w:space="0" w:color="auto"/>
            <w:left w:val="none" w:sz="0" w:space="0" w:color="auto"/>
            <w:bottom w:val="none" w:sz="0" w:space="0" w:color="auto"/>
            <w:right w:val="none" w:sz="0" w:space="0" w:color="auto"/>
          </w:divBdr>
        </w:div>
      </w:divsChild>
    </w:div>
    <w:div w:id="349260405">
      <w:bodyDiv w:val="1"/>
      <w:marLeft w:val="0"/>
      <w:marRight w:val="0"/>
      <w:marTop w:val="0"/>
      <w:marBottom w:val="0"/>
      <w:divBdr>
        <w:top w:val="none" w:sz="0" w:space="0" w:color="auto"/>
        <w:left w:val="none" w:sz="0" w:space="0" w:color="auto"/>
        <w:bottom w:val="none" w:sz="0" w:space="0" w:color="auto"/>
        <w:right w:val="none" w:sz="0" w:space="0" w:color="auto"/>
      </w:divBdr>
    </w:div>
    <w:div w:id="352339483">
      <w:bodyDiv w:val="1"/>
      <w:marLeft w:val="0"/>
      <w:marRight w:val="0"/>
      <w:marTop w:val="0"/>
      <w:marBottom w:val="0"/>
      <w:divBdr>
        <w:top w:val="none" w:sz="0" w:space="0" w:color="auto"/>
        <w:left w:val="none" w:sz="0" w:space="0" w:color="auto"/>
        <w:bottom w:val="none" w:sz="0" w:space="0" w:color="auto"/>
        <w:right w:val="none" w:sz="0" w:space="0" w:color="auto"/>
      </w:divBdr>
    </w:div>
    <w:div w:id="354505275">
      <w:bodyDiv w:val="1"/>
      <w:marLeft w:val="0"/>
      <w:marRight w:val="0"/>
      <w:marTop w:val="0"/>
      <w:marBottom w:val="0"/>
      <w:divBdr>
        <w:top w:val="none" w:sz="0" w:space="0" w:color="auto"/>
        <w:left w:val="none" w:sz="0" w:space="0" w:color="auto"/>
        <w:bottom w:val="none" w:sz="0" w:space="0" w:color="auto"/>
        <w:right w:val="none" w:sz="0" w:space="0" w:color="auto"/>
      </w:divBdr>
    </w:div>
    <w:div w:id="355665575">
      <w:bodyDiv w:val="1"/>
      <w:marLeft w:val="0"/>
      <w:marRight w:val="0"/>
      <w:marTop w:val="0"/>
      <w:marBottom w:val="0"/>
      <w:divBdr>
        <w:top w:val="none" w:sz="0" w:space="0" w:color="auto"/>
        <w:left w:val="none" w:sz="0" w:space="0" w:color="auto"/>
        <w:bottom w:val="none" w:sz="0" w:space="0" w:color="auto"/>
        <w:right w:val="none" w:sz="0" w:space="0" w:color="auto"/>
      </w:divBdr>
    </w:div>
    <w:div w:id="360787224">
      <w:bodyDiv w:val="1"/>
      <w:marLeft w:val="0"/>
      <w:marRight w:val="0"/>
      <w:marTop w:val="0"/>
      <w:marBottom w:val="0"/>
      <w:divBdr>
        <w:top w:val="none" w:sz="0" w:space="0" w:color="auto"/>
        <w:left w:val="none" w:sz="0" w:space="0" w:color="auto"/>
        <w:bottom w:val="none" w:sz="0" w:space="0" w:color="auto"/>
        <w:right w:val="none" w:sz="0" w:space="0" w:color="auto"/>
      </w:divBdr>
      <w:divsChild>
        <w:div w:id="1646079833">
          <w:marLeft w:val="640"/>
          <w:marRight w:val="0"/>
          <w:marTop w:val="0"/>
          <w:marBottom w:val="0"/>
          <w:divBdr>
            <w:top w:val="none" w:sz="0" w:space="0" w:color="auto"/>
            <w:left w:val="none" w:sz="0" w:space="0" w:color="auto"/>
            <w:bottom w:val="none" w:sz="0" w:space="0" w:color="auto"/>
            <w:right w:val="none" w:sz="0" w:space="0" w:color="auto"/>
          </w:divBdr>
        </w:div>
        <w:div w:id="1880509370">
          <w:marLeft w:val="640"/>
          <w:marRight w:val="0"/>
          <w:marTop w:val="0"/>
          <w:marBottom w:val="0"/>
          <w:divBdr>
            <w:top w:val="none" w:sz="0" w:space="0" w:color="auto"/>
            <w:left w:val="none" w:sz="0" w:space="0" w:color="auto"/>
            <w:bottom w:val="none" w:sz="0" w:space="0" w:color="auto"/>
            <w:right w:val="none" w:sz="0" w:space="0" w:color="auto"/>
          </w:divBdr>
        </w:div>
        <w:div w:id="1136723404">
          <w:marLeft w:val="640"/>
          <w:marRight w:val="0"/>
          <w:marTop w:val="0"/>
          <w:marBottom w:val="0"/>
          <w:divBdr>
            <w:top w:val="none" w:sz="0" w:space="0" w:color="auto"/>
            <w:left w:val="none" w:sz="0" w:space="0" w:color="auto"/>
            <w:bottom w:val="none" w:sz="0" w:space="0" w:color="auto"/>
            <w:right w:val="none" w:sz="0" w:space="0" w:color="auto"/>
          </w:divBdr>
        </w:div>
        <w:div w:id="1536042311">
          <w:marLeft w:val="640"/>
          <w:marRight w:val="0"/>
          <w:marTop w:val="0"/>
          <w:marBottom w:val="0"/>
          <w:divBdr>
            <w:top w:val="none" w:sz="0" w:space="0" w:color="auto"/>
            <w:left w:val="none" w:sz="0" w:space="0" w:color="auto"/>
            <w:bottom w:val="none" w:sz="0" w:space="0" w:color="auto"/>
            <w:right w:val="none" w:sz="0" w:space="0" w:color="auto"/>
          </w:divBdr>
        </w:div>
        <w:div w:id="887642732">
          <w:marLeft w:val="640"/>
          <w:marRight w:val="0"/>
          <w:marTop w:val="0"/>
          <w:marBottom w:val="0"/>
          <w:divBdr>
            <w:top w:val="none" w:sz="0" w:space="0" w:color="auto"/>
            <w:left w:val="none" w:sz="0" w:space="0" w:color="auto"/>
            <w:bottom w:val="none" w:sz="0" w:space="0" w:color="auto"/>
            <w:right w:val="none" w:sz="0" w:space="0" w:color="auto"/>
          </w:divBdr>
        </w:div>
        <w:div w:id="377899148">
          <w:marLeft w:val="640"/>
          <w:marRight w:val="0"/>
          <w:marTop w:val="0"/>
          <w:marBottom w:val="0"/>
          <w:divBdr>
            <w:top w:val="none" w:sz="0" w:space="0" w:color="auto"/>
            <w:left w:val="none" w:sz="0" w:space="0" w:color="auto"/>
            <w:bottom w:val="none" w:sz="0" w:space="0" w:color="auto"/>
            <w:right w:val="none" w:sz="0" w:space="0" w:color="auto"/>
          </w:divBdr>
        </w:div>
        <w:div w:id="810750925">
          <w:marLeft w:val="640"/>
          <w:marRight w:val="0"/>
          <w:marTop w:val="0"/>
          <w:marBottom w:val="0"/>
          <w:divBdr>
            <w:top w:val="none" w:sz="0" w:space="0" w:color="auto"/>
            <w:left w:val="none" w:sz="0" w:space="0" w:color="auto"/>
            <w:bottom w:val="none" w:sz="0" w:space="0" w:color="auto"/>
            <w:right w:val="none" w:sz="0" w:space="0" w:color="auto"/>
          </w:divBdr>
        </w:div>
        <w:div w:id="993338895">
          <w:marLeft w:val="640"/>
          <w:marRight w:val="0"/>
          <w:marTop w:val="0"/>
          <w:marBottom w:val="0"/>
          <w:divBdr>
            <w:top w:val="none" w:sz="0" w:space="0" w:color="auto"/>
            <w:left w:val="none" w:sz="0" w:space="0" w:color="auto"/>
            <w:bottom w:val="none" w:sz="0" w:space="0" w:color="auto"/>
            <w:right w:val="none" w:sz="0" w:space="0" w:color="auto"/>
          </w:divBdr>
        </w:div>
        <w:div w:id="608778455">
          <w:marLeft w:val="640"/>
          <w:marRight w:val="0"/>
          <w:marTop w:val="0"/>
          <w:marBottom w:val="0"/>
          <w:divBdr>
            <w:top w:val="none" w:sz="0" w:space="0" w:color="auto"/>
            <w:left w:val="none" w:sz="0" w:space="0" w:color="auto"/>
            <w:bottom w:val="none" w:sz="0" w:space="0" w:color="auto"/>
            <w:right w:val="none" w:sz="0" w:space="0" w:color="auto"/>
          </w:divBdr>
        </w:div>
        <w:div w:id="611328263">
          <w:marLeft w:val="640"/>
          <w:marRight w:val="0"/>
          <w:marTop w:val="0"/>
          <w:marBottom w:val="0"/>
          <w:divBdr>
            <w:top w:val="none" w:sz="0" w:space="0" w:color="auto"/>
            <w:left w:val="none" w:sz="0" w:space="0" w:color="auto"/>
            <w:bottom w:val="none" w:sz="0" w:space="0" w:color="auto"/>
            <w:right w:val="none" w:sz="0" w:space="0" w:color="auto"/>
          </w:divBdr>
        </w:div>
        <w:div w:id="753669404">
          <w:marLeft w:val="640"/>
          <w:marRight w:val="0"/>
          <w:marTop w:val="0"/>
          <w:marBottom w:val="0"/>
          <w:divBdr>
            <w:top w:val="none" w:sz="0" w:space="0" w:color="auto"/>
            <w:left w:val="none" w:sz="0" w:space="0" w:color="auto"/>
            <w:bottom w:val="none" w:sz="0" w:space="0" w:color="auto"/>
            <w:right w:val="none" w:sz="0" w:space="0" w:color="auto"/>
          </w:divBdr>
        </w:div>
        <w:div w:id="1743988319">
          <w:marLeft w:val="640"/>
          <w:marRight w:val="0"/>
          <w:marTop w:val="0"/>
          <w:marBottom w:val="0"/>
          <w:divBdr>
            <w:top w:val="none" w:sz="0" w:space="0" w:color="auto"/>
            <w:left w:val="none" w:sz="0" w:space="0" w:color="auto"/>
            <w:bottom w:val="none" w:sz="0" w:space="0" w:color="auto"/>
            <w:right w:val="none" w:sz="0" w:space="0" w:color="auto"/>
          </w:divBdr>
        </w:div>
        <w:div w:id="231159342">
          <w:marLeft w:val="640"/>
          <w:marRight w:val="0"/>
          <w:marTop w:val="0"/>
          <w:marBottom w:val="0"/>
          <w:divBdr>
            <w:top w:val="none" w:sz="0" w:space="0" w:color="auto"/>
            <w:left w:val="none" w:sz="0" w:space="0" w:color="auto"/>
            <w:bottom w:val="none" w:sz="0" w:space="0" w:color="auto"/>
            <w:right w:val="none" w:sz="0" w:space="0" w:color="auto"/>
          </w:divBdr>
        </w:div>
        <w:div w:id="168452287">
          <w:marLeft w:val="640"/>
          <w:marRight w:val="0"/>
          <w:marTop w:val="0"/>
          <w:marBottom w:val="0"/>
          <w:divBdr>
            <w:top w:val="none" w:sz="0" w:space="0" w:color="auto"/>
            <w:left w:val="none" w:sz="0" w:space="0" w:color="auto"/>
            <w:bottom w:val="none" w:sz="0" w:space="0" w:color="auto"/>
            <w:right w:val="none" w:sz="0" w:space="0" w:color="auto"/>
          </w:divBdr>
        </w:div>
        <w:div w:id="630599844">
          <w:marLeft w:val="640"/>
          <w:marRight w:val="0"/>
          <w:marTop w:val="0"/>
          <w:marBottom w:val="0"/>
          <w:divBdr>
            <w:top w:val="none" w:sz="0" w:space="0" w:color="auto"/>
            <w:left w:val="none" w:sz="0" w:space="0" w:color="auto"/>
            <w:bottom w:val="none" w:sz="0" w:space="0" w:color="auto"/>
            <w:right w:val="none" w:sz="0" w:space="0" w:color="auto"/>
          </w:divBdr>
        </w:div>
        <w:div w:id="660668640">
          <w:marLeft w:val="640"/>
          <w:marRight w:val="0"/>
          <w:marTop w:val="0"/>
          <w:marBottom w:val="0"/>
          <w:divBdr>
            <w:top w:val="none" w:sz="0" w:space="0" w:color="auto"/>
            <w:left w:val="none" w:sz="0" w:space="0" w:color="auto"/>
            <w:bottom w:val="none" w:sz="0" w:space="0" w:color="auto"/>
            <w:right w:val="none" w:sz="0" w:space="0" w:color="auto"/>
          </w:divBdr>
        </w:div>
      </w:divsChild>
    </w:div>
    <w:div w:id="378864232">
      <w:bodyDiv w:val="1"/>
      <w:marLeft w:val="0"/>
      <w:marRight w:val="0"/>
      <w:marTop w:val="0"/>
      <w:marBottom w:val="0"/>
      <w:divBdr>
        <w:top w:val="none" w:sz="0" w:space="0" w:color="auto"/>
        <w:left w:val="none" w:sz="0" w:space="0" w:color="auto"/>
        <w:bottom w:val="none" w:sz="0" w:space="0" w:color="auto"/>
        <w:right w:val="none" w:sz="0" w:space="0" w:color="auto"/>
      </w:divBdr>
      <w:divsChild>
        <w:div w:id="1581939786">
          <w:marLeft w:val="640"/>
          <w:marRight w:val="0"/>
          <w:marTop w:val="0"/>
          <w:marBottom w:val="0"/>
          <w:divBdr>
            <w:top w:val="none" w:sz="0" w:space="0" w:color="auto"/>
            <w:left w:val="none" w:sz="0" w:space="0" w:color="auto"/>
            <w:bottom w:val="none" w:sz="0" w:space="0" w:color="auto"/>
            <w:right w:val="none" w:sz="0" w:space="0" w:color="auto"/>
          </w:divBdr>
        </w:div>
        <w:div w:id="1157762834">
          <w:marLeft w:val="640"/>
          <w:marRight w:val="0"/>
          <w:marTop w:val="0"/>
          <w:marBottom w:val="0"/>
          <w:divBdr>
            <w:top w:val="none" w:sz="0" w:space="0" w:color="auto"/>
            <w:left w:val="none" w:sz="0" w:space="0" w:color="auto"/>
            <w:bottom w:val="none" w:sz="0" w:space="0" w:color="auto"/>
            <w:right w:val="none" w:sz="0" w:space="0" w:color="auto"/>
          </w:divBdr>
        </w:div>
        <w:div w:id="1136798092">
          <w:marLeft w:val="640"/>
          <w:marRight w:val="0"/>
          <w:marTop w:val="0"/>
          <w:marBottom w:val="0"/>
          <w:divBdr>
            <w:top w:val="none" w:sz="0" w:space="0" w:color="auto"/>
            <w:left w:val="none" w:sz="0" w:space="0" w:color="auto"/>
            <w:bottom w:val="none" w:sz="0" w:space="0" w:color="auto"/>
            <w:right w:val="none" w:sz="0" w:space="0" w:color="auto"/>
          </w:divBdr>
        </w:div>
        <w:div w:id="1766076418">
          <w:marLeft w:val="640"/>
          <w:marRight w:val="0"/>
          <w:marTop w:val="0"/>
          <w:marBottom w:val="0"/>
          <w:divBdr>
            <w:top w:val="none" w:sz="0" w:space="0" w:color="auto"/>
            <w:left w:val="none" w:sz="0" w:space="0" w:color="auto"/>
            <w:bottom w:val="none" w:sz="0" w:space="0" w:color="auto"/>
            <w:right w:val="none" w:sz="0" w:space="0" w:color="auto"/>
          </w:divBdr>
        </w:div>
        <w:div w:id="1609583870">
          <w:marLeft w:val="640"/>
          <w:marRight w:val="0"/>
          <w:marTop w:val="0"/>
          <w:marBottom w:val="0"/>
          <w:divBdr>
            <w:top w:val="none" w:sz="0" w:space="0" w:color="auto"/>
            <w:left w:val="none" w:sz="0" w:space="0" w:color="auto"/>
            <w:bottom w:val="none" w:sz="0" w:space="0" w:color="auto"/>
            <w:right w:val="none" w:sz="0" w:space="0" w:color="auto"/>
          </w:divBdr>
        </w:div>
        <w:div w:id="1438058633">
          <w:marLeft w:val="640"/>
          <w:marRight w:val="0"/>
          <w:marTop w:val="0"/>
          <w:marBottom w:val="0"/>
          <w:divBdr>
            <w:top w:val="none" w:sz="0" w:space="0" w:color="auto"/>
            <w:left w:val="none" w:sz="0" w:space="0" w:color="auto"/>
            <w:bottom w:val="none" w:sz="0" w:space="0" w:color="auto"/>
            <w:right w:val="none" w:sz="0" w:space="0" w:color="auto"/>
          </w:divBdr>
        </w:div>
        <w:div w:id="1834223700">
          <w:marLeft w:val="640"/>
          <w:marRight w:val="0"/>
          <w:marTop w:val="0"/>
          <w:marBottom w:val="0"/>
          <w:divBdr>
            <w:top w:val="none" w:sz="0" w:space="0" w:color="auto"/>
            <w:left w:val="none" w:sz="0" w:space="0" w:color="auto"/>
            <w:bottom w:val="none" w:sz="0" w:space="0" w:color="auto"/>
            <w:right w:val="none" w:sz="0" w:space="0" w:color="auto"/>
          </w:divBdr>
        </w:div>
        <w:div w:id="90318724">
          <w:marLeft w:val="640"/>
          <w:marRight w:val="0"/>
          <w:marTop w:val="0"/>
          <w:marBottom w:val="0"/>
          <w:divBdr>
            <w:top w:val="none" w:sz="0" w:space="0" w:color="auto"/>
            <w:left w:val="none" w:sz="0" w:space="0" w:color="auto"/>
            <w:bottom w:val="none" w:sz="0" w:space="0" w:color="auto"/>
            <w:right w:val="none" w:sz="0" w:space="0" w:color="auto"/>
          </w:divBdr>
        </w:div>
        <w:div w:id="426003980">
          <w:marLeft w:val="640"/>
          <w:marRight w:val="0"/>
          <w:marTop w:val="0"/>
          <w:marBottom w:val="0"/>
          <w:divBdr>
            <w:top w:val="none" w:sz="0" w:space="0" w:color="auto"/>
            <w:left w:val="none" w:sz="0" w:space="0" w:color="auto"/>
            <w:bottom w:val="none" w:sz="0" w:space="0" w:color="auto"/>
            <w:right w:val="none" w:sz="0" w:space="0" w:color="auto"/>
          </w:divBdr>
        </w:div>
        <w:div w:id="1398170751">
          <w:marLeft w:val="640"/>
          <w:marRight w:val="0"/>
          <w:marTop w:val="0"/>
          <w:marBottom w:val="0"/>
          <w:divBdr>
            <w:top w:val="none" w:sz="0" w:space="0" w:color="auto"/>
            <w:left w:val="none" w:sz="0" w:space="0" w:color="auto"/>
            <w:bottom w:val="none" w:sz="0" w:space="0" w:color="auto"/>
            <w:right w:val="none" w:sz="0" w:space="0" w:color="auto"/>
          </w:divBdr>
        </w:div>
        <w:div w:id="17899178">
          <w:marLeft w:val="640"/>
          <w:marRight w:val="0"/>
          <w:marTop w:val="0"/>
          <w:marBottom w:val="0"/>
          <w:divBdr>
            <w:top w:val="none" w:sz="0" w:space="0" w:color="auto"/>
            <w:left w:val="none" w:sz="0" w:space="0" w:color="auto"/>
            <w:bottom w:val="none" w:sz="0" w:space="0" w:color="auto"/>
            <w:right w:val="none" w:sz="0" w:space="0" w:color="auto"/>
          </w:divBdr>
        </w:div>
        <w:div w:id="1823041372">
          <w:marLeft w:val="640"/>
          <w:marRight w:val="0"/>
          <w:marTop w:val="0"/>
          <w:marBottom w:val="0"/>
          <w:divBdr>
            <w:top w:val="none" w:sz="0" w:space="0" w:color="auto"/>
            <w:left w:val="none" w:sz="0" w:space="0" w:color="auto"/>
            <w:bottom w:val="none" w:sz="0" w:space="0" w:color="auto"/>
            <w:right w:val="none" w:sz="0" w:space="0" w:color="auto"/>
          </w:divBdr>
        </w:div>
        <w:div w:id="1637181491">
          <w:marLeft w:val="640"/>
          <w:marRight w:val="0"/>
          <w:marTop w:val="0"/>
          <w:marBottom w:val="0"/>
          <w:divBdr>
            <w:top w:val="none" w:sz="0" w:space="0" w:color="auto"/>
            <w:left w:val="none" w:sz="0" w:space="0" w:color="auto"/>
            <w:bottom w:val="none" w:sz="0" w:space="0" w:color="auto"/>
            <w:right w:val="none" w:sz="0" w:space="0" w:color="auto"/>
          </w:divBdr>
        </w:div>
        <w:div w:id="415594282">
          <w:marLeft w:val="640"/>
          <w:marRight w:val="0"/>
          <w:marTop w:val="0"/>
          <w:marBottom w:val="0"/>
          <w:divBdr>
            <w:top w:val="none" w:sz="0" w:space="0" w:color="auto"/>
            <w:left w:val="none" w:sz="0" w:space="0" w:color="auto"/>
            <w:bottom w:val="none" w:sz="0" w:space="0" w:color="auto"/>
            <w:right w:val="none" w:sz="0" w:space="0" w:color="auto"/>
          </w:divBdr>
        </w:div>
        <w:div w:id="644507484">
          <w:marLeft w:val="640"/>
          <w:marRight w:val="0"/>
          <w:marTop w:val="0"/>
          <w:marBottom w:val="0"/>
          <w:divBdr>
            <w:top w:val="none" w:sz="0" w:space="0" w:color="auto"/>
            <w:left w:val="none" w:sz="0" w:space="0" w:color="auto"/>
            <w:bottom w:val="none" w:sz="0" w:space="0" w:color="auto"/>
            <w:right w:val="none" w:sz="0" w:space="0" w:color="auto"/>
          </w:divBdr>
        </w:div>
        <w:div w:id="1485470846">
          <w:marLeft w:val="640"/>
          <w:marRight w:val="0"/>
          <w:marTop w:val="0"/>
          <w:marBottom w:val="0"/>
          <w:divBdr>
            <w:top w:val="none" w:sz="0" w:space="0" w:color="auto"/>
            <w:left w:val="none" w:sz="0" w:space="0" w:color="auto"/>
            <w:bottom w:val="none" w:sz="0" w:space="0" w:color="auto"/>
            <w:right w:val="none" w:sz="0" w:space="0" w:color="auto"/>
          </w:divBdr>
        </w:div>
        <w:div w:id="652830161">
          <w:marLeft w:val="640"/>
          <w:marRight w:val="0"/>
          <w:marTop w:val="0"/>
          <w:marBottom w:val="0"/>
          <w:divBdr>
            <w:top w:val="none" w:sz="0" w:space="0" w:color="auto"/>
            <w:left w:val="none" w:sz="0" w:space="0" w:color="auto"/>
            <w:bottom w:val="none" w:sz="0" w:space="0" w:color="auto"/>
            <w:right w:val="none" w:sz="0" w:space="0" w:color="auto"/>
          </w:divBdr>
        </w:div>
      </w:divsChild>
    </w:div>
    <w:div w:id="383989895">
      <w:bodyDiv w:val="1"/>
      <w:marLeft w:val="0"/>
      <w:marRight w:val="0"/>
      <w:marTop w:val="0"/>
      <w:marBottom w:val="0"/>
      <w:divBdr>
        <w:top w:val="none" w:sz="0" w:space="0" w:color="auto"/>
        <w:left w:val="none" w:sz="0" w:space="0" w:color="auto"/>
        <w:bottom w:val="none" w:sz="0" w:space="0" w:color="auto"/>
        <w:right w:val="none" w:sz="0" w:space="0" w:color="auto"/>
      </w:divBdr>
      <w:divsChild>
        <w:div w:id="355497807">
          <w:marLeft w:val="640"/>
          <w:marRight w:val="0"/>
          <w:marTop w:val="0"/>
          <w:marBottom w:val="0"/>
          <w:divBdr>
            <w:top w:val="none" w:sz="0" w:space="0" w:color="auto"/>
            <w:left w:val="none" w:sz="0" w:space="0" w:color="auto"/>
            <w:bottom w:val="none" w:sz="0" w:space="0" w:color="auto"/>
            <w:right w:val="none" w:sz="0" w:space="0" w:color="auto"/>
          </w:divBdr>
        </w:div>
        <w:div w:id="749695179">
          <w:marLeft w:val="640"/>
          <w:marRight w:val="0"/>
          <w:marTop w:val="0"/>
          <w:marBottom w:val="0"/>
          <w:divBdr>
            <w:top w:val="none" w:sz="0" w:space="0" w:color="auto"/>
            <w:left w:val="none" w:sz="0" w:space="0" w:color="auto"/>
            <w:bottom w:val="none" w:sz="0" w:space="0" w:color="auto"/>
            <w:right w:val="none" w:sz="0" w:space="0" w:color="auto"/>
          </w:divBdr>
        </w:div>
        <w:div w:id="924341812">
          <w:marLeft w:val="640"/>
          <w:marRight w:val="0"/>
          <w:marTop w:val="0"/>
          <w:marBottom w:val="0"/>
          <w:divBdr>
            <w:top w:val="none" w:sz="0" w:space="0" w:color="auto"/>
            <w:left w:val="none" w:sz="0" w:space="0" w:color="auto"/>
            <w:bottom w:val="none" w:sz="0" w:space="0" w:color="auto"/>
            <w:right w:val="none" w:sz="0" w:space="0" w:color="auto"/>
          </w:divBdr>
        </w:div>
        <w:div w:id="788741040">
          <w:marLeft w:val="640"/>
          <w:marRight w:val="0"/>
          <w:marTop w:val="0"/>
          <w:marBottom w:val="0"/>
          <w:divBdr>
            <w:top w:val="none" w:sz="0" w:space="0" w:color="auto"/>
            <w:left w:val="none" w:sz="0" w:space="0" w:color="auto"/>
            <w:bottom w:val="none" w:sz="0" w:space="0" w:color="auto"/>
            <w:right w:val="none" w:sz="0" w:space="0" w:color="auto"/>
          </w:divBdr>
        </w:div>
        <w:div w:id="1825000151">
          <w:marLeft w:val="640"/>
          <w:marRight w:val="0"/>
          <w:marTop w:val="0"/>
          <w:marBottom w:val="0"/>
          <w:divBdr>
            <w:top w:val="none" w:sz="0" w:space="0" w:color="auto"/>
            <w:left w:val="none" w:sz="0" w:space="0" w:color="auto"/>
            <w:bottom w:val="none" w:sz="0" w:space="0" w:color="auto"/>
            <w:right w:val="none" w:sz="0" w:space="0" w:color="auto"/>
          </w:divBdr>
        </w:div>
        <w:div w:id="647365757">
          <w:marLeft w:val="640"/>
          <w:marRight w:val="0"/>
          <w:marTop w:val="0"/>
          <w:marBottom w:val="0"/>
          <w:divBdr>
            <w:top w:val="none" w:sz="0" w:space="0" w:color="auto"/>
            <w:left w:val="none" w:sz="0" w:space="0" w:color="auto"/>
            <w:bottom w:val="none" w:sz="0" w:space="0" w:color="auto"/>
            <w:right w:val="none" w:sz="0" w:space="0" w:color="auto"/>
          </w:divBdr>
        </w:div>
        <w:div w:id="987368904">
          <w:marLeft w:val="640"/>
          <w:marRight w:val="0"/>
          <w:marTop w:val="0"/>
          <w:marBottom w:val="0"/>
          <w:divBdr>
            <w:top w:val="none" w:sz="0" w:space="0" w:color="auto"/>
            <w:left w:val="none" w:sz="0" w:space="0" w:color="auto"/>
            <w:bottom w:val="none" w:sz="0" w:space="0" w:color="auto"/>
            <w:right w:val="none" w:sz="0" w:space="0" w:color="auto"/>
          </w:divBdr>
        </w:div>
        <w:div w:id="985469968">
          <w:marLeft w:val="640"/>
          <w:marRight w:val="0"/>
          <w:marTop w:val="0"/>
          <w:marBottom w:val="0"/>
          <w:divBdr>
            <w:top w:val="none" w:sz="0" w:space="0" w:color="auto"/>
            <w:left w:val="none" w:sz="0" w:space="0" w:color="auto"/>
            <w:bottom w:val="none" w:sz="0" w:space="0" w:color="auto"/>
            <w:right w:val="none" w:sz="0" w:space="0" w:color="auto"/>
          </w:divBdr>
        </w:div>
        <w:div w:id="689186735">
          <w:marLeft w:val="640"/>
          <w:marRight w:val="0"/>
          <w:marTop w:val="0"/>
          <w:marBottom w:val="0"/>
          <w:divBdr>
            <w:top w:val="none" w:sz="0" w:space="0" w:color="auto"/>
            <w:left w:val="none" w:sz="0" w:space="0" w:color="auto"/>
            <w:bottom w:val="none" w:sz="0" w:space="0" w:color="auto"/>
            <w:right w:val="none" w:sz="0" w:space="0" w:color="auto"/>
          </w:divBdr>
        </w:div>
        <w:div w:id="1852450418">
          <w:marLeft w:val="640"/>
          <w:marRight w:val="0"/>
          <w:marTop w:val="0"/>
          <w:marBottom w:val="0"/>
          <w:divBdr>
            <w:top w:val="none" w:sz="0" w:space="0" w:color="auto"/>
            <w:left w:val="none" w:sz="0" w:space="0" w:color="auto"/>
            <w:bottom w:val="none" w:sz="0" w:space="0" w:color="auto"/>
            <w:right w:val="none" w:sz="0" w:space="0" w:color="auto"/>
          </w:divBdr>
        </w:div>
        <w:div w:id="1837762296">
          <w:marLeft w:val="640"/>
          <w:marRight w:val="0"/>
          <w:marTop w:val="0"/>
          <w:marBottom w:val="0"/>
          <w:divBdr>
            <w:top w:val="none" w:sz="0" w:space="0" w:color="auto"/>
            <w:left w:val="none" w:sz="0" w:space="0" w:color="auto"/>
            <w:bottom w:val="none" w:sz="0" w:space="0" w:color="auto"/>
            <w:right w:val="none" w:sz="0" w:space="0" w:color="auto"/>
          </w:divBdr>
        </w:div>
        <w:div w:id="1735853100">
          <w:marLeft w:val="640"/>
          <w:marRight w:val="0"/>
          <w:marTop w:val="0"/>
          <w:marBottom w:val="0"/>
          <w:divBdr>
            <w:top w:val="none" w:sz="0" w:space="0" w:color="auto"/>
            <w:left w:val="none" w:sz="0" w:space="0" w:color="auto"/>
            <w:bottom w:val="none" w:sz="0" w:space="0" w:color="auto"/>
            <w:right w:val="none" w:sz="0" w:space="0" w:color="auto"/>
          </w:divBdr>
        </w:div>
        <w:div w:id="654339377">
          <w:marLeft w:val="640"/>
          <w:marRight w:val="0"/>
          <w:marTop w:val="0"/>
          <w:marBottom w:val="0"/>
          <w:divBdr>
            <w:top w:val="none" w:sz="0" w:space="0" w:color="auto"/>
            <w:left w:val="none" w:sz="0" w:space="0" w:color="auto"/>
            <w:bottom w:val="none" w:sz="0" w:space="0" w:color="auto"/>
            <w:right w:val="none" w:sz="0" w:space="0" w:color="auto"/>
          </w:divBdr>
        </w:div>
        <w:div w:id="608007784">
          <w:marLeft w:val="640"/>
          <w:marRight w:val="0"/>
          <w:marTop w:val="0"/>
          <w:marBottom w:val="0"/>
          <w:divBdr>
            <w:top w:val="none" w:sz="0" w:space="0" w:color="auto"/>
            <w:left w:val="none" w:sz="0" w:space="0" w:color="auto"/>
            <w:bottom w:val="none" w:sz="0" w:space="0" w:color="auto"/>
            <w:right w:val="none" w:sz="0" w:space="0" w:color="auto"/>
          </w:divBdr>
        </w:div>
        <w:div w:id="661276372">
          <w:marLeft w:val="640"/>
          <w:marRight w:val="0"/>
          <w:marTop w:val="0"/>
          <w:marBottom w:val="0"/>
          <w:divBdr>
            <w:top w:val="none" w:sz="0" w:space="0" w:color="auto"/>
            <w:left w:val="none" w:sz="0" w:space="0" w:color="auto"/>
            <w:bottom w:val="none" w:sz="0" w:space="0" w:color="auto"/>
            <w:right w:val="none" w:sz="0" w:space="0" w:color="auto"/>
          </w:divBdr>
        </w:div>
        <w:div w:id="1108937308">
          <w:marLeft w:val="640"/>
          <w:marRight w:val="0"/>
          <w:marTop w:val="0"/>
          <w:marBottom w:val="0"/>
          <w:divBdr>
            <w:top w:val="none" w:sz="0" w:space="0" w:color="auto"/>
            <w:left w:val="none" w:sz="0" w:space="0" w:color="auto"/>
            <w:bottom w:val="none" w:sz="0" w:space="0" w:color="auto"/>
            <w:right w:val="none" w:sz="0" w:space="0" w:color="auto"/>
          </w:divBdr>
        </w:div>
        <w:div w:id="1771971309">
          <w:marLeft w:val="640"/>
          <w:marRight w:val="0"/>
          <w:marTop w:val="0"/>
          <w:marBottom w:val="0"/>
          <w:divBdr>
            <w:top w:val="none" w:sz="0" w:space="0" w:color="auto"/>
            <w:left w:val="none" w:sz="0" w:space="0" w:color="auto"/>
            <w:bottom w:val="none" w:sz="0" w:space="0" w:color="auto"/>
            <w:right w:val="none" w:sz="0" w:space="0" w:color="auto"/>
          </w:divBdr>
        </w:div>
        <w:div w:id="1716732615">
          <w:marLeft w:val="640"/>
          <w:marRight w:val="0"/>
          <w:marTop w:val="0"/>
          <w:marBottom w:val="0"/>
          <w:divBdr>
            <w:top w:val="none" w:sz="0" w:space="0" w:color="auto"/>
            <w:left w:val="none" w:sz="0" w:space="0" w:color="auto"/>
            <w:bottom w:val="none" w:sz="0" w:space="0" w:color="auto"/>
            <w:right w:val="none" w:sz="0" w:space="0" w:color="auto"/>
          </w:divBdr>
        </w:div>
        <w:div w:id="2016181847">
          <w:marLeft w:val="640"/>
          <w:marRight w:val="0"/>
          <w:marTop w:val="0"/>
          <w:marBottom w:val="0"/>
          <w:divBdr>
            <w:top w:val="none" w:sz="0" w:space="0" w:color="auto"/>
            <w:left w:val="none" w:sz="0" w:space="0" w:color="auto"/>
            <w:bottom w:val="none" w:sz="0" w:space="0" w:color="auto"/>
            <w:right w:val="none" w:sz="0" w:space="0" w:color="auto"/>
          </w:divBdr>
        </w:div>
        <w:div w:id="22751560">
          <w:marLeft w:val="640"/>
          <w:marRight w:val="0"/>
          <w:marTop w:val="0"/>
          <w:marBottom w:val="0"/>
          <w:divBdr>
            <w:top w:val="none" w:sz="0" w:space="0" w:color="auto"/>
            <w:left w:val="none" w:sz="0" w:space="0" w:color="auto"/>
            <w:bottom w:val="none" w:sz="0" w:space="0" w:color="auto"/>
            <w:right w:val="none" w:sz="0" w:space="0" w:color="auto"/>
          </w:divBdr>
        </w:div>
        <w:div w:id="1062679893">
          <w:marLeft w:val="640"/>
          <w:marRight w:val="0"/>
          <w:marTop w:val="0"/>
          <w:marBottom w:val="0"/>
          <w:divBdr>
            <w:top w:val="none" w:sz="0" w:space="0" w:color="auto"/>
            <w:left w:val="none" w:sz="0" w:space="0" w:color="auto"/>
            <w:bottom w:val="none" w:sz="0" w:space="0" w:color="auto"/>
            <w:right w:val="none" w:sz="0" w:space="0" w:color="auto"/>
          </w:divBdr>
        </w:div>
      </w:divsChild>
    </w:div>
    <w:div w:id="388312661">
      <w:bodyDiv w:val="1"/>
      <w:marLeft w:val="0"/>
      <w:marRight w:val="0"/>
      <w:marTop w:val="0"/>
      <w:marBottom w:val="0"/>
      <w:divBdr>
        <w:top w:val="none" w:sz="0" w:space="0" w:color="auto"/>
        <w:left w:val="none" w:sz="0" w:space="0" w:color="auto"/>
        <w:bottom w:val="none" w:sz="0" w:space="0" w:color="auto"/>
        <w:right w:val="none" w:sz="0" w:space="0" w:color="auto"/>
      </w:divBdr>
    </w:div>
    <w:div w:id="425735277">
      <w:bodyDiv w:val="1"/>
      <w:marLeft w:val="0"/>
      <w:marRight w:val="0"/>
      <w:marTop w:val="0"/>
      <w:marBottom w:val="0"/>
      <w:divBdr>
        <w:top w:val="none" w:sz="0" w:space="0" w:color="auto"/>
        <w:left w:val="none" w:sz="0" w:space="0" w:color="auto"/>
        <w:bottom w:val="none" w:sz="0" w:space="0" w:color="auto"/>
        <w:right w:val="none" w:sz="0" w:space="0" w:color="auto"/>
      </w:divBdr>
    </w:div>
    <w:div w:id="432407926">
      <w:bodyDiv w:val="1"/>
      <w:marLeft w:val="0"/>
      <w:marRight w:val="0"/>
      <w:marTop w:val="0"/>
      <w:marBottom w:val="0"/>
      <w:divBdr>
        <w:top w:val="none" w:sz="0" w:space="0" w:color="auto"/>
        <w:left w:val="none" w:sz="0" w:space="0" w:color="auto"/>
        <w:bottom w:val="none" w:sz="0" w:space="0" w:color="auto"/>
        <w:right w:val="none" w:sz="0" w:space="0" w:color="auto"/>
      </w:divBdr>
    </w:div>
    <w:div w:id="452019614">
      <w:bodyDiv w:val="1"/>
      <w:marLeft w:val="0"/>
      <w:marRight w:val="0"/>
      <w:marTop w:val="0"/>
      <w:marBottom w:val="0"/>
      <w:divBdr>
        <w:top w:val="none" w:sz="0" w:space="0" w:color="auto"/>
        <w:left w:val="none" w:sz="0" w:space="0" w:color="auto"/>
        <w:bottom w:val="none" w:sz="0" w:space="0" w:color="auto"/>
        <w:right w:val="none" w:sz="0" w:space="0" w:color="auto"/>
      </w:divBdr>
      <w:divsChild>
        <w:div w:id="158693834">
          <w:marLeft w:val="640"/>
          <w:marRight w:val="0"/>
          <w:marTop w:val="0"/>
          <w:marBottom w:val="0"/>
          <w:divBdr>
            <w:top w:val="none" w:sz="0" w:space="0" w:color="auto"/>
            <w:left w:val="none" w:sz="0" w:space="0" w:color="auto"/>
            <w:bottom w:val="none" w:sz="0" w:space="0" w:color="auto"/>
            <w:right w:val="none" w:sz="0" w:space="0" w:color="auto"/>
          </w:divBdr>
        </w:div>
        <w:div w:id="1655722981">
          <w:marLeft w:val="640"/>
          <w:marRight w:val="0"/>
          <w:marTop w:val="0"/>
          <w:marBottom w:val="0"/>
          <w:divBdr>
            <w:top w:val="none" w:sz="0" w:space="0" w:color="auto"/>
            <w:left w:val="none" w:sz="0" w:space="0" w:color="auto"/>
            <w:bottom w:val="none" w:sz="0" w:space="0" w:color="auto"/>
            <w:right w:val="none" w:sz="0" w:space="0" w:color="auto"/>
          </w:divBdr>
        </w:div>
        <w:div w:id="642394434">
          <w:marLeft w:val="640"/>
          <w:marRight w:val="0"/>
          <w:marTop w:val="0"/>
          <w:marBottom w:val="0"/>
          <w:divBdr>
            <w:top w:val="none" w:sz="0" w:space="0" w:color="auto"/>
            <w:left w:val="none" w:sz="0" w:space="0" w:color="auto"/>
            <w:bottom w:val="none" w:sz="0" w:space="0" w:color="auto"/>
            <w:right w:val="none" w:sz="0" w:space="0" w:color="auto"/>
          </w:divBdr>
        </w:div>
        <w:div w:id="1791050476">
          <w:marLeft w:val="640"/>
          <w:marRight w:val="0"/>
          <w:marTop w:val="0"/>
          <w:marBottom w:val="0"/>
          <w:divBdr>
            <w:top w:val="none" w:sz="0" w:space="0" w:color="auto"/>
            <w:left w:val="none" w:sz="0" w:space="0" w:color="auto"/>
            <w:bottom w:val="none" w:sz="0" w:space="0" w:color="auto"/>
            <w:right w:val="none" w:sz="0" w:space="0" w:color="auto"/>
          </w:divBdr>
        </w:div>
        <w:div w:id="1909878053">
          <w:marLeft w:val="640"/>
          <w:marRight w:val="0"/>
          <w:marTop w:val="0"/>
          <w:marBottom w:val="0"/>
          <w:divBdr>
            <w:top w:val="none" w:sz="0" w:space="0" w:color="auto"/>
            <w:left w:val="none" w:sz="0" w:space="0" w:color="auto"/>
            <w:bottom w:val="none" w:sz="0" w:space="0" w:color="auto"/>
            <w:right w:val="none" w:sz="0" w:space="0" w:color="auto"/>
          </w:divBdr>
        </w:div>
        <w:div w:id="1447627005">
          <w:marLeft w:val="640"/>
          <w:marRight w:val="0"/>
          <w:marTop w:val="0"/>
          <w:marBottom w:val="0"/>
          <w:divBdr>
            <w:top w:val="none" w:sz="0" w:space="0" w:color="auto"/>
            <w:left w:val="none" w:sz="0" w:space="0" w:color="auto"/>
            <w:bottom w:val="none" w:sz="0" w:space="0" w:color="auto"/>
            <w:right w:val="none" w:sz="0" w:space="0" w:color="auto"/>
          </w:divBdr>
        </w:div>
        <w:div w:id="1234269306">
          <w:marLeft w:val="640"/>
          <w:marRight w:val="0"/>
          <w:marTop w:val="0"/>
          <w:marBottom w:val="0"/>
          <w:divBdr>
            <w:top w:val="none" w:sz="0" w:space="0" w:color="auto"/>
            <w:left w:val="none" w:sz="0" w:space="0" w:color="auto"/>
            <w:bottom w:val="none" w:sz="0" w:space="0" w:color="auto"/>
            <w:right w:val="none" w:sz="0" w:space="0" w:color="auto"/>
          </w:divBdr>
        </w:div>
        <w:div w:id="331421244">
          <w:marLeft w:val="640"/>
          <w:marRight w:val="0"/>
          <w:marTop w:val="0"/>
          <w:marBottom w:val="0"/>
          <w:divBdr>
            <w:top w:val="none" w:sz="0" w:space="0" w:color="auto"/>
            <w:left w:val="none" w:sz="0" w:space="0" w:color="auto"/>
            <w:bottom w:val="none" w:sz="0" w:space="0" w:color="auto"/>
            <w:right w:val="none" w:sz="0" w:space="0" w:color="auto"/>
          </w:divBdr>
        </w:div>
        <w:div w:id="241717186">
          <w:marLeft w:val="640"/>
          <w:marRight w:val="0"/>
          <w:marTop w:val="0"/>
          <w:marBottom w:val="0"/>
          <w:divBdr>
            <w:top w:val="none" w:sz="0" w:space="0" w:color="auto"/>
            <w:left w:val="none" w:sz="0" w:space="0" w:color="auto"/>
            <w:bottom w:val="none" w:sz="0" w:space="0" w:color="auto"/>
            <w:right w:val="none" w:sz="0" w:space="0" w:color="auto"/>
          </w:divBdr>
        </w:div>
        <w:div w:id="1755935674">
          <w:marLeft w:val="640"/>
          <w:marRight w:val="0"/>
          <w:marTop w:val="0"/>
          <w:marBottom w:val="0"/>
          <w:divBdr>
            <w:top w:val="none" w:sz="0" w:space="0" w:color="auto"/>
            <w:left w:val="none" w:sz="0" w:space="0" w:color="auto"/>
            <w:bottom w:val="none" w:sz="0" w:space="0" w:color="auto"/>
            <w:right w:val="none" w:sz="0" w:space="0" w:color="auto"/>
          </w:divBdr>
        </w:div>
        <w:div w:id="1235119517">
          <w:marLeft w:val="640"/>
          <w:marRight w:val="0"/>
          <w:marTop w:val="0"/>
          <w:marBottom w:val="0"/>
          <w:divBdr>
            <w:top w:val="none" w:sz="0" w:space="0" w:color="auto"/>
            <w:left w:val="none" w:sz="0" w:space="0" w:color="auto"/>
            <w:bottom w:val="none" w:sz="0" w:space="0" w:color="auto"/>
            <w:right w:val="none" w:sz="0" w:space="0" w:color="auto"/>
          </w:divBdr>
        </w:div>
        <w:div w:id="1428189622">
          <w:marLeft w:val="640"/>
          <w:marRight w:val="0"/>
          <w:marTop w:val="0"/>
          <w:marBottom w:val="0"/>
          <w:divBdr>
            <w:top w:val="none" w:sz="0" w:space="0" w:color="auto"/>
            <w:left w:val="none" w:sz="0" w:space="0" w:color="auto"/>
            <w:bottom w:val="none" w:sz="0" w:space="0" w:color="auto"/>
            <w:right w:val="none" w:sz="0" w:space="0" w:color="auto"/>
          </w:divBdr>
        </w:div>
        <w:div w:id="2081517249">
          <w:marLeft w:val="640"/>
          <w:marRight w:val="0"/>
          <w:marTop w:val="0"/>
          <w:marBottom w:val="0"/>
          <w:divBdr>
            <w:top w:val="none" w:sz="0" w:space="0" w:color="auto"/>
            <w:left w:val="none" w:sz="0" w:space="0" w:color="auto"/>
            <w:bottom w:val="none" w:sz="0" w:space="0" w:color="auto"/>
            <w:right w:val="none" w:sz="0" w:space="0" w:color="auto"/>
          </w:divBdr>
        </w:div>
        <w:div w:id="254173413">
          <w:marLeft w:val="640"/>
          <w:marRight w:val="0"/>
          <w:marTop w:val="0"/>
          <w:marBottom w:val="0"/>
          <w:divBdr>
            <w:top w:val="none" w:sz="0" w:space="0" w:color="auto"/>
            <w:left w:val="none" w:sz="0" w:space="0" w:color="auto"/>
            <w:bottom w:val="none" w:sz="0" w:space="0" w:color="auto"/>
            <w:right w:val="none" w:sz="0" w:space="0" w:color="auto"/>
          </w:divBdr>
        </w:div>
        <w:div w:id="1693652001">
          <w:marLeft w:val="640"/>
          <w:marRight w:val="0"/>
          <w:marTop w:val="0"/>
          <w:marBottom w:val="0"/>
          <w:divBdr>
            <w:top w:val="none" w:sz="0" w:space="0" w:color="auto"/>
            <w:left w:val="none" w:sz="0" w:space="0" w:color="auto"/>
            <w:bottom w:val="none" w:sz="0" w:space="0" w:color="auto"/>
            <w:right w:val="none" w:sz="0" w:space="0" w:color="auto"/>
          </w:divBdr>
        </w:div>
        <w:div w:id="826748356">
          <w:marLeft w:val="640"/>
          <w:marRight w:val="0"/>
          <w:marTop w:val="0"/>
          <w:marBottom w:val="0"/>
          <w:divBdr>
            <w:top w:val="none" w:sz="0" w:space="0" w:color="auto"/>
            <w:left w:val="none" w:sz="0" w:space="0" w:color="auto"/>
            <w:bottom w:val="none" w:sz="0" w:space="0" w:color="auto"/>
            <w:right w:val="none" w:sz="0" w:space="0" w:color="auto"/>
          </w:divBdr>
        </w:div>
        <w:div w:id="1415781398">
          <w:marLeft w:val="640"/>
          <w:marRight w:val="0"/>
          <w:marTop w:val="0"/>
          <w:marBottom w:val="0"/>
          <w:divBdr>
            <w:top w:val="none" w:sz="0" w:space="0" w:color="auto"/>
            <w:left w:val="none" w:sz="0" w:space="0" w:color="auto"/>
            <w:bottom w:val="none" w:sz="0" w:space="0" w:color="auto"/>
            <w:right w:val="none" w:sz="0" w:space="0" w:color="auto"/>
          </w:divBdr>
        </w:div>
        <w:div w:id="281771882">
          <w:marLeft w:val="640"/>
          <w:marRight w:val="0"/>
          <w:marTop w:val="0"/>
          <w:marBottom w:val="0"/>
          <w:divBdr>
            <w:top w:val="none" w:sz="0" w:space="0" w:color="auto"/>
            <w:left w:val="none" w:sz="0" w:space="0" w:color="auto"/>
            <w:bottom w:val="none" w:sz="0" w:space="0" w:color="auto"/>
            <w:right w:val="none" w:sz="0" w:space="0" w:color="auto"/>
          </w:divBdr>
        </w:div>
        <w:div w:id="761026030">
          <w:marLeft w:val="640"/>
          <w:marRight w:val="0"/>
          <w:marTop w:val="0"/>
          <w:marBottom w:val="0"/>
          <w:divBdr>
            <w:top w:val="none" w:sz="0" w:space="0" w:color="auto"/>
            <w:left w:val="none" w:sz="0" w:space="0" w:color="auto"/>
            <w:bottom w:val="none" w:sz="0" w:space="0" w:color="auto"/>
            <w:right w:val="none" w:sz="0" w:space="0" w:color="auto"/>
          </w:divBdr>
        </w:div>
        <w:div w:id="1000934312">
          <w:marLeft w:val="640"/>
          <w:marRight w:val="0"/>
          <w:marTop w:val="0"/>
          <w:marBottom w:val="0"/>
          <w:divBdr>
            <w:top w:val="none" w:sz="0" w:space="0" w:color="auto"/>
            <w:left w:val="none" w:sz="0" w:space="0" w:color="auto"/>
            <w:bottom w:val="none" w:sz="0" w:space="0" w:color="auto"/>
            <w:right w:val="none" w:sz="0" w:space="0" w:color="auto"/>
          </w:divBdr>
        </w:div>
        <w:div w:id="948119445">
          <w:marLeft w:val="640"/>
          <w:marRight w:val="0"/>
          <w:marTop w:val="0"/>
          <w:marBottom w:val="0"/>
          <w:divBdr>
            <w:top w:val="none" w:sz="0" w:space="0" w:color="auto"/>
            <w:left w:val="none" w:sz="0" w:space="0" w:color="auto"/>
            <w:bottom w:val="none" w:sz="0" w:space="0" w:color="auto"/>
            <w:right w:val="none" w:sz="0" w:space="0" w:color="auto"/>
          </w:divBdr>
        </w:div>
        <w:div w:id="502431405">
          <w:marLeft w:val="640"/>
          <w:marRight w:val="0"/>
          <w:marTop w:val="0"/>
          <w:marBottom w:val="0"/>
          <w:divBdr>
            <w:top w:val="none" w:sz="0" w:space="0" w:color="auto"/>
            <w:left w:val="none" w:sz="0" w:space="0" w:color="auto"/>
            <w:bottom w:val="none" w:sz="0" w:space="0" w:color="auto"/>
            <w:right w:val="none" w:sz="0" w:space="0" w:color="auto"/>
          </w:divBdr>
        </w:div>
        <w:div w:id="1858080345">
          <w:marLeft w:val="640"/>
          <w:marRight w:val="0"/>
          <w:marTop w:val="0"/>
          <w:marBottom w:val="0"/>
          <w:divBdr>
            <w:top w:val="none" w:sz="0" w:space="0" w:color="auto"/>
            <w:left w:val="none" w:sz="0" w:space="0" w:color="auto"/>
            <w:bottom w:val="none" w:sz="0" w:space="0" w:color="auto"/>
            <w:right w:val="none" w:sz="0" w:space="0" w:color="auto"/>
          </w:divBdr>
        </w:div>
        <w:div w:id="1864704455">
          <w:marLeft w:val="640"/>
          <w:marRight w:val="0"/>
          <w:marTop w:val="0"/>
          <w:marBottom w:val="0"/>
          <w:divBdr>
            <w:top w:val="none" w:sz="0" w:space="0" w:color="auto"/>
            <w:left w:val="none" w:sz="0" w:space="0" w:color="auto"/>
            <w:bottom w:val="none" w:sz="0" w:space="0" w:color="auto"/>
            <w:right w:val="none" w:sz="0" w:space="0" w:color="auto"/>
          </w:divBdr>
        </w:div>
        <w:div w:id="1849325267">
          <w:marLeft w:val="640"/>
          <w:marRight w:val="0"/>
          <w:marTop w:val="0"/>
          <w:marBottom w:val="0"/>
          <w:divBdr>
            <w:top w:val="none" w:sz="0" w:space="0" w:color="auto"/>
            <w:left w:val="none" w:sz="0" w:space="0" w:color="auto"/>
            <w:bottom w:val="none" w:sz="0" w:space="0" w:color="auto"/>
            <w:right w:val="none" w:sz="0" w:space="0" w:color="auto"/>
          </w:divBdr>
        </w:div>
        <w:div w:id="785275121">
          <w:marLeft w:val="640"/>
          <w:marRight w:val="0"/>
          <w:marTop w:val="0"/>
          <w:marBottom w:val="0"/>
          <w:divBdr>
            <w:top w:val="none" w:sz="0" w:space="0" w:color="auto"/>
            <w:left w:val="none" w:sz="0" w:space="0" w:color="auto"/>
            <w:bottom w:val="none" w:sz="0" w:space="0" w:color="auto"/>
            <w:right w:val="none" w:sz="0" w:space="0" w:color="auto"/>
          </w:divBdr>
        </w:div>
        <w:div w:id="641468458">
          <w:marLeft w:val="640"/>
          <w:marRight w:val="0"/>
          <w:marTop w:val="0"/>
          <w:marBottom w:val="0"/>
          <w:divBdr>
            <w:top w:val="none" w:sz="0" w:space="0" w:color="auto"/>
            <w:left w:val="none" w:sz="0" w:space="0" w:color="auto"/>
            <w:bottom w:val="none" w:sz="0" w:space="0" w:color="auto"/>
            <w:right w:val="none" w:sz="0" w:space="0" w:color="auto"/>
          </w:divBdr>
        </w:div>
        <w:div w:id="1011644191">
          <w:marLeft w:val="640"/>
          <w:marRight w:val="0"/>
          <w:marTop w:val="0"/>
          <w:marBottom w:val="0"/>
          <w:divBdr>
            <w:top w:val="none" w:sz="0" w:space="0" w:color="auto"/>
            <w:left w:val="none" w:sz="0" w:space="0" w:color="auto"/>
            <w:bottom w:val="none" w:sz="0" w:space="0" w:color="auto"/>
            <w:right w:val="none" w:sz="0" w:space="0" w:color="auto"/>
          </w:divBdr>
        </w:div>
        <w:div w:id="276528015">
          <w:marLeft w:val="640"/>
          <w:marRight w:val="0"/>
          <w:marTop w:val="0"/>
          <w:marBottom w:val="0"/>
          <w:divBdr>
            <w:top w:val="none" w:sz="0" w:space="0" w:color="auto"/>
            <w:left w:val="none" w:sz="0" w:space="0" w:color="auto"/>
            <w:bottom w:val="none" w:sz="0" w:space="0" w:color="auto"/>
            <w:right w:val="none" w:sz="0" w:space="0" w:color="auto"/>
          </w:divBdr>
        </w:div>
        <w:div w:id="970404801">
          <w:marLeft w:val="640"/>
          <w:marRight w:val="0"/>
          <w:marTop w:val="0"/>
          <w:marBottom w:val="0"/>
          <w:divBdr>
            <w:top w:val="none" w:sz="0" w:space="0" w:color="auto"/>
            <w:left w:val="none" w:sz="0" w:space="0" w:color="auto"/>
            <w:bottom w:val="none" w:sz="0" w:space="0" w:color="auto"/>
            <w:right w:val="none" w:sz="0" w:space="0" w:color="auto"/>
          </w:divBdr>
        </w:div>
      </w:divsChild>
    </w:div>
    <w:div w:id="452212510">
      <w:bodyDiv w:val="1"/>
      <w:marLeft w:val="0"/>
      <w:marRight w:val="0"/>
      <w:marTop w:val="0"/>
      <w:marBottom w:val="0"/>
      <w:divBdr>
        <w:top w:val="none" w:sz="0" w:space="0" w:color="auto"/>
        <w:left w:val="none" w:sz="0" w:space="0" w:color="auto"/>
        <w:bottom w:val="none" w:sz="0" w:space="0" w:color="auto"/>
        <w:right w:val="none" w:sz="0" w:space="0" w:color="auto"/>
      </w:divBdr>
      <w:divsChild>
        <w:div w:id="876428310">
          <w:marLeft w:val="640"/>
          <w:marRight w:val="0"/>
          <w:marTop w:val="0"/>
          <w:marBottom w:val="0"/>
          <w:divBdr>
            <w:top w:val="none" w:sz="0" w:space="0" w:color="auto"/>
            <w:left w:val="none" w:sz="0" w:space="0" w:color="auto"/>
            <w:bottom w:val="none" w:sz="0" w:space="0" w:color="auto"/>
            <w:right w:val="none" w:sz="0" w:space="0" w:color="auto"/>
          </w:divBdr>
        </w:div>
        <w:div w:id="813520968">
          <w:marLeft w:val="640"/>
          <w:marRight w:val="0"/>
          <w:marTop w:val="0"/>
          <w:marBottom w:val="0"/>
          <w:divBdr>
            <w:top w:val="none" w:sz="0" w:space="0" w:color="auto"/>
            <w:left w:val="none" w:sz="0" w:space="0" w:color="auto"/>
            <w:bottom w:val="none" w:sz="0" w:space="0" w:color="auto"/>
            <w:right w:val="none" w:sz="0" w:space="0" w:color="auto"/>
          </w:divBdr>
        </w:div>
        <w:div w:id="1957593075">
          <w:marLeft w:val="640"/>
          <w:marRight w:val="0"/>
          <w:marTop w:val="0"/>
          <w:marBottom w:val="0"/>
          <w:divBdr>
            <w:top w:val="none" w:sz="0" w:space="0" w:color="auto"/>
            <w:left w:val="none" w:sz="0" w:space="0" w:color="auto"/>
            <w:bottom w:val="none" w:sz="0" w:space="0" w:color="auto"/>
            <w:right w:val="none" w:sz="0" w:space="0" w:color="auto"/>
          </w:divBdr>
        </w:div>
        <w:div w:id="1192306313">
          <w:marLeft w:val="640"/>
          <w:marRight w:val="0"/>
          <w:marTop w:val="0"/>
          <w:marBottom w:val="0"/>
          <w:divBdr>
            <w:top w:val="none" w:sz="0" w:space="0" w:color="auto"/>
            <w:left w:val="none" w:sz="0" w:space="0" w:color="auto"/>
            <w:bottom w:val="none" w:sz="0" w:space="0" w:color="auto"/>
            <w:right w:val="none" w:sz="0" w:space="0" w:color="auto"/>
          </w:divBdr>
        </w:div>
        <w:div w:id="1830125359">
          <w:marLeft w:val="640"/>
          <w:marRight w:val="0"/>
          <w:marTop w:val="0"/>
          <w:marBottom w:val="0"/>
          <w:divBdr>
            <w:top w:val="none" w:sz="0" w:space="0" w:color="auto"/>
            <w:left w:val="none" w:sz="0" w:space="0" w:color="auto"/>
            <w:bottom w:val="none" w:sz="0" w:space="0" w:color="auto"/>
            <w:right w:val="none" w:sz="0" w:space="0" w:color="auto"/>
          </w:divBdr>
        </w:div>
        <w:div w:id="1437872026">
          <w:marLeft w:val="640"/>
          <w:marRight w:val="0"/>
          <w:marTop w:val="0"/>
          <w:marBottom w:val="0"/>
          <w:divBdr>
            <w:top w:val="none" w:sz="0" w:space="0" w:color="auto"/>
            <w:left w:val="none" w:sz="0" w:space="0" w:color="auto"/>
            <w:bottom w:val="none" w:sz="0" w:space="0" w:color="auto"/>
            <w:right w:val="none" w:sz="0" w:space="0" w:color="auto"/>
          </w:divBdr>
        </w:div>
        <w:div w:id="812213826">
          <w:marLeft w:val="640"/>
          <w:marRight w:val="0"/>
          <w:marTop w:val="0"/>
          <w:marBottom w:val="0"/>
          <w:divBdr>
            <w:top w:val="none" w:sz="0" w:space="0" w:color="auto"/>
            <w:left w:val="none" w:sz="0" w:space="0" w:color="auto"/>
            <w:bottom w:val="none" w:sz="0" w:space="0" w:color="auto"/>
            <w:right w:val="none" w:sz="0" w:space="0" w:color="auto"/>
          </w:divBdr>
        </w:div>
        <w:div w:id="232206602">
          <w:marLeft w:val="640"/>
          <w:marRight w:val="0"/>
          <w:marTop w:val="0"/>
          <w:marBottom w:val="0"/>
          <w:divBdr>
            <w:top w:val="none" w:sz="0" w:space="0" w:color="auto"/>
            <w:left w:val="none" w:sz="0" w:space="0" w:color="auto"/>
            <w:bottom w:val="none" w:sz="0" w:space="0" w:color="auto"/>
            <w:right w:val="none" w:sz="0" w:space="0" w:color="auto"/>
          </w:divBdr>
        </w:div>
        <w:div w:id="1785491071">
          <w:marLeft w:val="640"/>
          <w:marRight w:val="0"/>
          <w:marTop w:val="0"/>
          <w:marBottom w:val="0"/>
          <w:divBdr>
            <w:top w:val="none" w:sz="0" w:space="0" w:color="auto"/>
            <w:left w:val="none" w:sz="0" w:space="0" w:color="auto"/>
            <w:bottom w:val="none" w:sz="0" w:space="0" w:color="auto"/>
            <w:right w:val="none" w:sz="0" w:space="0" w:color="auto"/>
          </w:divBdr>
        </w:div>
        <w:div w:id="439296941">
          <w:marLeft w:val="640"/>
          <w:marRight w:val="0"/>
          <w:marTop w:val="0"/>
          <w:marBottom w:val="0"/>
          <w:divBdr>
            <w:top w:val="none" w:sz="0" w:space="0" w:color="auto"/>
            <w:left w:val="none" w:sz="0" w:space="0" w:color="auto"/>
            <w:bottom w:val="none" w:sz="0" w:space="0" w:color="auto"/>
            <w:right w:val="none" w:sz="0" w:space="0" w:color="auto"/>
          </w:divBdr>
        </w:div>
        <w:div w:id="791365642">
          <w:marLeft w:val="640"/>
          <w:marRight w:val="0"/>
          <w:marTop w:val="0"/>
          <w:marBottom w:val="0"/>
          <w:divBdr>
            <w:top w:val="none" w:sz="0" w:space="0" w:color="auto"/>
            <w:left w:val="none" w:sz="0" w:space="0" w:color="auto"/>
            <w:bottom w:val="none" w:sz="0" w:space="0" w:color="auto"/>
            <w:right w:val="none" w:sz="0" w:space="0" w:color="auto"/>
          </w:divBdr>
        </w:div>
        <w:div w:id="1443576510">
          <w:marLeft w:val="640"/>
          <w:marRight w:val="0"/>
          <w:marTop w:val="0"/>
          <w:marBottom w:val="0"/>
          <w:divBdr>
            <w:top w:val="none" w:sz="0" w:space="0" w:color="auto"/>
            <w:left w:val="none" w:sz="0" w:space="0" w:color="auto"/>
            <w:bottom w:val="none" w:sz="0" w:space="0" w:color="auto"/>
            <w:right w:val="none" w:sz="0" w:space="0" w:color="auto"/>
          </w:divBdr>
        </w:div>
        <w:div w:id="490365585">
          <w:marLeft w:val="640"/>
          <w:marRight w:val="0"/>
          <w:marTop w:val="0"/>
          <w:marBottom w:val="0"/>
          <w:divBdr>
            <w:top w:val="none" w:sz="0" w:space="0" w:color="auto"/>
            <w:left w:val="none" w:sz="0" w:space="0" w:color="auto"/>
            <w:bottom w:val="none" w:sz="0" w:space="0" w:color="auto"/>
            <w:right w:val="none" w:sz="0" w:space="0" w:color="auto"/>
          </w:divBdr>
        </w:div>
        <w:div w:id="1882325362">
          <w:marLeft w:val="640"/>
          <w:marRight w:val="0"/>
          <w:marTop w:val="0"/>
          <w:marBottom w:val="0"/>
          <w:divBdr>
            <w:top w:val="none" w:sz="0" w:space="0" w:color="auto"/>
            <w:left w:val="none" w:sz="0" w:space="0" w:color="auto"/>
            <w:bottom w:val="none" w:sz="0" w:space="0" w:color="auto"/>
            <w:right w:val="none" w:sz="0" w:space="0" w:color="auto"/>
          </w:divBdr>
        </w:div>
        <w:div w:id="1947692274">
          <w:marLeft w:val="640"/>
          <w:marRight w:val="0"/>
          <w:marTop w:val="0"/>
          <w:marBottom w:val="0"/>
          <w:divBdr>
            <w:top w:val="none" w:sz="0" w:space="0" w:color="auto"/>
            <w:left w:val="none" w:sz="0" w:space="0" w:color="auto"/>
            <w:bottom w:val="none" w:sz="0" w:space="0" w:color="auto"/>
            <w:right w:val="none" w:sz="0" w:space="0" w:color="auto"/>
          </w:divBdr>
        </w:div>
      </w:divsChild>
    </w:div>
    <w:div w:id="526063332">
      <w:bodyDiv w:val="1"/>
      <w:marLeft w:val="0"/>
      <w:marRight w:val="0"/>
      <w:marTop w:val="0"/>
      <w:marBottom w:val="0"/>
      <w:divBdr>
        <w:top w:val="none" w:sz="0" w:space="0" w:color="auto"/>
        <w:left w:val="none" w:sz="0" w:space="0" w:color="auto"/>
        <w:bottom w:val="none" w:sz="0" w:space="0" w:color="auto"/>
        <w:right w:val="none" w:sz="0" w:space="0" w:color="auto"/>
      </w:divBdr>
      <w:divsChild>
        <w:div w:id="285350820">
          <w:marLeft w:val="640"/>
          <w:marRight w:val="0"/>
          <w:marTop w:val="0"/>
          <w:marBottom w:val="0"/>
          <w:divBdr>
            <w:top w:val="none" w:sz="0" w:space="0" w:color="auto"/>
            <w:left w:val="none" w:sz="0" w:space="0" w:color="auto"/>
            <w:bottom w:val="none" w:sz="0" w:space="0" w:color="auto"/>
            <w:right w:val="none" w:sz="0" w:space="0" w:color="auto"/>
          </w:divBdr>
        </w:div>
        <w:div w:id="1836913053">
          <w:marLeft w:val="640"/>
          <w:marRight w:val="0"/>
          <w:marTop w:val="0"/>
          <w:marBottom w:val="0"/>
          <w:divBdr>
            <w:top w:val="none" w:sz="0" w:space="0" w:color="auto"/>
            <w:left w:val="none" w:sz="0" w:space="0" w:color="auto"/>
            <w:bottom w:val="none" w:sz="0" w:space="0" w:color="auto"/>
            <w:right w:val="none" w:sz="0" w:space="0" w:color="auto"/>
          </w:divBdr>
        </w:div>
        <w:div w:id="772745060">
          <w:marLeft w:val="640"/>
          <w:marRight w:val="0"/>
          <w:marTop w:val="0"/>
          <w:marBottom w:val="0"/>
          <w:divBdr>
            <w:top w:val="none" w:sz="0" w:space="0" w:color="auto"/>
            <w:left w:val="none" w:sz="0" w:space="0" w:color="auto"/>
            <w:bottom w:val="none" w:sz="0" w:space="0" w:color="auto"/>
            <w:right w:val="none" w:sz="0" w:space="0" w:color="auto"/>
          </w:divBdr>
        </w:div>
        <w:div w:id="1032150394">
          <w:marLeft w:val="640"/>
          <w:marRight w:val="0"/>
          <w:marTop w:val="0"/>
          <w:marBottom w:val="0"/>
          <w:divBdr>
            <w:top w:val="none" w:sz="0" w:space="0" w:color="auto"/>
            <w:left w:val="none" w:sz="0" w:space="0" w:color="auto"/>
            <w:bottom w:val="none" w:sz="0" w:space="0" w:color="auto"/>
            <w:right w:val="none" w:sz="0" w:space="0" w:color="auto"/>
          </w:divBdr>
        </w:div>
        <w:div w:id="1105731631">
          <w:marLeft w:val="640"/>
          <w:marRight w:val="0"/>
          <w:marTop w:val="0"/>
          <w:marBottom w:val="0"/>
          <w:divBdr>
            <w:top w:val="none" w:sz="0" w:space="0" w:color="auto"/>
            <w:left w:val="none" w:sz="0" w:space="0" w:color="auto"/>
            <w:bottom w:val="none" w:sz="0" w:space="0" w:color="auto"/>
            <w:right w:val="none" w:sz="0" w:space="0" w:color="auto"/>
          </w:divBdr>
        </w:div>
        <w:div w:id="1232890589">
          <w:marLeft w:val="640"/>
          <w:marRight w:val="0"/>
          <w:marTop w:val="0"/>
          <w:marBottom w:val="0"/>
          <w:divBdr>
            <w:top w:val="none" w:sz="0" w:space="0" w:color="auto"/>
            <w:left w:val="none" w:sz="0" w:space="0" w:color="auto"/>
            <w:bottom w:val="none" w:sz="0" w:space="0" w:color="auto"/>
            <w:right w:val="none" w:sz="0" w:space="0" w:color="auto"/>
          </w:divBdr>
        </w:div>
        <w:div w:id="1052073232">
          <w:marLeft w:val="640"/>
          <w:marRight w:val="0"/>
          <w:marTop w:val="0"/>
          <w:marBottom w:val="0"/>
          <w:divBdr>
            <w:top w:val="none" w:sz="0" w:space="0" w:color="auto"/>
            <w:left w:val="none" w:sz="0" w:space="0" w:color="auto"/>
            <w:bottom w:val="none" w:sz="0" w:space="0" w:color="auto"/>
            <w:right w:val="none" w:sz="0" w:space="0" w:color="auto"/>
          </w:divBdr>
        </w:div>
        <w:div w:id="1115557280">
          <w:marLeft w:val="640"/>
          <w:marRight w:val="0"/>
          <w:marTop w:val="0"/>
          <w:marBottom w:val="0"/>
          <w:divBdr>
            <w:top w:val="none" w:sz="0" w:space="0" w:color="auto"/>
            <w:left w:val="none" w:sz="0" w:space="0" w:color="auto"/>
            <w:bottom w:val="none" w:sz="0" w:space="0" w:color="auto"/>
            <w:right w:val="none" w:sz="0" w:space="0" w:color="auto"/>
          </w:divBdr>
        </w:div>
        <w:div w:id="1096094682">
          <w:marLeft w:val="640"/>
          <w:marRight w:val="0"/>
          <w:marTop w:val="0"/>
          <w:marBottom w:val="0"/>
          <w:divBdr>
            <w:top w:val="none" w:sz="0" w:space="0" w:color="auto"/>
            <w:left w:val="none" w:sz="0" w:space="0" w:color="auto"/>
            <w:bottom w:val="none" w:sz="0" w:space="0" w:color="auto"/>
            <w:right w:val="none" w:sz="0" w:space="0" w:color="auto"/>
          </w:divBdr>
        </w:div>
        <w:div w:id="224462399">
          <w:marLeft w:val="640"/>
          <w:marRight w:val="0"/>
          <w:marTop w:val="0"/>
          <w:marBottom w:val="0"/>
          <w:divBdr>
            <w:top w:val="none" w:sz="0" w:space="0" w:color="auto"/>
            <w:left w:val="none" w:sz="0" w:space="0" w:color="auto"/>
            <w:bottom w:val="none" w:sz="0" w:space="0" w:color="auto"/>
            <w:right w:val="none" w:sz="0" w:space="0" w:color="auto"/>
          </w:divBdr>
        </w:div>
        <w:div w:id="370306742">
          <w:marLeft w:val="640"/>
          <w:marRight w:val="0"/>
          <w:marTop w:val="0"/>
          <w:marBottom w:val="0"/>
          <w:divBdr>
            <w:top w:val="none" w:sz="0" w:space="0" w:color="auto"/>
            <w:left w:val="none" w:sz="0" w:space="0" w:color="auto"/>
            <w:bottom w:val="none" w:sz="0" w:space="0" w:color="auto"/>
            <w:right w:val="none" w:sz="0" w:space="0" w:color="auto"/>
          </w:divBdr>
        </w:div>
        <w:div w:id="1782063438">
          <w:marLeft w:val="640"/>
          <w:marRight w:val="0"/>
          <w:marTop w:val="0"/>
          <w:marBottom w:val="0"/>
          <w:divBdr>
            <w:top w:val="none" w:sz="0" w:space="0" w:color="auto"/>
            <w:left w:val="none" w:sz="0" w:space="0" w:color="auto"/>
            <w:bottom w:val="none" w:sz="0" w:space="0" w:color="auto"/>
            <w:right w:val="none" w:sz="0" w:space="0" w:color="auto"/>
          </w:divBdr>
        </w:div>
        <w:div w:id="972247449">
          <w:marLeft w:val="640"/>
          <w:marRight w:val="0"/>
          <w:marTop w:val="0"/>
          <w:marBottom w:val="0"/>
          <w:divBdr>
            <w:top w:val="none" w:sz="0" w:space="0" w:color="auto"/>
            <w:left w:val="none" w:sz="0" w:space="0" w:color="auto"/>
            <w:bottom w:val="none" w:sz="0" w:space="0" w:color="auto"/>
            <w:right w:val="none" w:sz="0" w:space="0" w:color="auto"/>
          </w:divBdr>
        </w:div>
        <w:div w:id="128286366">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2029719129">
          <w:marLeft w:val="640"/>
          <w:marRight w:val="0"/>
          <w:marTop w:val="0"/>
          <w:marBottom w:val="0"/>
          <w:divBdr>
            <w:top w:val="none" w:sz="0" w:space="0" w:color="auto"/>
            <w:left w:val="none" w:sz="0" w:space="0" w:color="auto"/>
            <w:bottom w:val="none" w:sz="0" w:space="0" w:color="auto"/>
            <w:right w:val="none" w:sz="0" w:space="0" w:color="auto"/>
          </w:divBdr>
        </w:div>
        <w:div w:id="1852795490">
          <w:marLeft w:val="640"/>
          <w:marRight w:val="0"/>
          <w:marTop w:val="0"/>
          <w:marBottom w:val="0"/>
          <w:divBdr>
            <w:top w:val="none" w:sz="0" w:space="0" w:color="auto"/>
            <w:left w:val="none" w:sz="0" w:space="0" w:color="auto"/>
            <w:bottom w:val="none" w:sz="0" w:space="0" w:color="auto"/>
            <w:right w:val="none" w:sz="0" w:space="0" w:color="auto"/>
          </w:divBdr>
        </w:div>
        <w:div w:id="1491947397">
          <w:marLeft w:val="640"/>
          <w:marRight w:val="0"/>
          <w:marTop w:val="0"/>
          <w:marBottom w:val="0"/>
          <w:divBdr>
            <w:top w:val="none" w:sz="0" w:space="0" w:color="auto"/>
            <w:left w:val="none" w:sz="0" w:space="0" w:color="auto"/>
            <w:bottom w:val="none" w:sz="0" w:space="0" w:color="auto"/>
            <w:right w:val="none" w:sz="0" w:space="0" w:color="auto"/>
          </w:divBdr>
        </w:div>
        <w:div w:id="1012344418">
          <w:marLeft w:val="640"/>
          <w:marRight w:val="0"/>
          <w:marTop w:val="0"/>
          <w:marBottom w:val="0"/>
          <w:divBdr>
            <w:top w:val="none" w:sz="0" w:space="0" w:color="auto"/>
            <w:left w:val="none" w:sz="0" w:space="0" w:color="auto"/>
            <w:bottom w:val="none" w:sz="0" w:space="0" w:color="auto"/>
            <w:right w:val="none" w:sz="0" w:space="0" w:color="auto"/>
          </w:divBdr>
        </w:div>
        <w:div w:id="431361334">
          <w:marLeft w:val="640"/>
          <w:marRight w:val="0"/>
          <w:marTop w:val="0"/>
          <w:marBottom w:val="0"/>
          <w:divBdr>
            <w:top w:val="none" w:sz="0" w:space="0" w:color="auto"/>
            <w:left w:val="none" w:sz="0" w:space="0" w:color="auto"/>
            <w:bottom w:val="none" w:sz="0" w:space="0" w:color="auto"/>
            <w:right w:val="none" w:sz="0" w:space="0" w:color="auto"/>
          </w:divBdr>
        </w:div>
        <w:div w:id="1376081059">
          <w:marLeft w:val="640"/>
          <w:marRight w:val="0"/>
          <w:marTop w:val="0"/>
          <w:marBottom w:val="0"/>
          <w:divBdr>
            <w:top w:val="none" w:sz="0" w:space="0" w:color="auto"/>
            <w:left w:val="none" w:sz="0" w:space="0" w:color="auto"/>
            <w:bottom w:val="none" w:sz="0" w:space="0" w:color="auto"/>
            <w:right w:val="none" w:sz="0" w:space="0" w:color="auto"/>
          </w:divBdr>
        </w:div>
        <w:div w:id="591134744">
          <w:marLeft w:val="640"/>
          <w:marRight w:val="0"/>
          <w:marTop w:val="0"/>
          <w:marBottom w:val="0"/>
          <w:divBdr>
            <w:top w:val="none" w:sz="0" w:space="0" w:color="auto"/>
            <w:left w:val="none" w:sz="0" w:space="0" w:color="auto"/>
            <w:bottom w:val="none" w:sz="0" w:space="0" w:color="auto"/>
            <w:right w:val="none" w:sz="0" w:space="0" w:color="auto"/>
          </w:divBdr>
        </w:div>
        <w:div w:id="604507939">
          <w:marLeft w:val="640"/>
          <w:marRight w:val="0"/>
          <w:marTop w:val="0"/>
          <w:marBottom w:val="0"/>
          <w:divBdr>
            <w:top w:val="none" w:sz="0" w:space="0" w:color="auto"/>
            <w:left w:val="none" w:sz="0" w:space="0" w:color="auto"/>
            <w:bottom w:val="none" w:sz="0" w:space="0" w:color="auto"/>
            <w:right w:val="none" w:sz="0" w:space="0" w:color="auto"/>
          </w:divBdr>
        </w:div>
        <w:div w:id="879442129">
          <w:marLeft w:val="640"/>
          <w:marRight w:val="0"/>
          <w:marTop w:val="0"/>
          <w:marBottom w:val="0"/>
          <w:divBdr>
            <w:top w:val="none" w:sz="0" w:space="0" w:color="auto"/>
            <w:left w:val="none" w:sz="0" w:space="0" w:color="auto"/>
            <w:bottom w:val="none" w:sz="0" w:space="0" w:color="auto"/>
            <w:right w:val="none" w:sz="0" w:space="0" w:color="auto"/>
          </w:divBdr>
        </w:div>
        <w:div w:id="1345014461">
          <w:marLeft w:val="640"/>
          <w:marRight w:val="0"/>
          <w:marTop w:val="0"/>
          <w:marBottom w:val="0"/>
          <w:divBdr>
            <w:top w:val="none" w:sz="0" w:space="0" w:color="auto"/>
            <w:left w:val="none" w:sz="0" w:space="0" w:color="auto"/>
            <w:bottom w:val="none" w:sz="0" w:space="0" w:color="auto"/>
            <w:right w:val="none" w:sz="0" w:space="0" w:color="auto"/>
          </w:divBdr>
        </w:div>
        <w:div w:id="1378312766">
          <w:marLeft w:val="640"/>
          <w:marRight w:val="0"/>
          <w:marTop w:val="0"/>
          <w:marBottom w:val="0"/>
          <w:divBdr>
            <w:top w:val="none" w:sz="0" w:space="0" w:color="auto"/>
            <w:left w:val="none" w:sz="0" w:space="0" w:color="auto"/>
            <w:bottom w:val="none" w:sz="0" w:space="0" w:color="auto"/>
            <w:right w:val="none" w:sz="0" w:space="0" w:color="auto"/>
          </w:divBdr>
        </w:div>
        <w:div w:id="282466484">
          <w:marLeft w:val="640"/>
          <w:marRight w:val="0"/>
          <w:marTop w:val="0"/>
          <w:marBottom w:val="0"/>
          <w:divBdr>
            <w:top w:val="none" w:sz="0" w:space="0" w:color="auto"/>
            <w:left w:val="none" w:sz="0" w:space="0" w:color="auto"/>
            <w:bottom w:val="none" w:sz="0" w:space="0" w:color="auto"/>
            <w:right w:val="none" w:sz="0" w:space="0" w:color="auto"/>
          </w:divBdr>
        </w:div>
        <w:div w:id="1400782353">
          <w:marLeft w:val="640"/>
          <w:marRight w:val="0"/>
          <w:marTop w:val="0"/>
          <w:marBottom w:val="0"/>
          <w:divBdr>
            <w:top w:val="none" w:sz="0" w:space="0" w:color="auto"/>
            <w:left w:val="none" w:sz="0" w:space="0" w:color="auto"/>
            <w:bottom w:val="none" w:sz="0" w:space="0" w:color="auto"/>
            <w:right w:val="none" w:sz="0" w:space="0" w:color="auto"/>
          </w:divBdr>
        </w:div>
        <w:div w:id="604701111">
          <w:marLeft w:val="640"/>
          <w:marRight w:val="0"/>
          <w:marTop w:val="0"/>
          <w:marBottom w:val="0"/>
          <w:divBdr>
            <w:top w:val="none" w:sz="0" w:space="0" w:color="auto"/>
            <w:left w:val="none" w:sz="0" w:space="0" w:color="auto"/>
            <w:bottom w:val="none" w:sz="0" w:space="0" w:color="auto"/>
            <w:right w:val="none" w:sz="0" w:space="0" w:color="auto"/>
          </w:divBdr>
        </w:div>
        <w:div w:id="1633976177">
          <w:marLeft w:val="640"/>
          <w:marRight w:val="0"/>
          <w:marTop w:val="0"/>
          <w:marBottom w:val="0"/>
          <w:divBdr>
            <w:top w:val="none" w:sz="0" w:space="0" w:color="auto"/>
            <w:left w:val="none" w:sz="0" w:space="0" w:color="auto"/>
            <w:bottom w:val="none" w:sz="0" w:space="0" w:color="auto"/>
            <w:right w:val="none" w:sz="0" w:space="0" w:color="auto"/>
          </w:divBdr>
        </w:div>
        <w:div w:id="1159272017">
          <w:marLeft w:val="640"/>
          <w:marRight w:val="0"/>
          <w:marTop w:val="0"/>
          <w:marBottom w:val="0"/>
          <w:divBdr>
            <w:top w:val="none" w:sz="0" w:space="0" w:color="auto"/>
            <w:left w:val="none" w:sz="0" w:space="0" w:color="auto"/>
            <w:bottom w:val="none" w:sz="0" w:space="0" w:color="auto"/>
            <w:right w:val="none" w:sz="0" w:space="0" w:color="auto"/>
          </w:divBdr>
        </w:div>
        <w:div w:id="696932317">
          <w:marLeft w:val="640"/>
          <w:marRight w:val="0"/>
          <w:marTop w:val="0"/>
          <w:marBottom w:val="0"/>
          <w:divBdr>
            <w:top w:val="none" w:sz="0" w:space="0" w:color="auto"/>
            <w:left w:val="none" w:sz="0" w:space="0" w:color="auto"/>
            <w:bottom w:val="none" w:sz="0" w:space="0" w:color="auto"/>
            <w:right w:val="none" w:sz="0" w:space="0" w:color="auto"/>
          </w:divBdr>
        </w:div>
        <w:div w:id="1728844221">
          <w:marLeft w:val="640"/>
          <w:marRight w:val="0"/>
          <w:marTop w:val="0"/>
          <w:marBottom w:val="0"/>
          <w:divBdr>
            <w:top w:val="none" w:sz="0" w:space="0" w:color="auto"/>
            <w:left w:val="none" w:sz="0" w:space="0" w:color="auto"/>
            <w:bottom w:val="none" w:sz="0" w:space="0" w:color="auto"/>
            <w:right w:val="none" w:sz="0" w:space="0" w:color="auto"/>
          </w:divBdr>
        </w:div>
      </w:divsChild>
    </w:div>
    <w:div w:id="537621855">
      <w:bodyDiv w:val="1"/>
      <w:marLeft w:val="0"/>
      <w:marRight w:val="0"/>
      <w:marTop w:val="0"/>
      <w:marBottom w:val="0"/>
      <w:divBdr>
        <w:top w:val="none" w:sz="0" w:space="0" w:color="auto"/>
        <w:left w:val="none" w:sz="0" w:space="0" w:color="auto"/>
        <w:bottom w:val="none" w:sz="0" w:space="0" w:color="auto"/>
        <w:right w:val="none" w:sz="0" w:space="0" w:color="auto"/>
      </w:divBdr>
    </w:div>
    <w:div w:id="537860820">
      <w:bodyDiv w:val="1"/>
      <w:marLeft w:val="0"/>
      <w:marRight w:val="0"/>
      <w:marTop w:val="0"/>
      <w:marBottom w:val="0"/>
      <w:divBdr>
        <w:top w:val="none" w:sz="0" w:space="0" w:color="auto"/>
        <w:left w:val="none" w:sz="0" w:space="0" w:color="auto"/>
        <w:bottom w:val="none" w:sz="0" w:space="0" w:color="auto"/>
        <w:right w:val="none" w:sz="0" w:space="0" w:color="auto"/>
      </w:divBdr>
    </w:div>
    <w:div w:id="551884820">
      <w:bodyDiv w:val="1"/>
      <w:marLeft w:val="0"/>
      <w:marRight w:val="0"/>
      <w:marTop w:val="0"/>
      <w:marBottom w:val="0"/>
      <w:divBdr>
        <w:top w:val="none" w:sz="0" w:space="0" w:color="auto"/>
        <w:left w:val="none" w:sz="0" w:space="0" w:color="auto"/>
        <w:bottom w:val="none" w:sz="0" w:space="0" w:color="auto"/>
        <w:right w:val="none" w:sz="0" w:space="0" w:color="auto"/>
      </w:divBdr>
      <w:divsChild>
        <w:div w:id="1637418710">
          <w:marLeft w:val="640"/>
          <w:marRight w:val="0"/>
          <w:marTop w:val="0"/>
          <w:marBottom w:val="0"/>
          <w:divBdr>
            <w:top w:val="none" w:sz="0" w:space="0" w:color="auto"/>
            <w:left w:val="none" w:sz="0" w:space="0" w:color="auto"/>
            <w:bottom w:val="none" w:sz="0" w:space="0" w:color="auto"/>
            <w:right w:val="none" w:sz="0" w:space="0" w:color="auto"/>
          </w:divBdr>
        </w:div>
        <w:div w:id="1159031461">
          <w:marLeft w:val="640"/>
          <w:marRight w:val="0"/>
          <w:marTop w:val="0"/>
          <w:marBottom w:val="0"/>
          <w:divBdr>
            <w:top w:val="none" w:sz="0" w:space="0" w:color="auto"/>
            <w:left w:val="none" w:sz="0" w:space="0" w:color="auto"/>
            <w:bottom w:val="none" w:sz="0" w:space="0" w:color="auto"/>
            <w:right w:val="none" w:sz="0" w:space="0" w:color="auto"/>
          </w:divBdr>
        </w:div>
        <w:div w:id="1505583248">
          <w:marLeft w:val="640"/>
          <w:marRight w:val="0"/>
          <w:marTop w:val="0"/>
          <w:marBottom w:val="0"/>
          <w:divBdr>
            <w:top w:val="none" w:sz="0" w:space="0" w:color="auto"/>
            <w:left w:val="none" w:sz="0" w:space="0" w:color="auto"/>
            <w:bottom w:val="none" w:sz="0" w:space="0" w:color="auto"/>
            <w:right w:val="none" w:sz="0" w:space="0" w:color="auto"/>
          </w:divBdr>
        </w:div>
        <w:div w:id="351146103">
          <w:marLeft w:val="640"/>
          <w:marRight w:val="0"/>
          <w:marTop w:val="0"/>
          <w:marBottom w:val="0"/>
          <w:divBdr>
            <w:top w:val="none" w:sz="0" w:space="0" w:color="auto"/>
            <w:left w:val="none" w:sz="0" w:space="0" w:color="auto"/>
            <w:bottom w:val="none" w:sz="0" w:space="0" w:color="auto"/>
            <w:right w:val="none" w:sz="0" w:space="0" w:color="auto"/>
          </w:divBdr>
        </w:div>
        <w:div w:id="921842211">
          <w:marLeft w:val="640"/>
          <w:marRight w:val="0"/>
          <w:marTop w:val="0"/>
          <w:marBottom w:val="0"/>
          <w:divBdr>
            <w:top w:val="none" w:sz="0" w:space="0" w:color="auto"/>
            <w:left w:val="none" w:sz="0" w:space="0" w:color="auto"/>
            <w:bottom w:val="none" w:sz="0" w:space="0" w:color="auto"/>
            <w:right w:val="none" w:sz="0" w:space="0" w:color="auto"/>
          </w:divBdr>
        </w:div>
        <w:div w:id="127166875">
          <w:marLeft w:val="640"/>
          <w:marRight w:val="0"/>
          <w:marTop w:val="0"/>
          <w:marBottom w:val="0"/>
          <w:divBdr>
            <w:top w:val="none" w:sz="0" w:space="0" w:color="auto"/>
            <w:left w:val="none" w:sz="0" w:space="0" w:color="auto"/>
            <w:bottom w:val="none" w:sz="0" w:space="0" w:color="auto"/>
            <w:right w:val="none" w:sz="0" w:space="0" w:color="auto"/>
          </w:divBdr>
        </w:div>
        <w:div w:id="266498709">
          <w:marLeft w:val="640"/>
          <w:marRight w:val="0"/>
          <w:marTop w:val="0"/>
          <w:marBottom w:val="0"/>
          <w:divBdr>
            <w:top w:val="none" w:sz="0" w:space="0" w:color="auto"/>
            <w:left w:val="none" w:sz="0" w:space="0" w:color="auto"/>
            <w:bottom w:val="none" w:sz="0" w:space="0" w:color="auto"/>
            <w:right w:val="none" w:sz="0" w:space="0" w:color="auto"/>
          </w:divBdr>
        </w:div>
        <w:div w:id="1714571846">
          <w:marLeft w:val="640"/>
          <w:marRight w:val="0"/>
          <w:marTop w:val="0"/>
          <w:marBottom w:val="0"/>
          <w:divBdr>
            <w:top w:val="none" w:sz="0" w:space="0" w:color="auto"/>
            <w:left w:val="none" w:sz="0" w:space="0" w:color="auto"/>
            <w:bottom w:val="none" w:sz="0" w:space="0" w:color="auto"/>
            <w:right w:val="none" w:sz="0" w:space="0" w:color="auto"/>
          </w:divBdr>
        </w:div>
        <w:div w:id="2067334536">
          <w:marLeft w:val="640"/>
          <w:marRight w:val="0"/>
          <w:marTop w:val="0"/>
          <w:marBottom w:val="0"/>
          <w:divBdr>
            <w:top w:val="none" w:sz="0" w:space="0" w:color="auto"/>
            <w:left w:val="none" w:sz="0" w:space="0" w:color="auto"/>
            <w:bottom w:val="none" w:sz="0" w:space="0" w:color="auto"/>
            <w:right w:val="none" w:sz="0" w:space="0" w:color="auto"/>
          </w:divBdr>
        </w:div>
        <w:div w:id="1044908207">
          <w:marLeft w:val="640"/>
          <w:marRight w:val="0"/>
          <w:marTop w:val="0"/>
          <w:marBottom w:val="0"/>
          <w:divBdr>
            <w:top w:val="none" w:sz="0" w:space="0" w:color="auto"/>
            <w:left w:val="none" w:sz="0" w:space="0" w:color="auto"/>
            <w:bottom w:val="none" w:sz="0" w:space="0" w:color="auto"/>
            <w:right w:val="none" w:sz="0" w:space="0" w:color="auto"/>
          </w:divBdr>
        </w:div>
        <w:div w:id="713694233">
          <w:marLeft w:val="640"/>
          <w:marRight w:val="0"/>
          <w:marTop w:val="0"/>
          <w:marBottom w:val="0"/>
          <w:divBdr>
            <w:top w:val="none" w:sz="0" w:space="0" w:color="auto"/>
            <w:left w:val="none" w:sz="0" w:space="0" w:color="auto"/>
            <w:bottom w:val="none" w:sz="0" w:space="0" w:color="auto"/>
            <w:right w:val="none" w:sz="0" w:space="0" w:color="auto"/>
          </w:divBdr>
        </w:div>
        <w:div w:id="2063826309">
          <w:marLeft w:val="640"/>
          <w:marRight w:val="0"/>
          <w:marTop w:val="0"/>
          <w:marBottom w:val="0"/>
          <w:divBdr>
            <w:top w:val="none" w:sz="0" w:space="0" w:color="auto"/>
            <w:left w:val="none" w:sz="0" w:space="0" w:color="auto"/>
            <w:bottom w:val="none" w:sz="0" w:space="0" w:color="auto"/>
            <w:right w:val="none" w:sz="0" w:space="0" w:color="auto"/>
          </w:divBdr>
        </w:div>
        <w:div w:id="334384404">
          <w:marLeft w:val="640"/>
          <w:marRight w:val="0"/>
          <w:marTop w:val="0"/>
          <w:marBottom w:val="0"/>
          <w:divBdr>
            <w:top w:val="none" w:sz="0" w:space="0" w:color="auto"/>
            <w:left w:val="none" w:sz="0" w:space="0" w:color="auto"/>
            <w:bottom w:val="none" w:sz="0" w:space="0" w:color="auto"/>
            <w:right w:val="none" w:sz="0" w:space="0" w:color="auto"/>
          </w:divBdr>
        </w:div>
        <w:div w:id="579024273">
          <w:marLeft w:val="640"/>
          <w:marRight w:val="0"/>
          <w:marTop w:val="0"/>
          <w:marBottom w:val="0"/>
          <w:divBdr>
            <w:top w:val="none" w:sz="0" w:space="0" w:color="auto"/>
            <w:left w:val="none" w:sz="0" w:space="0" w:color="auto"/>
            <w:bottom w:val="none" w:sz="0" w:space="0" w:color="auto"/>
            <w:right w:val="none" w:sz="0" w:space="0" w:color="auto"/>
          </w:divBdr>
        </w:div>
        <w:div w:id="525872017">
          <w:marLeft w:val="640"/>
          <w:marRight w:val="0"/>
          <w:marTop w:val="0"/>
          <w:marBottom w:val="0"/>
          <w:divBdr>
            <w:top w:val="none" w:sz="0" w:space="0" w:color="auto"/>
            <w:left w:val="none" w:sz="0" w:space="0" w:color="auto"/>
            <w:bottom w:val="none" w:sz="0" w:space="0" w:color="auto"/>
            <w:right w:val="none" w:sz="0" w:space="0" w:color="auto"/>
          </w:divBdr>
        </w:div>
        <w:div w:id="1709211168">
          <w:marLeft w:val="640"/>
          <w:marRight w:val="0"/>
          <w:marTop w:val="0"/>
          <w:marBottom w:val="0"/>
          <w:divBdr>
            <w:top w:val="none" w:sz="0" w:space="0" w:color="auto"/>
            <w:left w:val="none" w:sz="0" w:space="0" w:color="auto"/>
            <w:bottom w:val="none" w:sz="0" w:space="0" w:color="auto"/>
            <w:right w:val="none" w:sz="0" w:space="0" w:color="auto"/>
          </w:divBdr>
        </w:div>
        <w:div w:id="750083906">
          <w:marLeft w:val="640"/>
          <w:marRight w:val="0"/>
          <w:marTop w:val="0"/>
          <w:marBottom w:val="0"/>
          <w:divBdr>
            <w:top w:val="none" w:sz="0" w:space="0" w:color="auto"/>
            <w:left w:val="none" w:sz="0" w:space="0" w:color="auto"/>
            <w:bottom w:val="none" w:sz="0" w:space="0" w:color="auto"/>
            <w:right w:val="none" w:sz="0" w:space="0" w:color="auto"/>
          </w:divBdr>
        </w:div>
        <w:div w:id="265583785">
          <w:marLeft w:val="640"/>
          <w:marRight w:val="0"/>
          <w:marTop w:val="0"/>
          <w:marBottom w:val="0"/>
          <w:divBdr>
            <w:top w:val="none" w:sz="0" w:space="0" w:color="auto"/>
            <w:left w:val="none" w:sz="0" w:space="0" w:color="auto"/>
            <w:bottom w:val="none" w:sz="0" w:space="0" w:color="auto"/>
            <w:right w:val="none" w:sz="0" w:space="0" w:color="auto"/>
          </w:divBdr>
        </w:div>
        <w:div w:id="502090102">
          <w:marLeft w:val="640"/>
          <w:marRight w:val="0"/>
          <w:marTop w:val="0"/>
          <w:marBottom w:val="0"/>
          <w:divBdr>
            <w:top w:val="none" w:sz="0" w:space="0" w:color="auto"/>
            <w:left w:val="none" w:sz="0" w:space="0" w:color="auto"/>
            <w:bottom w:val="none" w:sz="0" w:space="0" w:color="auto"/>
            <w:right w:val="none" w:sz="0" w:space="0" w:color="auto"/>
          </w:divBdr>
        </w:div>
        <w:div w:id="1178346059">
          <w:marLeft w:val="640"/>
          <w:marRight w:val="0"/>
          <w:marTop w:val="0"/>
          <w:marBottom w:val="0"/>
          <w:divBdr>
            <w:top w:val="none" w:sz="0" w:space="0" w:color="auto"/>
            <w:left w:val="none" w:sz="0" w:space="0" w:color="auto"/>
            <w:bottom w:val="none" w:sz="0" w:space="0" w:color="auto"/>
            <w:right w:val="none" w:sz="0" w:space="0" w:color="auto"/>
          </w:divBdr>
        </w:div>
        <w:div w:id="773476780">
          <w:marLeft w:val="640"/>
          <w:marRight w:val="0"/>
          <w:marTop w:val="0"/>
          <w:marBottom w:val="0"/>
          <w:divBdr>
            <w:top w:val="none" w:sz="0" w:space="0" w:color="auto"/>
            <w:left w:val="none" w:sz="0" w:space="0" w:color="auto"/>
            <w:bottom w:val="none" w:sz="0" w:space="0" w:color="auto"/>
            <w:right w:val="none" w:sz="0" w:space="0" w:color="auto"/>
          </w:divBdr>
        </w:div>
        <w:div w:id="1629124636">
          <w:marLeft w:val="640"/>
          <w:marRight w:val="0"/>
          <w:marTop w:val="0"/>
          <w:marBottom w:val="0"/>
          <w:divBdr>
            <w:top w:val="none" w:sz="0" w:space="0" w:color="auto"/>
            <w:left w:val="none" w:sz="0" w:space="0" w:color="auto"/>
            <w:bottom w:val="none" w:sz="0" w:space="0" w:color="auto"/>
            <w:right w:val="none" w:sz="0" w:space="0" w:color="auto"/>
          </w:divBdr>
        </w:div>
        <w:div w:id="1984580307">
          <w:marLeft w:val="640"/>
          <w:marRight w:val="0"/>
          <w:marTop w:val="0"/>
          <w:marBottom w:val="0"/>
          <w:divBdr>
            <w:top w:val="none" w:sz="0" w:space="0" w:color="auto"/>
            <w:left w:val="none" w:sz="0" w:space="0" w:color="auto"/>
            <w:bottom w:val="none" w:sz="0" w:space="0" w:color="auto"/>
            <w:right w:val="none" w:sz="0" w:space="0" w:color="auto"/>
          </w:divBdr>
        </w:div>
        <w:div w:id="442113935">
          <w:marLeft w:val="640"/>
          <w:marRight w:val="0"/>
          <w:marTop w:val="0"/>
          <w:marBottom w:val="0"/>
          <w:divBdr>
            <w:top w:val="none" w:sz="0" w:space="0" w:color="auto"/>
            <w:left w:val="none" w:sz="0" w:space="0" w:color="auto"/>
            <w:bottom w:val="none" w:sz="0" w:space="0" w:color="auto"/>
            <w:right w:val="none" w:sz="0" w:space="0" w:color="auto"/>
          </w:divBdr>
        </w:div>
        <w:div w:id="841240145">
          <w:marLeft w:val="640"/>
          <w:marRight w:val="0"/>
          <w:marTop w:val="0"/>
          <w:marBottom w:val="0"/>
          <w:divBdr>
            <w:top w:val="none" w:sz="0" w:space="0" w:color="auto"/>
            <w:left w:val="none" w:sz="0" w:space="0" w:color="auto"/>
            <w:bottom w:val="none" w:sz="0" w:space="0" w:color="auto"/>
            <w:right w:val="none" w:sz="0" w:space="0" w:color="auto"/>
          </w:divBdr>
        </w:div>
      </w:divsChild>
    </w:div>
    <w:div w:id="577788613">
      <w:bodyDiv w:val="1"/>
      <w:marLeft w:val="0"/>
      <w:marRight w:val="0"/>
      <w:marTop w:val="0"/>
      <w:marBottom w:val="0"/>
      <w:divBdr>
        <w:top w:val="none" w:sz="0" w:space="0" w:color="auto"/>
        <w:left w:val="none" w:sz="0" w:space="0" w:color="auto"/>
        <w:bottom w:val="none" w:sz="0" w:space="0" w:color="auto"/>
        <w:right w:val="none" w:sz="0" w:space="0" w:color="auto"/>
      </w:divBdr>
    </w:div>
    <w:div w:id="581531564">
      <w:bodyDiv w:val="1"/>
      <w:marLeft w:val="0"/>
      <w:marRight w:val="0"/>
      <w:marTop w:val="0"/>
      <w:marBottom w:val="0"/>
      <w:divBdr>
        <w:top w:val="none" w:sz="0" w:space="0" w:color="auto"/>
        <w:left w:val="none" w:sz="0" w:space="0" w:color="auto"/>
        <w:bottom w:val="none" w:sz="0" w:space="0" w:color="auto"/>
        <w:right w:val="none" w:sz="0" w:space="0" w:color="auto"/>
      </w:divBdr>
    </w:div>
    <w:div w:id="588854954">
      <w:bodyDiv w:val="1"/>
      <w:marLeft w:val="0"/>
      <w:marRight w:val="0"/>
      <w:marTop w:val="0"/>
      <w:marBottom w:val="0"/>
      <w:divBdr>
        <w:top w:val="none" w:sz="0" w:space="0" w:color="auto"/>
        <w:left w:val="none" w:sz="0" w:space="0" w:color="auto"/>
        <w:bottom w:val="none" w:sz="0" w:space="0" w:color="auto"/>
        <w:right w:val="none" w:sz="0" w:space="0" w:color="auto"/>
      </w:divBdr>
    </w:div>
    <w:div w:id="589629487">
      <w:bodyDiv w:val="1"/>
      <w:marLeft w:val="0"/>
      <w:marRight w:val="0"/>
      <w:marTop w:val="0"/>
      <w:marBottom w:val="0"/>
      <w:divBdr>
        <w:top w:val="none" w:sz="0" w:space="0" w:color="auto"/>
        <w:left w:val="none" w:sz="0" w:space="0" w:color="auto"/>
        <w:bottom w:val="none" w:sz="0" w:space="0" w:color="auto"/>
        <w:right w:val="none" w:sz="0" w:space="0" w:color="auto"/>
      </w:divBdr>
      <w:divsChild>
        <w:div w:id="1392925857">
          <w:marLeft w:val="640"/>
          <w:marRight w:val="0"/>
          <w:marTop w:val="0"/>
          <w:marBottom w:val="0"/>
          <w:divBdr>
            <w:top w:val="none" w:sz="0" w:space="0" w:color="auto"/>
            <w:left w:val="none" w:sz="0" w:space="0" w:color="auto"/>
            <w:bottom w:val="none" w:sz="0" w:space="0" w:color="auto"/>
            <w:right w:val="none" w:sz="0" w:space="0" w:color="auto"/>
          </w:divBdr>
        </w:div>
        <w:div w:id="951282452">
          <w:marLeft w:val="640"/>
          <w:marRight w:val="0"/>
          <w:marTop w:val="0"/>
          <w:marBottom w:val="0"/>
          <w:divBdr>
            <w:top w:val="none" w:sz="0" w:space="0" w:color="auto"/>
            <w:left w:val="none" w:sz="0" w:space="0" w:color="auto"/>
            <w:bottom w:val="none" w:sz="0" w:space="0" w:color="auto"/>
            <w:right w:val="none" w:sz="0" w:space="0" w:color="auto"/>
          </w:divBdr>
        </w:div>
        <w:div w:id="145783971">
          <w:marLeft w:val="640"/>
          <w:marRight w:val="0"/>
          <w:marTop w:val="0"/>
          <w:marBottom w:val="0"/>
          <w:divBdr>
            <w:top w:val="none" w:sz="0" w:space="0" w:color="auto"/>
            <w:left w:val="none" w:sz="0" w:space="0" w:color="auto"/>
            <w:bottom w:val="none" w:sz="0" w:space="0" w:color="auto"/>
            <w:right w:val="none" w:sz="0" w:space="0" w:color="auto"/>
          </w:divBdr>
        </w:div>
        <w:div w:id="447892103">
          <w:marLeft w:val="640"/>
          <w:marRight w:val="0"/>
          <w:marTop w:val="0"/>
          <w:marBottom w:val="0"/>
          <w:divBdr>
            <w:top w:val="none" w:sz="0" w:space="0" w:color="auto"/>
            <w:left w:val="none" w:sz="0" w:space="0" w:color="auto"/>
            <w:bottom w:val="none" w:sz="0" w:space="0" w:color="auto"/>
            <w:right w:val="none" w:sz="0" w:space="0" w:color="auto"/>
          </w:divBdr>
        </w:div>
        <w:div w:id="1258758935">
          <w:marLeft w:val="640"/>
          <w:marRight w:val="0"/>
          <w:marTop w:val="0"/>
          <w:marBottom w:val="0"/>
          <w:divBdr>
            <w:top w:val="none" w:sz="0" w:space="0" w:color="auto"/>
            <w:left w:val="none" w:sz="0" w:space="0" w:color="auto"/>
            <w:bottom w:val="none" w:sz="0" w:space="0" w:color="auto"/>
            <w:right w:val="none" w:sz="0" w:space="0" w:color="auto"/>
          </w:divBdr>
        </w:div>
        <w:div w:id="1222790683">
          <w:marLeft w:val="640"/>
          <w:marRight w:val="0"/>
          <w:marTop w:val="0"/>
          <w:marBottom w:val="0"/>
          <w:divBdr>
            <w:top w:val="none" w:sz="0" w:space="0" w:color="auto"/>
            <w:left w:val="none" w:sz="0" w:space="0" w:color="auto"/>
            <w:bottom w:val="none" w:sz="0" w:space="0" w:color="auto"/>
            <w:right w:val="none" w:sz="0" w:space="0" w:color="auto"/>
          </w:divBdr>
        </w:div>
        <w:div w:id="252789275">
          <w:marLeft w:val="640"/>
          <w:marRight w:val="0"/>
          <w:marTop w:val="0"/>
          <w:marBottom w:val="0"/>
          <w:divBdr>
            <w:top w:val="none" w:sz="0" w:space="0" w:color="auto"/>
            <w:left w:val="none" w:sz="0" w:space="0" w:color="auto"/>
            <w:bottom w:val="none" w:sz="0" w:space="0" w:color="auto"/>
            <w:right w:val="none" w:sz="0" w:space="0" w:color="auto"/>
          </w:divBdr>
        </w:div>
        <w:div w:id="280690795">
          <w:marLeft w:val="640"/>
          <w:marRight w:val="0"/>
          <w:marTop w:val="0"/>
          <w:marBottom w:val="0"/>
          <w:divBdr>
            <w:top w:val="none" w:sz="0" w:space="0" w:color="auto"/>
            <w:left w:val="none" w:sz="0" w:space="0" w:color="auto"/>
            <w:bottom w:val="none" w:sz="0" w:space="0" w:color="auto"/>
            <w:right w:val="none" w:sz="0" w:space="0" w:color="auto"/>
          </w:divBdr>
        </w:div>
        <w:div w:id="556401440">
          <w:marLeft w:val="640"/>
          <w:marRight w:val="0"/>
          <w:marTop w:val="0"/>
          <w:marBottom w:val="0"/>
          <w:divBdr>
            <w:top w:val="none" w:sz="0" w:space="0" w:color="auto"/>
            <w:left w:val="none" w:sz="0" w:space="0" w:color="auto"/>
            <w:bottom w:val="none" w:sz="0" w:space="0" w:color="auto"/>
            <w:right w:val="none" w:sz="0" w:space="0" w:color="auto"/>
          </w:divBdr>
        </w:div>
        <w:div w:id="2017733984">
          <w:marLeft w:val="640"/>
          <w:marRight w:val="0"/>
          <w:marTop w:val="0"/>
          <w:marBottom w:val="0"/>
          <w:divBdr>
            <w:top w:val="none" w:sz="0" w:space="0" w:color="auto"/>
            <w:left w:val="none" w:sz="0" w:space="0" w:color="auto"/>
            <w:bottom w:val="none" w:sz="0" w:space="0" w:color="auto"/>
            <w:right w:val="none" w:sz="0" w:space="0" w:color="auto"/>
          </w:divBdr>
        </w:div>
        <w:div w:id="1452937547">
          <w:marLeft w:val="640"/>
          <w:marRight w:val="0"/>
          <w:marTop w:val="0"/>
          <w:marBottom w:val="0"/>
          <w:divBdr>
            <w:top w:val="none" w:sz="0" w:space="0" w:color="auto"/>
            <w:left w:val="none" w:sz="0" w:space="0" w:color="auto"/>
            <w:bottom w:val="none" w:sz="0" w:space="0" w:color="auto"/>
            <w:right w:val="none" w:sz="0" w:space="0" w:color="auto"/>
          </w:divBdr>
        </w:div>
        <w:div w:id="2067334253">
          <w:marLeft w:val="640"/>
          <w:marRight w:val="0"/>
          <w:marTop w:val="0"/>
          <w:marBottom w:val="0"/>
          <w:divBdr>
            <w:top w:val="none" w:sz="0" w:space="0" w:color="auto"/>
            <w:left w:val="none" w:sz="0" w:space="0" w:color="auto"/>
            <w:bottom w:val="none" w:sz="0" w:space="0" w:color="auto"/>
            <w:right w:val="none" w:sz="0" w:space="0" w:color="auto"/>
          </w:divBdr>
        </w:div>
        <w:div w:id="1083795173">
          <w:marLeft w:val="640"/>
          <w:marRight w:val="0"/>
          <w:marTop w:val="0"/>
          <w:marBottom w:val="0"/>
          <w:divBdr>
            <w:top w:val="none" w:sz="0" w:space="0" w:color="auto"/>
            <w:left w:val="none" w:sz="0" w:space="0" w:color="auto"/>
            <w:bottom w:val="none" w:sz="0" w:space="0" w:color="auto"/>
            <w:right w:val="none" w:sz="0" w:space="0" w:color="auto"/>
          </w:divBdr>
        </w:div>
        <w:div w:id="200821267">
          <w:marLeft w:val="640"/>
          <w:marRight w:val="0"/>
          <w:marTop w:val="0"/>
          <w:marBottom w:val="0"/>
          <w:divBdr>
            <w:top w:val="none" w:sz="0" w:space="0" w:color="auto"/>
            <w:left w:val="none" w:sz="0" w:space="0" w:color="auto"/>
            <w:bottom w:val="none" w:sz="0" w:space="0" w:color="auto"/>
            <w:right w:val="none" w:sz="0" w:space="0" w:color="auto"/>
          </w:divBdr>
        </w:div>
        <w:div w:id="1782645132">
          <w:marLeft w:val="640"/>
          <w:marRight w:val="0"/>
          <w:marTop w:val="0"/>
          <w:marBottom w:val="0"/>
          <w:divBdr>
            <w:top w:val="none" w:sz="0" w:space="0" w:color="auto"/>
            <w:left w:val="none" w:sz="0" w:space="0" w:color="auto"/>
            <w:bottom w:val="none" w:sz="0" w:space="0" w:color="auto"/>
            <w:right w:val="none" w:sz="0" w:space="0" w:color="auto"/>
          </w:divBdr>
        </w:div>
        <w:div w:id="1519735318">
          <w:marLeft w:val="640"/>
          <w:marRight w:val="0"/>
          <w:marTop w:val="0"/>
          <w:marBottom w:val="0"/>
          <w:divBdr>
            <w:top w:val="none" w:sz="0" w:space="0" w:color="auto"/>
            <w:left w:val="none" w:sz="0" w:space="0" w:color="auto"/>
            <w:bottom w:val="none" w:sz="0" w:space="0" w:color="auto"/>
            <w:right w:val="none" w:sz="0" w:space="0" w:color="auto"/>
          </w:divBdr>
        </w:div>
        <w:div w:id="926616551">
          <w:marLeft w:val="640"/>
          <w:marRight w:val="0"/>
          <w:marTop w:val="0"/>
          <w:marBottom w:val="0"/>
          <w:divBdr>
            <w:top w:val="none" w:sz="0" w:space="0" w:color="auto"/>
            <w:left w:val="none" w:sz="0" w:space="0" w:color="auto"/>
            <w:bottom w:val="none" w:sz="0" w:space="0" w:color="auto"/>
            <w:right w:val="none" w:sz="0" w:space="0" w:color="auto"/>
          </w:divBdr>
        </w:div>
        <w:div w:id="387342196">
          <w:marLeft w:val="640"/>
          <w:marRight w:val="0"/>
          <w:marTop w:val="0"/>
          <w:marBottom w:val="0"/>
          <w:divBdr>
            <w:top w:val="none" w:sz="0" w:space="0" w:color="auto"/>
            <w:left w:val="none" w:sz="0" w:space="0" w:color="auto"/>
            <w:bottom w:val="none" w:sz="0" w:space="0" w:color="auto"/>
            <w:right w:val="none" w:sz="0" w:space="0" w:color="auto"/>
          </w:divBdr>
        </w:div>
        <w:div w:id="224072691">
          <w:marLeft w:val="640"/>
          <w:marRight w:val="0"/>
          <w:marTop w:val="0"/>
          <w:marBottom w:val="0"/>
          <w:divBdr>
            <w:top w:val="none" w:sz="0" w:space="0" w:color="auto"/>
            <w:left w:val="none" w:sz="0" w:space="0" w:color="auto"/>
            <w:bottom w:val="none" w:sz="0" w:space="0" w:color="auto"/>
            <w:right w:val="none" w:sz="0" w:space="0" w:color="auto"/>
          </w:divBdr>
        </w:div>
        <w:div w:id="1872835234">
          <w:marLeft w:val="640"/>
          <w:marRight w:val="0"/>
          <w:marTop w:val="0"/>
          <w:marBottom w:val="0"/>
          <w:divBdr>
            <w:top w:val="none" w:sz="0" w:space="0" w:color="auto"/>
            <w:left w:val="none" w:sz="0" w:space="0" w:color="auto"/>
            <w:bottom w:val="none" w:sz="0" w:space="0" w:color="auto"/>
            <w:right w:val="none" w:sz="0" w:space="0" w:color="auto"/>
          </w:divBdr>
        </w:div>
        <w:div w:id="2120561822">
          <w:marLeft w:val="640"/>
          <w:marRight w:val="0"/>
          <w:marTop w:val="0"/>
          <w:marBottom w:val="0"/>
          <w:divBdr>
            <w:top w:val="none" w:sz="0" w:space="0" w:color="auto"/>
            <w:left w:val="none" w:sz="0" w:space="0" w:color="auto"/>
            <w:bottom w:val="none" w:sz="0" w:space="0" w:color="auto"/>
            <w:right w:val="none" w:sz="0" w:space="0" w:color="auto"/>
          </w:divBdr>
        </w:div>
        <w:div w:id="524176434">
          <w:marLeft w:val="640"/>
          <w:marRight w:val="0"/>
          <w:marTop w:val="0"/>
          <w:marBottom w:val="0"/>
          <w:divBdr>
            <w:top w:val="none" w:sz="0" w:space="0" w:color="auto"/>
            <w:left w:val="none" w:sz="0" w:space="0" w:color="auto"/>
            <w:bottom w:val="none" w:sz="0" w:space="0" w:color="auto"/>
            <w:right w:val="none" w:sz="0" w:space="0" w:color="auto"/>
          </w:divBdr>
        </w:div>
        <w:div w:id="957375592">
          <w:marLeft w:val="640"/>
          <w:marRight w:val="0"/>
          <w:marTop w:val="0"/>
          <w:marBottom w:val="0"/>
          <w:divBdr>
            <w:top w:val="none" w:sz="0" w:space="0" w:color="auto"/>
            <w:left w:val="none" w:sz="0" w:space="0" w:color="auto"/>
            <w:bottom w:val="none" w:sz="0" w:space="0" w:color="auto"/>
            <w:right w:val="none" w:sz="0" w:space="0" w:color="auto"/>
          </w:divBdr>
        </w:div>
        <w:div w:id="507989856">
          <w:marLeft w:val="640"/>
          <w:marRight w:val="0"/>
          <w:marTop w:val="0"/>
          <w:marBottom w:val="0"/>
          <w:divBdr>
            <w:top w:val="none" w:sz="0" w:space="0" w:color="auto"/>
            <w:left w:val="none" w:sz="0" w:space="0" w:color="auto"/>
            <w:bottom w:val="none" w:sz="0" w:space="0" w:color="auto"/>
            <w:right w:val="none" w:sz="0" w:space="0" w:color="auto"/>
          </w:divBdr>
        </w:div>
        <w:div w:id="1184973182">
          <w:marLeft w:val="640"/>
          <w:marRight w:val="0"/>
          <w:marTop w:val="0"/>
          <w:marBottom w:val="0"/>
          <w:divBdr>
            <w:top w:val="none" w:sz="0" w:space="0" w:color="auto"/>
            <w:left w:val="none" w:sz="0" w:space="0" w:color="auto"/>
            <w:bottom w:val="none" w:sz="0" w:space="0" w:color="auto"/>
            <w:right w:val="none" w:sz="0" w:space="0" w:color="auto"/>
          </w:divBdr>
        </w:div>
        <w:div w:id="211354250">
          <w:marLeft w:val="640"/>
          <w:marRight w:val="0"/>
          <w:marTop w:val="0"/>
          <w:marBottom w:val="0"/>
          <w:divBdr>
            <w:top w:val="none" w:sz="0" w:space="0" w:color="auto"/>
            <w:left w:val="none" w:sz="0" w:space="0" w:color="auto"/>
            <w:bottom w:val="none" w:sz="0" w:space="0" w:color="auto"/>
            <w:right w:val="none" w:sz="0" w:space="0" w:color="auto"/>
          </w:divBdr>
        </w:div>
        <w:div w:id="45376289">
          <w:marLeft w:val="640"/>
          <w:marRight w:val="0"/>
          <w:marTop w:val="0"/>
          <w:marBottom w:val="0"/>
          <w:divBdr>
            <w:top w:val="none" w:sz="0" w:space="0" w:color="auto"/>
            <w:left w:val="none" w:sz="0" w:space="0" w:color="auto"/>
            <w:bottom w:val="none" w:sz="0" w:space="0" w:color="auto"/>
            <w:right w:val="none" w:sz="0" w:space="0" w:color="auto"/>
          </w:divBdr>
        </w:div>
        <w:div w:id="215507309">
          <w:marLeft w:val="640"/>
          <w:marRight w:val="0"/>
          <w:marTop w:val="0"/>
          <w:marBottom w:val="0"/>
          <w:divBdr>
            <w:top w:val="none" w:sz="0" w:space="0" w:color="auto"/>
            <w:left w:val="none" w:sz="0" w:space="0" w:color="auto"/>
            <w:bottom w:val="none" w:sz="0" w:space="0" w:color="auto"/>
            <w:right w:val="none" w:sz="0" w:space="0" w:color="auto"/>
          </w:divBdr>
        </w:div>
        <w:div w:id="848835789">
          <w:marLeft w:val="640"/>
          <w:marRight w:val="0"/>
          <w:marTop w:val="0"/>
          <w:marBottom w:val="0"/>
          <w:divBdr>
            <w:top w:val="none" w:sz="0" w:space="0" w:color="auto"/>
            <w:left w:val="none" w:sz="0" w:space="0" w:color="auto"/>
            <w:bottom w:val="none" w:sz="0" w:space="0" w:color="auto"/>
            <w:right w:val="none" w:sz="0" w:space="0" w:color="auto"/>
          </w:divBdr>
        </w:div>
        <w:div w:id="805515005">
          <w:marLeft w:val="640"/>
          <w:marRight w:val="0"/>
          <w:marTop w:val="0"/>
          <w:marBottom w:val="0"/>
          <w:divBdr>
            <w:top w:val="none" w:sz="0" w:space="0" w:color="auto"/>
            <w:left w:val="none" w:sz="0" w:space="0" w:color="auto"/>
            <w:bottom w:val="none" w:sz="0" w:space="0" w:color="auto"/>
            <w:right w:val="none" w:sz="0" w:space="0" w:color="auto"/>
          </w:divBdr>
        </w:div>
      </w:divsChild>
    </w:div>
    <w:div w:id="627509732">
      <w:bodyDiv w:val="1"/>
      <w:marLeft w:val="0"/>
      <w:marRight w:val="0"/>
      <w:marTop w:val="0"/>
      <w:marBottom w:val="0"/>
      <w:divBdr>
        <w:top w:val="none" w:sz="0" w:space="0" w:color="auto"/>
        <w:left w:val="none" w:sz="0" w:space="0" w:color="auto"/>
        <w:bottom w:val="none" w:sz="0" w:space="0" w:color="auto"/>
        <w:right w:val="none" w:sz="0" w:space="0" w:color="auto"/>
      </w:divBdr>
    </w:div>
    <w:div w:id="631785204">
      <w:bodyDiv w:val="1"/>
      <w:marLeft w:val="0"/>
      <w:marRight w:val="0"/>
      <w:marTop w:val="0"/>
      <w:marBottom w:val="0"/>
      <w:divBdr>
        <w:top w:val="none" w:sz="0" w:space="0" w:color="auto"/>
        <w:left w:val="none" w:sz="0" w:space="0" w:color="auto"/>
        <w:bottom w:val="none" w:sz="0" w:space="0" w:color="auto"/>
        <w:right w:val="none" w:sz="0" w:space="0" w:color="auto"/>
      </w:divBdr>
      <w:divsChild>
        <w:div w:id="560141351">
          <w:marLeft w:val="640"/>
          <w:marRight w:val="0"/>
          <w:marTop w:val="0"/>
          <w:marBottom w:val="0"/>
          <w:divBdr>
            <w:top w:val="none" w:sz="0" w:space="0" w:color="auto"/>
            <w:left w:val="none" w:sz="0" w:space="0" w:color="auto"/>
            <w:bottom w:val="none" w:sz="0" w:space="0" w:color="auto"/>
            <w:right w:val="none" w:sz="0" w:space="0" w:color="auto"/>
          </w:divBdr>
        </w:div>
        <w:div w:id="929117660">
          <w:marLeft w:val="640"/>
          <w:marRight w:val="0"/>
          <w:marTop w:val="0"/>
          <w:marBottom w:val="0"/>
          <w:divBdr>
            <w:top w:val="none" w:sz="0" w:space="0" w:color="auto"/>
            <w:left w:val="none" w:sz="0" w:space="0" w:color="auto"/>
            <w:bottom w:val="none" w:sz="0" w:space="0" w:color="auto"/>
            <w:right w:val="none" w:sz="0" w:space="0" w:color="auto"/>
          </w:divBdr>
        </w:div>
        <w:div w:id="1300451725">
          <w:marLeft w:val="640"/>
          <w:marRight w:val="0"/>
          <w:marTop w:val="0"/>
          <w:marBottom w:val="0"/>
          <w:divBdr>
            <w:top w:val="none" w:sz="0" w:space="0" w:color="auto"/>
            <w:left w:val="none" w:sz="0" w:space="0" w:color="auto"/>
            <w:bottom w:val="none" w:sz="0" w:space="0" w:color="auto"/>
            <w:right w:val="none" w:sz="0" w:space="0" w:color="auto"/>
          </w:divBdr>
        </w:div>
        <w:div w:id="630286833">
          <w:marLeft w:val="640"/>
          <w:marRight w:val="0"/>
          <w:marTop w:val="0"/>
          <w:marBottom w:val="0"/>
          <w:divBdr>
            <w:top w:val="none" w:sz="0" w:space="0" w:color="auto"/>
            <w:left w:val="none" w:sz="0" w:space="0" w:color="auto"/>
            <w:bottom w:val="none" w:sz="0" w:space="0" w:color="auto"/>
            <w:right w:val="none" w:sz="0" w:space="0" w:color="auto"/>
          </w:divBdr>
        </w:div>
        <w:div w:id="1890872314">
          <w:marLeft w:val="640"/>
          <w:marRight w:val="0"/>
          <w:marTop w:val="0"/>
          <w:marBottom w:val="0"/>
          <w:divBdr>
            <w:top w:val="none" w:sz="0" w:space="0" w:color="auto"/>
            <w:left w:val="none" w:sz="0" w:space="0" w:color="auto"/>
            <w:bottom w:val="none" w:sz="0" w:space="0" w:color="auto"/>
            <w:right w:val="none" w:sz="0" w:space="0" w:color="auto"/>
          </w:divBdr>
        </w:div>
        <w:div w:id="1872381180">
          <w:marLeft w:val="640"/>
          <w:marRight w:val="0"/>
          <w:marTop w:val="0"/>
          <w:marBottom w:val="0"/>
          <w:divBdr>
            <w:top w:val="none" w:sz="0" w:space="0" w:color="auto"/>
            <w:left w:val="none" w:sz="0" w:space="0" w:color="auto"/>
            <w:bottom w:val="none" w:sz="0" w:space="0" w:color="auto"/>
            <w:right w:val="none" w:sz="0" w:space="0" w:color="auto"/>
          </w:divBdr>
        </w:div>
        <w:div w:id="20983293">
          <w:marLeft w:val="640"/>
          <w:marRight w:val="0"/>
          <w:marTop w:val="0"/>
          <w:marBottom w:val="0"/>
          <w:divBdr>
            <w:top w:val="none" w:sz="0" w:space="0" w:color="auto"/>
            <w:left w:val="none" w:sz="0" w:space="0" w:color="auto"/>
            <w:bottom w:val="none" w:sz="0" w:space="0" w:color="auto"/>
            <w:right w:val="none" w:sz="0" w:space="0" w:color="auto"/>
          </w:divBdr>
        </w:div>
        <w:div w:id="1175726740">
          <w:marLeft w:val="640"/>
          <w:marRight w:val="0"/>
          <w:marTop w:val="0"/>
          <w:marBottom w:val="0"/>
          <w:divBdr>
            <w:top w:val="none" w:sz="0" w:space="0" w:color="auto"/>
            <w:left w:val="none" w:sz="0" w:space="0" w:color="auto"/>
            <w:bottom w:val="none" w:sz="0" w:space="0" w:color="auto"/>
            <w:right w:val="none" w:sz="0" w:space="0" w:color="auto"/>
          </w:divBdr>
        </w:div>
        <w:div w:id="2072576775">
          <w:marLeft w:val="640"/>
          <w:marRight w:val="0"/>
          <w:marTop w:val="0"/>
          <w:marBottom w:val="0"/>
          <w:divBdr>
            <w:top w:val="none" w:sz="0" w:space="0" w:color="auto"/>
            <w:left w:val="none" w:sz="0" w:space="0" w:color="auto"/>
            <w:bottom w:val="none" w:sz="0" w:space="0" w:color="auto"/>
            <w:right w:val="none" w:sz="0" w:space="0" w:color="auto"/>
          </w:divBdr>
        </w:div>
        <w:div w:id="804085413">
          <w:marLeft w:val="640"/>
          <w:marRight w:val="0"/>
          <w:marTop w:val="0"/>
          <w:marBottom w:val="0"/>
          <w:divBdr>
            <w:top w:val="none" w:sz="0" w:space="0" w:color="auto"/>
            <w:left w:val="none" w:sz="0" w:space="0" w:color="auto"/>
            <w:bottom w:val="none" w:sz="0" w:space="0" w:color="auto"/>
            <w:right w:val="none" w:sz="0" w:space="0" w:color="auto"/>
          </w:divBdr>
        </w:div>
        <w:div w:id="220600077">
          <w:marLeft w:val="640"/>
          <w:marRight w:val="0"/>
          <w:marTop w:val="0"/>
          <w:marBottom w:val="0"/>
          <w:divBdr>
            <w:top w:val="none" w:sz="0" w:space="0" w:color="auto"/>
            <w:left w:val="none" w:sz="0" w:space="0" w:color="auto"/>
            <w:bottom w:val="none" w:sz="0" w:space="0" w:color="auto"/>
            <w:right w:val="none" w:sz="0" w:space="0" w:color="auto"/>
          </w:divBdr>
        </w:div>
        <w:div w:id="1460488337">
          <w:marLeft w:val="640"/>
          <w:marRight w:val="0"/>
          <w:marTop w:val="0"/>
          <w:marBottom w:val="0"/>
          <w:divBdr>
            <w:top w:val="none" w:sz="0" w:space="0" w:color="auto"/>
            <w:left w:val="none" w:sz="0" w:space="0" w:color="auto"/>
            <w:bottom w:val="none" w:sz="0" w:space="0" w:color="auto"/>
            <w:right w:val="none" w:sz="0" w:space="0" w:color="auto"/>
          </w:divBdr>
        </w:div>
        <w:div w:id="2043751258">
          <w:marLeft w:val="640"/>
          <w:marRight w:val="0"/>
          <w:marTop w:val="0"/>
          <w:marBottom w:val="0"/>
          <w:divBdr>
            <w:top w:val="none" w:sz="0" w:space="0" w:color="auto"/>
            <w:left w:val="none" w:sz="0" w:space="0" w:color="auto"/>
            <w:bottom w:val="none" w:sz="0" w:space="0" w:color="auto"/>
            <w:right w:val="none" w:sz="0" w:space="0" w:color="auto"/>
          </w:divBdr>
        </w:div>
        <w:div w:id="698358545">
          <w:marLeft w:val="640"/>
          <w:marRight w:val="0"/>
          <w:marTop w:val="0"/>
          <w:marBottom w:val="0"/>
          <w:divBdr>
            <w:top w:val="none" w:sz="0" w:space="0" w:color="auto"/>
            <w:left w:val="none" w:sz="0" w:space="0" w:color="auto"/>
            <w:bottom w:val="none" w:sz="0" w:space="0" w:color="auto"/>
            <w:right w:val="none" w:sz="0" w:space="0" w:color="auto"/>
          </w:divBdr>
        </w:div>
        <w:div w:id="1984312333">
          <w:marLeft w:val="640"/>
          <w:marRight w:val="0"/>
          <w:marTop w:val="0"/>
          <w:marBottom w:val="0"/>
          <w:divBdr>
            <w:top w:val="none" w:sz="0" w:space="0" w:color="auto"/>
            <w:left w:val="none" w:sz="0" w:space="0" w:color="auto"/>
            <w:bottom w:val="none" w:sz="0" w:space="0" w:color="auto"/>
            <w:right w:val="none" w:sz="0" w:space="0" w:color="auto"/>
          </w:divBdr>
        </w:div>
        <w:div w:id="1992908795">
          <w:marLeft w:val="640"/>
          <w:marRight w:val="0"/>
          <w:marTop w:val="0"/>
          <w:marBottom w:val="0"/>
          <w:divBdr>
            <w:top w:val="none" w:sz="0" w:space="0" w:color="auto"/>
            <w:left w:val="none" w:sz="0" w:space="0" w:color="auto"/>
            <w:bottom w:val="none" w:sz="0" w:space="0" w:color="auto"/>
            <w:right w:val="none" w:sz="0" w:space="0" w:color="auto"/>
          </w:divBdr>
        </w:div>
        <w:div w:id="1267617278">
          <w:marLeft w:val="640"/>
          <w:marRight w:val="0"/>
          <w:marTop w:val="0"/>
          <w:marBottom w:val="0"/>
          <w:divBdr>
            <w:top w:val="none" w:sz="0" w:space="0" w:color="auto"/>
            <w:left w:val="none" w:sz="0" w:space="0" w:color="auto"/>
            <w:bottom w:val="none" w:sz="0" w:space="0" w:color="auto"/>
            <w:right w:val="none" w:sz="0" w:space="0" w:color="auto"/>
          </w:divBdr>
        </w:div>
        <w:div w:id="872498748">
          <w:marLeft w:val="640"/>
          <w:marRight w:val="0"/>
          <w:marTop w:val="0"/>
          <w:marBottom w:val="0"/>
          <w:divBdr>
            <w:top w:val="none" w:sz="0" w:space="0" w:color="auto"/>
            <w:left w:val="none" w:sz="0" w:space="0" w:color="auto"/>
            <w:bottom w:val="none" w:sz="0" w:space="0" w:color="auto"/>
            <w:right w:val="none" w:sz="0" w:space="0" w:color="auto"/>
          </w:divBdr>
        </w:div>
        <w:div w:id="2095665132">
          <w:marLeft w:val="640"/>
          <w:marRight w:val="0"/>
          <w:marTop w:val="0"/>
          <w:marBottom w:val="0"/>
          <w:divBdr>
            <w:top w:val="none" w:sz="0" w:space="0" w:color="auto"/>
            <w:left w:val="none" w:sz="0" w:space="0" w:color="auto"/>
            <w:bottom w:val="none" w:sz="0" w:space="0" w:color="auto"/>
            <w:right w:val="none" w:sz="0" w:space="0" w:color="auto"/>
          </w:divBdr>
        </w:div>
        <w:div w:id="892428866">
          <w:marLeft w:val="640"/>
          <w:marRight w:val="0"/>
          <w:marTop w:val="0"/>
          <w:marBottom w:val="0"/>
          <w:divBdr>
            <w:top w:val="none" w:sz="0" w:space="0" w:color="auto"/>
            <w:left w:val="none" w:sz="0" w:space="0" w:color="auto"/>
            <w:bottom w:val="none" w:sz="0" w:space="0" w:color="auto"/>
            <w:right w:val="none" w:sz="0" w:space="0" w:color="auto"/>
          </w:divBdr>
        </w:div>
        <w:div w:id="631134705">
          <w:marLeft w:val="640"/>
          <w:marRight w:val="0"/>
          <w:marTop w:val="0"/>
          <w:marBottom w:val="0"/>
          <w:divBdr>
            <w:top w:val="none" w:sz="0" w:space="0" w:color="auto"/>
            <w:left w:val="none" w:sz="0" w:space="0" w:color="auto"/>
            <w:bottom w:val="none" w:sz="0" w:space="0" w:color="auto"/>
            <w:right w:val="none" w:sz="0" w:space="0" w:color="auto"/>
          </w:divBdr>
        </w:div>
        <w:div w:id="239868302">
          <w:marLeft w:val="640"/>
          <w:marRight w:val="0"/>
          <w:marTop w:val="0"/>
          <w:marBottom w:val="0"/>
          <w:divBdr>
            <w:top w:val="none" w:sz="0" w:space="0" w:color="auto"/>
            <w:left w:val="none" w:sz="0" w:space="0" w:color="auto"/>
            <w:bottom w:val="none" w:sz="0" w:space="0" w:color="auto"/>
            <w:right w:val="none" w:sz="0" w:space="0" w:color="auto"/>
          </w:divBdr>
        </w:div>
        <w:div w:id="1791825038">
          <w:marLeft w:val="640"/>
          <w:marRight w:val="0"/>
          <w:marTop w:val="0"/>
          <w:marBottom w:val="0"/>
          <w:divBdr>
            <w:top w:val="none" w:sz="0" w:space="0" w:color="auto"/>
            <w:left w:val="none" w:sz="0" w:space="0" w:color="auto"/>
            <w:bottom w:val="none" w:sz="0" w:space="0" w:color="auto"/>
            <w:right w:val="none" w:sz="0" w:space="0" w:color="auto"/>
          </w:divBdr>
        </w:div>
        <w:div w:id="421488133">
          <w:marLeft w:val="640"/>
          <w:marRight w:val="0"/>
          <w:marTop w:val="0"/>
          <w:marBottom w:val="0"/>
          <w:divBdr>
            <w:top w:val="none" w:sz="0" w:space="0" w:color="auto"/>
            <w:left w:val="none" w:sz="0" w:space="0" w:color="auto"/>
            <w:bottom w:val="none" w:sz="0" w:space="0" w:color="auto"/>
            <w:right w:val="none" w:sz="0" w:space="0" w:color="auto"/>
          </w:divBdr>
        </w:div>
        <w:div w:id="1633829096">
          <w:marLeft w:val="640"/>
          <w:marRight w:val="0"/>
          <w:marTop w:val="0"/>
          <w:marBottom w:val="0"/>
          <w:divBdr>
            <w:top w:val="none" w:sz="0" w:space="0" w:color="auto"/>
            <w:left w:val="none" w:sz="0" w:space="0" w:color="auto"/>
            <w:bottom w:val="none" w:sz="0" w:space="0" w:color="auto"/>
            <w:right w:val="none" w:sz="0" w:space="0" w:color="auto"/>
          </w:divBdr>
        </w:div>
        <w:div w:id="393085571">
          <w:marLeft w:val="640"/>
          <w:marRight w:val="0"/>
          <w:marTop w:val="0"/>
          <w:marBottom w:val="0"/>
          <w:divBdr>
            <w:top w:val="none" w:sz="0" w:space="0" w:color="auto"/>
            <w:left w:val="none" w:sz="0" w:space="0" w:color="auto"/>
            <w:bottom w:val="none" w:sz="0" w:space="0" w:color="auto"/>
            <w:right w:val="none" w:sz="0" w:space="0" w:color="auto"/>
          </w:divBdr>
        </w:div>
        <w:div w:id="1384938743">
          <w:marLeft w:val="640"/>
          <w:marRight w:val="0"/>
          <w:marTop w:val="0"/>
          <w:marBottom w:val="0"/>
          <w:divBdr>
            <w:top w:val="none" w:sz="0" w:space="0" w:color="auto"/>
            <w:left w:val="none" w:sz="0" w:space="0" w:color="auto"/>
            <w:bottom w:val="none" w:sz="0" w:space="0" w:color="auto"/>
            <w:right w:val="none" w:sz="0" w:space="0" w:color="auto"/>
          </w:divBdr>
        </w:div>
        <w:div w:id="1201866276">
          <w:marLeft w:val="640"/>
          <w:marRight w:val="0"/>
          <w:marTop w:val="0"/>
          <w:marBottom w:val="0"/>
          <w:divBdr>
            <w:top w:val="none" w:sz="0" w:space="0" w:color="auto"/>
            <w:left w:val="none" w:sz="0" w:space="0" w:color="auto"/>
            <w:bottom w:val="none" w:sz="0" w:space="0" w:color="auto"/>
            <w:right w:val="none" w:sz="0" w:space="0" w:color="auto"/>
          </w:divBdr>
        </w:div>
        <w:div w:id="788161324">
          <w:marLeft w:val="640"/>
          <w:marRight w:val="0"/>
          <w:marTop w:val="0"/>
          <w:marBottom w:val="0"/>
          <w:divBdr>
            <w:top w:val="none" w:sz="0" w:space="0" w:color="auto"/>
            <w:left w:val="none" w:sz="0" w:space="0" w:color="auto"/>
            <w:bottom w:val="none" w:sz="0" w:space="0" w:color="auto"/>
            <w:right w:val="none" w:sz="0" w:space="0" w:color="auto"/>
          </w:divBdr>
        </w:div>
        <w:div w:id="684985336">
          <w:marLeft w:val="640"/>
          <w:marRight w:val="0"/>
          <w:marTop w:val="0"/>
          <w:marBottom w:val="0"/>
          <w:divBdr>
            <w:top w:val="none" w:sz="0" w:space="0" w:color="auto"/>
            <w:left w:val="none" w:sz="0" w:space="0" w:color="auto"/>
            <w:bottom w:val="none" w:sz="0" w:space="0" w:color="auto"/>
            <w:right w:val="none" w:sz="0" w:space="0" w:color="auto"/>
          </w:divBdr>
        </w:div>
      </w:divsChild>
    </w:div>
    <w:div w:id="634486163">
      <w:bodyDiv w:val="1"/>
      <w:marLeft w:val="0"/>
      <w:marRight w:val="0"/>
      <w:marTop w:val="0"/>
      <w:marBottom w:val="0"/>
      <w:divBdr>
        <w:top w:val="none" w:sz="0" w:space="0" w:color="auto"/>
        <w:left w:val="none" w:sz="0" w:space="0" w:color="auto"/>
        <w:bottom w:val="none" w:sz="0" w:space="0" w:color="auto"/>
        <w:right w:val="none" w:sz="0" w:space="0" w:color="auto"/>
      </w:divBdr>
      <w:divsChild>
        <w:div w:id="89665243">
          <w:marLeft w:val="640"/>
          <w:marRight w:val="0"/>
          <w:marTop w:val="0"/>
          <w:marBottom w:val="0"/>
          <w:divBdr>
            <w:top w:val="none" w:sz="0" w:space="0" w:color="auto"/>
            <w:left w:val="none" w:sz="0" w:space="0" w:color="auto"/>
            <w:bottom w:val="none" w:sz="0" w:space="0" w:color="auto"/>
            <w:right w:val="none" w:sz="0" w:space="0" w:color="auto"/>
          </w:divBdr>
        </w:div>
        <w:div w:id="584534293">
          <w:marLeft w:val="640"/>
          <w:marRight w:val="0"/>
          <w:marTop w:val="0"/>
          <w:marBottom w:val="0"/>
          <w:divBdr>
            <w:top w:val="none" w:sz="0" w:space="0" w:color="auto"/>
            <w:left w:val="none" w:sz="0" w:space="0" w:color="auto"/>
            <w:bottom w:val="none" w:sz="0" w:space="0" w:color="auto"/>
            <w:right w:val="none" w:sz="0" w:space="0" w:color="auto"/>
          </w:divBdr>
        </w:div>
        <w:div w:id="1505394041">
          <w:marLeft w:val="640"/>
          <w:marRight w:val="0"/>
          <w:marTop w:val="0"/>
          <w:marBottom w:val="0"/>
          <w:divBdr>
            <w:top w:val="none" w:sz="0" w:space="0" w:color="auto"/>
            <w:left w:val="none" w:sz="0" w:space="0" w:color="auto"/>
            <w:bottom w:val="none" w:sz="0" w:space="0" w:color="auto"/>
            <w:right w:val="none" w:sz="0" w:space="0" w:color="auto"/>
          </w:divBdr>
        </w:div>
        <w:div w:id="954219099">
          <w:marLeft w:val="640"/>
          <w:marRight w:val="0"/>
          <w:marTop w:val="0"/>
          <w:marBottom w:val="0"/>
          <w:divBdr>
            <w:top w:val="none" w:sz="0" w:space="0" w:color="auto"/>
            <w:left w:val="none" w:sz="0" w:space="0" w:color="auto"/>
            <w:bottom w:val="none" w:sz="0" w:space="0" w:color="auto"/>
            <w:right w:val="none" w:sz="0" w:space="0" w:color="auto"/>
          </w:divBdr>
        </w:div>
        <w:div w:id="1427267684">
          <w:marLeft w:val="640"/>
          <w:marRight w:val="0"/>
          <w:marTop w:val="0"/>
          <w:marBottom w:val="0"/>
          <w:divBdr>
            <w:top w:val="none" w:sz="0" w:space="0" w:color="auto"/>
            <w:left w:val="none" w:sz="0" w:space="0" w:color="auto"/>
            <w:bottom w:val="none" w:sz="0" w:space="0" w:color="auto"/>
            <w:right w:val="none" w:sz="0" w:space="0" w:color="auto"/>
          </w:divBdr>
        </w:div>
        <w:div w:id="1991982935">
          <w:marLeft w:val="640"/>
          <w:marRight w:val="0"/>
          <w:marTop w:val="0"/>
          <w:marBottom w:val="0"/>
          <w:divBdr>
            <w:top w:val="none" w:sz="0" w:space="0" w:color="auto"/>
            <w:left w:val="none" w:sz="0" w:space="0" w:color="auto"/>
            <w:bottom w:val="none" w:sz="0" w:space="0" w:color="auto"/>
            <w:right w:val="none" w:sz="0" w:space="0" w:color="auto"/>
          </w:divBdr>
        </w:div>
        <w:div w:id="2023429219">
          <w:marLeft w:val="640"/>
          <w:marRight w:val="0"/>
          <w:marTop w:val="0"/>
          <w:marBottom w:val="0"/>
          <w:divBdr>
            <w:top w:val="none" w:sz="0" w:space="0" w:color="auto"/>
            <w:left w:val="none" w:sz="0" w:space="0" w:color="auto"/>
            <w:bottom w:val="none" w:sz="0" w:space="0" w:color="auto"/>
            <w:right w:val="none" w:sz="0" w:space="0" w:color="auto"/>
          </w:divBdr>
        </w:div>
        <w:div w:id="964695613">
          <w:marLeft w:val="640"/>
          <w:marRight w:val="0"/>
          <w:marTop w:val="0"/>
          <w:marBottom w:val="0"/>
          <w:divBdr>
            <w:top w:val="none" w:sz="0" w:space="0" w:color="auto"/>
            <w:left w:val="none" w:sz="0" w:space="0" w:color="auto"/>
            <w:bottom w:val="none" w:sz="0" w:space="0" w:color="auto"/>
            <w:right w:val="none" w:sz="0" w:space="0" w:color="auto"/>
          </w:divBdr>
        </w:div>
        <w:div w:id="772437622">
          <w:marLeft w:val="640"/>
          <w:marRight w:val="0"/>
          <w:marTop w:val="0"/>
          <w:marBottom w:val="0"/>
          <w:divBdr>
            <w:top w:val="none" w:sz="0" w:space="0" w:color="auto"/>
            <w:left w:val="none" w:sz="0" w:space="0" w:color="auto"/>
            <w:bottom w:val="none" w:sz="0" w:space="0" w:color="auto"/>
            <w:right w:val="none" w:sz="0" w:space="0" w:color="auto"/>
          </w:divBdr>
        </w:div>
        <w:div w:id="624041412">
          <w:marLeft w:val="640"/>
          <w:marRight w:val="0"/>
          <w:marTop w:val="0"/>
          <w:marBottom w:val="0"/>
          <w:divBdr>
            <w:top w:val="none" w:sz="0" w:space="0" w:color="auto"/>
            <w:left w:val="none" w:sz="0" w:space="0" w:color="auto"/>
            <w:bottom w:val="none" w:sz="0" w:space="0" w:color="auto"/>
            <w:right w:val="none" w:sz="0" w:space="0" w:color="auto"/>
          </w:divBdr>
        </w:div>
        <w:div w:id="2042591647">
          <w:marLeft w:val="640"/>
          <w:marRight w:val="0"/>
          <w:marTop w:val="0"/>
          <w:marBottom w:val="0"/>
          <w:divBdr>
            <w:top w:val="none" w:sz="0" w:space="0" w:color="auto"/>
            <w:left w:val="none" w:sz="0" w:space="0" w:color="auto"/>
            <w:bottom w:val="none" w:sz="0" w:space="0" w:color="auto"/>
            <w:right w:val="none" w:sz="0" w:space="0" w:color="auto"/>
          </w:divBdr>
        </w:div>
        <w:div w:id="1978802185">
          <w:marLeft w:val="640"/>
          <w:marRight w:val="0"/>
          <w:marTop w:val="0"/>
          <w:marBottom w:val="0"/>
          <w:divBdr>
            <w:top w:val="none" w:sz="0" w:space="0" w:color="auto"/>
            <w:left w:val="none" w:sz="0" w:space="0" w:color="auto"/>
            <w:bottom w:val="none" w:sz="0" w:space="0" w:color="auto"/>
            <w:right w:val="none" w:sz="0" w:space="0" w:color="auto"/>
          </w:divBdr>
        </w:div>
        <w:div w:id="2108883326">
          <w:marLeft w:val="640"/>
          <w:marRight w:val="0"/>
          <w:marTop w:val="0"/>
          <w:marBottom w:val="0"/>
          <w:divBdr>
            <w:top w:val="none" w:sz="0" w:space="0" w:color="auto"/>
            <w:left w:val="none" w:sz="0" w:space="0" w:color="auto"/>
            <w:bottom w:val="none" w:sz="0" w:space="0" w:color="auto"/>
            <w:right w:val="none" w:sz="0" w:space="0" w:color="auto"/>
          </w:divBdr>
        </w:div>
        <w:div w:id="1309742729">
          <w:marLeft w:val="640"/>
          <w:marRight w:val="0"/>
          <w:marTop w:val="0"/>
          <w:marBottom w:val="0"/>
          <w:divBdr>
            <w:top w:val="none" w:sz="0" w:space="0" w:color="auto"/>
            <w:left w:val="none" w:sz="0" w:space="0" w:color="auto"/>
            <w:bottom w:val="none" w:sz="0" w:space="0" w:color="auto"/>
            <w:right w:val="none" w:sz="0" w:space="0" w:color="auto"/>
          </w:divBdr>
        </w:div>
        <w:div w:id="48769245">
          <w:marLeft w:val="640"/>
          <w:marRight w:val="0"/>
          <w:marTop w:val="0"/>
          <w:marBottom w:val="0"/>
          <w:divBdr>
            <w:top w:val="none" w:sz="0" w:space="0" w:color="auto"/>
            <w:left w:val="none" w:sz="0" w:space="0" w:color="auto"/>
            <w:bottom w:val="none" w:sz="0" w:space="0" w:color="auto"/>
            <w:right w:val="none" w:sz="0" w:space="0" w:color="auto"/>
          </w:divBdr>
        </w:div>
        <w:div w:id="910310365">
          <w:marLeft w:val="640"/>
          <w:marRight w:val="0"/>
          <w:marTop w:val="0"/>
          <w:marBottom w:val="0"/>
          <w:divBdr>
            <w:top w:val="none" w:sz="0" w:space="0" w:color="auto"/>
            <w:left w:val="none" w:sz="0" w:space="0" w:color="auto"/>
            <w:bottom w:val="none" w:sz="0" w:space="0" w:color="auto"/>
            <w:right w:val="none" w:sz="0" w:space="0" w:color="auto"/>
          </w:divBdr>
        </w:div>
        <w:div w:id="749471044">
          <w:marLeft w:val="640"/>
          <w:marRight w:val="0"/>
          <w:marTop w:val="0"/>
          <w:marBottom w:val="0"/>
          <w:divBdr>
            <w:top w:val="none" w:sz="0" w:space="0" w:color="auto"/>
            <w:left w:val="none" w:sz="0" w:space="0" w:color="auto"/>
            <w:bottom w:val="none" w:sz="0" w:space="0" w:color="auto"/>
            <w:right w:val="none" w:sz="0" w:space="0" w:color="auto"/>
          </w:divBdr>
        </w:div>
        <w:div w:id="302582933">
          <w:marLeft w:val="640"/>
          <w:marRight w:val="0"/>
          <w:marTop w:val="0"/>
          <w:marBottom w:val="0"/>
          <w:divBdr>
            <w:top w:val="none" w:sz="0" w:space="0" w:color="auto"/>
            <w:left w:val="none" w:sz="0" w:space="0" w:color="auto"/>
            <w:bottom w:val="none" w:sz="0" w:space="0" w:color="auto"/>
            <w:right w:val="none" w:sz="0" w:space="0" w:color="auto"/>
          </w:divBdr>
        </w:div>
        <w:div w:id="1005399404">
          <w:marLeft w:val="640"/>
          <w:marRight w:val="0"/>
          <w:marTop w:val="0"/>
          <w:marBottom w:val="0"/>
          <w:divBdr>
            <w:top w:val="none" w:sz="0" w:space="0" w:color="auto"/>
            <w:left w:val="none" w:sz="0" w:space="0" w:color="auto"/>
            <w:bottom w:val="none" w:sz="0" w:space="0" w:color="auto"/>
            <w:right w:val="none" w:sz="0" w:space="0" w:color="auto"/>
          </w:divBdr>
        </w:div>
        <w:div w:id="249320120">
          <w:marLeft w:val="640"/>
          <w:marRight w:val="0"/>
          <w:marTop w:val="0"/>
          <w:marBottom w:val="0"/>
          <w:divBdr>
            <w:top w:val="none" w:sz="0" w:space="0" w:color="auto"/>
            <w:left w:val="none" w:sz="0" w:space="0" w:color="auto"/>
            <w:bottom w:val="none" w:sz="0" w:space="0" w:color="auto"/>
            <w:right w:val="none" w:sz="0" w:space="0" w:color="auto"/>
          </w:divBdr>
        </w:div>
        <w:div w:id="1988394473">
          <w:marLeft w:val="640"/>
          <w:marRight w:val="0"/>
          <w:marTop w:val="0"/>
          <w:marBottom w:val="0"/>
          <w:divBdr>
            <w:top w:val="none" w:sz="0" w:space="0" w:color="auto"/>
            <w:left w:val="none" w:sz="0" w:space="0" w:color="auto"/>
            <w:bottom w:val="none" w:sz="0" w:space="0" w:color="auto"/>
            <w:right w:val="none" w:sz="0" w:space="0" w:color="auto"/>
          </w:divBdr>
        </w:div>
        <w:div w:id="288170477">
          <w:marLeft w:val="640"/>
          <w:marRight w:val="0"/>
          <w:marTop w:val="0"/>
          <w:marBottom w:val="0"/>
          <w:divBdr>
            <w:top w:val="none" w:sz="0" w:space="0" w:color="auto"/>
            <w:left w:val="none" w:sz="0" w:space="0" w:color="auto"/>
            <w:bottom w:val="none" w:sz="0" w:space="0" w:color="auto"/>
            <w:right w:val="none" w:sz="0" w:space="0" w:color="auto"/>
          </w:divBdr>
        </w:div>
        <w:div w:id="159541551">
          <w:marLeft w:val="640"/>
          <w:marRight w:val="0"/>
          <w:marTop w:val="0"/>
          <w:marBottom w:val="0"/>
          <w:divBdr>
            <w:top w:val="none" w:sz="0" w:space="0" w:color="auto"/>
            <w:left w:val="none" w:sz="0" w:space="0" w:color="auto"/>
            <w:bottom w:val="none" w:sz="0" w:space="0" w:color="auto"/>
            <w:right w:val="none" w:sz="0" w:space="0" w:color="auto"/>
          </w:divBdr>
        </w:div>
        <w:div w:id="1300182920">
          <w:marLeft w:val="640"/>
          <w:marRight w:val="0"/>
          <w:marTop w:val="0"/>
          <w:marBottom w:val="0"/>
          <w:divBdr>
            <w:top w:val="none" w:sz="0" w:space="0" w:color="auto"/>
            <w:left w:val="none" w:sz="0" w:space="0" w:color="auto"/>
            <w:bottom w:val="none" w:sz="0" w:space="0" w:color="auto"/>
            <w:right w:val="none" w:sz="0" w:space="0" w:color="auto"/>
          </w:divBdr>
        </w:div>
        <w:div w:id="2054646025">
          <w:marLeft w:val="640"/>
          <w:marRight w:val="0"/>
          <w:marTop w:val="0"/>
          <w:marBottom w:val="0"/>
          <w:divBdr>
            <w:top w:val="none" w:sz="0" w:space="0" w:color="auto"/>
            <w:left w:val="none" w:sz="0" w:space="0" w:color="auto"/>
            <w:bottom w:val="none" w:sz="0" w:space="0" w:color="auto"/>
            <w:right w:val="none" w:sz="0" w:space="0" w:color="auto"/>
          </w:divBdr>
        </w:div>
        <w:div w:id="410583190">
          <w:marLeft w:val="640"/>
          <w:marRight w:val="0"/>
          <w:marTop w:val="0"/>
          <w:marBottom w:val="0"/>
          <w:divBdr>
            <w:top w:val="none" w:sz="0" w:space="0" w:color="auto"/>
            <w:left w:val="none" w:sz="0" w:space="0" w:color="auto"/>
            <w:bottom w:val="none" w:sz="0" w:space="0" w:color="auto"/>
            <w:right w:val="none" w:sz="0" w:space="0" w:color="auto"/>
          </w:divBdr>
        </w:div>
        <w:div w:id="2111774003">
          <w:marLeft w:val="640"/>
          <w:marRight w:val="0"/>
          <w:marTop w:val="0"/>
          <w:marBottom w:val="0"/>
          <w:divBdr>
            <w:top w:val="none" w:sz="0" w:space="0" w:color="auto"/>
            <w:left w:val="none" w:sz="0" w:space="0" w:color="auto"/>
            <w:bottom w:val="none" w:sz="0" w:space="0" w:color="auto"/>
            <w:right w:val="none" w:sz="0" w:space="0" w:color="auto"/>
          </w:divBdr>
        </w:div>
        <w:div w:id="940141279">
          <w:marLeft w:val="640"/>
          <w:marRight w:val="0"/>
          <w:marTop w:val="0"/>
          <w:marBottom w:val="0"/>
          <w:divBdr>
            <w:top w:val="none" w:sz="0" w:space="0" w:color="auto"/>
            <w:left w:val="none" w:sz="0" w:space="0" w:color="auto"/>
            <w:bottom w:val="none" w:sz="0" w:space="0" w:color="auto"/>
            <w:right w:val="none" w:sz="0" w:space="0" w:color="auto"/>
          </w:divBdr>
        </w:div>
        <w:div w:id="668409036">
          <w:marLeft w:val="640"/>
          <w:marRight w:val="0"/>
          <w:marTop w:val="0"/>
          <w:marBottom w:val="0"/>
          <w:divBdr>
            <w:top w:val="none" w:sz="0" w:space="0" w:color="auto"/>
            <w:left w:val="none" w:sz="0" w:space="0" w:color="auto"/>
            <w:bottom w:val="none" w:sz="0" w:space="0" w:color="auto"/>
            <w:right w:val="none" w:sz="0" w:space="0" w:color="auto"/>
          </w:divBdr>
        </w:div>
        <w:div w:id="1504007547">
          <w:marLeft w:val="640"/>
          <w:marRight w:val="0"/>
          <w:marTop w:val="0"/>
          <w:marBottom w:val="0"/>
          <w:divBdr>
            <w:top w:val="none" w:sz="0" w:space="0" w:color="auto"/>
            <w:left w:val="none" w:sz="0" w:space="0" w:color="auto"/>
            <w:bottom w:val="none" w:sz="0" w:space="0" w:color="auto"/>
            <w:right w:val="none" w:sz="0" w:space="0" w:color="auto"/>
          </w:divBdr>
        </w:div>
        <w:div w:id="2117478368">
          <w:marLeft w:val="640"/>
          <w:marRight w:val="0"/>
          <w:marTop w:val="0"/>
          <w:marBottom w:val="0"/>
          <w:divBdr>
            <w:top w:val="none" w:sz="0" w:space="0" w:color="auto"/>
            <w:left w:val="none" w:sz="0" w:space="0" w:color="auto"/>
            <w:bottom w:val="none" w:sz="0" w:space="0" w:color="auto"/>
            <w:right w:val="none" w:sz="0" w:space="0" w:color="auto"/>
          </w:divBdr>
        </w:div>
        <w:div w:id="1660649440">
          <w:marLeft w:val="640"/>
          <w:marRight w:val="0"/>
          <w:marTop w:val="0"/>
          <w:marBottom w:val="0"/>
          <w:divBdr>
            <w:top w:val="none" w:sz="0" w:space="0" w:color="auto"/>
            <w:left w:val="none" w:sz="0" w:space="0" w:color="auto"/>
            <w:bottom w:val="none" w:sz="0" w:space="0" w:color="auto"/>
            <w:right w:val="none" w:sz="0" w:space="0" w:color="auto"/>
          </w:divBdr>
        </w:div>
        <w:div w:id="1535387716">
          <w:marLeft w:val="640"/>
          <w:marRight w:val="0"/>
          <w:marTop w:val="0"/>
          <w:marBottom w:val="0"/>
          <w:divBdr>
            <w:top w:val="none" w:sz="0" w:space="0" w:color="auto"/>
            <w:left w:val="none" w:sz="0" w:space="0" w:color="auto"/>
            <w:bottom w:val="none" w:sz="0" w:space="0" w:color="auto"/>
            <w:right w:val="none" w:sz="0" w:space="0" w:color="auto"/>
          </w:divBdr>
        </w:div>
        <w:div w:id="1544363463">
          <w:marLeft w:val="640"/>
          <w:marRight w:val="0"/>
          <w:marTop w:val="0"/>
          <w:marBottom w:val="0"/>
          <w:divBdr>
            <w:top w:val="none" w:sz="0" w:space="0" w:color="auto"/>
            <w:left w:val="none" w:sz="0" w:space="0" w:color="auto"/>
            <w:bottom w:val="none" w:sz="0" w:space="0" w:color="auto"/>
            <w:right w:val="none" w:sz="0" w:space="0" w:color="auto"/>
          </w:divBdr>
        </w:div>
        <w:div w:id="2052337923">
          <w:marLeft w:val="640"/>
          <w:marRight w:val="0"/>
          <w:marTop w:val="0"/>
          <w:marBottom w:val="0"/>
          <w:divBdr>
            <w:top w:val="none" w:sz="0" w:space="0" w:color="auto"/>
            <w:left w:val="none" w:sz="0" w:space="0" w:color="auto"/>
            <w:bottom w:val="none" w:sz="0" w:space="0" w:color="auto"/>
            <w:right w:val="none" w:sz="0" w:space="0" w:color="auto"/>
          </w:divBdr>
        </w:div>
        <w:div w:id="1482698694">
          <w:marLeft w:val="640"/>
          <w:marRight w:val="0"/>
          <w:marTop w:val="0"/>
          <w:marBottom w:val="0"/>
          <w:divBdr>
            <w:top w:val="none" w:sz="0" w:space="0" w:color="auto"/>
            <w:left w:val="none" w:sz="0" w:space="0" w:color="auto"/>
            <w:bottom w:val="none" w:sz="0" w:space="0" w:color="auto"/>
            <w:right w:val="none" w:sz="0" w:space="0" w:color="auto"/>
          </w:divBdr>
        </w:div>
        <w:div w:id="1197429972">
          <w:marLeft w:val="640"/>
          <w:marRight w:val="0"/>
          <w:marTop w:val="0"/>
          <w:marBottom w:val="0"/>
          <w:divBdr>
            <w:top w:val="none" w:sz="0" w:space="0" w:color="auto"/>
            <w:left w:val="none" w:sz="0" w:space="0" w:color="auto"/>
            <w:bottom w:val="none" w:sz="0" w:space="0" w:color="auto"/>
            <w:right w:val="none" w:sz="0" w:space="0" w:color="auto"/>
          </w:divBdr>
        </w:div>
        <w:div w:id="1835216607">
          <w:marLeft w:val="640"/>
          <w:marRight w:val="0"/>
          <w:marTop w:val="0"/>
          <w:marBottom w:val="0"/>
          <w:divBdr>
            <w:top w:val="none" w:sz="0" w:space="0" w:color="auto"/>
            <w:left w:val="none" w:sz="0" w:space="0" w:color="auto"/>
            <w:bottom w:val="none" w:sz="0" w:space="0" w:color="auto"/>
            <w:right w:val="none" w:sz="0" w:space="0" w:color="auto"/>
          </w:divBdr>
        </w:div>
        <w:div w:id="833838871">
          <w:marLeft w:val="640"/>
          <w:marRight w:val="0"/>
          <w:marTop w:val="0"/>
          <w:marBottom w:val="0"/>
          <w:divBdr>
            <w:top w:val="none" w:sz="0" w:space="0" w:color="auto"/>
            <w:left w:val="none" w:sz="0" w:space="0" w:color="auto"/>
            <w:bottom w:val="none" w:sz="0" w:space="0" w:color="auto"/>
            <w:right w:val="none" w:sz="0" w:space="0" w:color="auto"/>
          </w:divBdr>
        </w:div>
      </w:divsChild>
    </w:div>
    <w:div w:id="668169535">
      <w:bodyDiv w:val="1"/>
      <w:marLeft w:val="0"/>
      <w:marRight w:val="0"/>
      <w:marTop w:val="0"/>
      <w:marBottom w:val="0"/>
      <w:divBdr>
        <w:top w:val="none" w:sz="0" w:space="0" w:color="auto"/>
        <w:left w:val="none" w:sz="0" w:space="0" w:color="auto"/>
        <w:bottom w:val="none" w:sz="0" w:space="0" w:color="auto"/>
        <w:right w:val="none" w:sz="0" w:space="0" w:color="auto"/>
      </w:divBdr>
      <w:divsChild>
        <w:div w:id="761532104">
          <w:marLeft w:val="640"/>
          <w:marRight w:val="0"/>
          <w:marTop w:val="0"/>
          <w:marBottom w:val="0"/>
          <w:divBdr>
            <w:top w:val="none" w:sz="0" w:space="0" w:color="auto"/>
            <w:left w:val="none" w:sz="0" w:space="0" w:color="auto"/>
            <w:bottom w:val="none" w:sz="0" w:space="0" w:color="auto"/>
            <w:right w:val="none" w:sz="0" w:space="0" w:color="auto"/>
          </w:divBdr>
        </w:div>
        <w:div w:id="626082608">
          <w:marLeft w:val="640"/>
          <w:marRight w:val="0"/>
          <w:marTop w:val="0"/>
          <w:marBottom w:val="0"/>
          <w:divBdr>
            <w:top w:val="none" w:sz="0" w:space="0" w:color="auto"/>
            <w:left w:val="none" w:sz="0" w:space="0" w:color="auto"/>
            <w:bottom w:val="none" w:sz="0" w:space="0" w:color="auto"/>
            <w:right w:val="none" w:sz="0" w:space="0" w:color="auto"/>
          </w:divBdr>
        </w:div>
        <w:div w:id="592014773">
          <w:marLeft w:val="640"/>
          <w:marRight w:val="0"/>
          <w:marTop w:val="0"/>
          <w:marBottom w:val="0"/>
          <w:divBdr>
            <w:top w:val="none" w:sz="0" w:space="0" w:color="auto"/>
            <w:left w:val="none" w:sz="0" w:space="0" w:color="auto"/>
            <w:bottom w:val="none" w:sz="0" w:space="0" w:color="auto"/>
            <w:right w:val="none" w:sz="0" w:space="0" w:color="auto"/>
          </w:divBdr>
        </w:div>
        <w:div w:id="1678729705">
          <w:marLeft w:val="640"/>
          <w:marRight w:val="0"/>
          <w:marTop w:val="0"/>
          <w:marBottom w:val="0"/>
          <w:divBdr>
            <w:top w:val="none" w:sz="0" w:space="0" w:color="auto"/>
            <w:left w:val="none" w:sz="0" w:space="0" w:color="auto"/>
            <w:bottom w:val="none" w:sz="0" w:space="0" w:color="auto"/>
            <w:right w:val="none" w:sz="0" w:space="0" w:color="auto"/>
          </w:divBdr>
        </w:div>
        <w:div w:id="1237126757">
          <w:marLeft w:val="640"/>
          <w:marRight w:val="0"/>
          <w:marTop w:val="0"/>
          <w:marBottom w:val="0"/>
          <w:divBdr>
            <w:top w:val="none" w:sz="0" w:space="0" w:color="auto"/>
            <w:left w:val="none" w:sz="0" w:space="0" w:color="auto"/>
            <w:bottom w:val="none" w:sz="0" w:space="0" w:color="auto"/>
            <w:right w:val="none" w:sz="0" w:space="0" w:color="auto"/>
          </w:divBdr>
        </w:div>
        <w:div w:id="936982331">
          <w:marLeft w:val="640"/>
          <w:marRight w:val="0"/>
          <w:marTop w:val="0"/>
          <w:marBottom w:val="0"/>
          <w:divBdr>
            <w:top w:val="none" w:sz="0" w:space="0" w:color="auto"/>
            <w:left w:val="none" w:sz="0" w:space="0" w:color="auto"/>
            <w:bottom w:val="none" w:sz="0" w:space="0" w:color="auto"/>
            <w:right w:val="none" w:sz="0" w:space="0" w:color="auto"/>
          </w:divBdr>
        </w:div>
        <w:div w:id="2026665792">
          <w:marLeft w:val="640"/>
          <w:marRight w:val="0"/>
          <w:marTop w:val="0"/>
          <w:marBottom w:val="0"/>
          <w:divBdr>
            <w:top w:val="none" w:sz="0" w:space="0" w:color="auto"/>
            <w:left w:val="none" w:sz="0" w:space="0" w:color="auto"/>
            <w:bottom w:val="none" w:sz="0" w:space="0" w:color="auto"/>
            <w:right w:val="none" w:sz="0" w:space="0" w:color="auto"/>
          </w:divBdr>
        </w:div>
        <w:div w:id="1995792294">
          <w:marLeft w:val="640"/>
          <w:marRight w:val="0"/>
          <w:marTop w:val="0"/>
          <w:marBottom w:val="0"/>
          <w:divBdr>
            <w:top w:val="none" w:sz="0" w:space="0" w:color="auto"/>
            <w:left w:val="none" w:sz="0" w:space="0" w:color="auto"/>
            <w:bottom w:val="none" w:sz="0" w:space="0" w:color="auto"/>
            <w:right w:val="none" w:sz="0" w:space="0" w:color="auto"/>
          </w:divBdr>
        </w:div>
        <w:div w:id="1998462537">
          <w:marLeft w:val="640"/>
          <w:marRight w:val="0"/>
          <w:marTop w:val="0"/>
          <w:marBottom w:val="0"/>
          <w:divBdr>
            <w:top w:val="none" w:sz="0" w:space="0" w:color="auto"/>
            <w:left w:val="none" w:sz="0" w:space="0" w:color="auto"/>
            <w:bottom w:val="none" w:sz="0" w:space="0" w:color="auto"/>
            <w:right w:val="none" w:sz="0" w:space="0" w:color="auto"/>
          </w:divBdr>
        </w:div>
        <w:div w:id="1636833133">
          <w:marLeft w:val="640"/>
          <w:marRight w:val="0"/>
          <w:marTop w:val="0"/>
          <w:marBottom w:val="0"/>
          <w:divBdr>
            <w:top w:val="none" w:sz="0" w:space="0" w:color="auto"/>
            <w:left w:val="none" w:sz="0" w:space="0" w:color="auto"/>
            <w:bottom w:val="none" w:sz="0" w:space="0" w:color="auto"/>
            <w:right w:val="none" w:sz="0" w:space="0" w:color="auto"/>
          </w:divBdr>
        </w:div>
        <w:div w:id="821460514">
          <w:marLeft w:val="640"/>
          <w:marRight w:val="0"/>
          <w:marTop w:val="0"/>
          <w:marBottom w:val="0"/>
          <w:divBdr>
            <w:top w:val="none" w:sz="0" w:space="0" w:color="auto"/>
            <w:left w:val="none" w:sz="0" w:space="0" w:color="auto"/>
            <w:bottom w:val="none" w:sz="0" w:space="0" w:color="auto"/>
            <w:right w:val="none" w:sz="0" w:space="0" w:color="auto"/>
          </w:divBdr>
        </w:div>
        <w:div w:id="459349875">
          <w:marLeft w:val="640"/>
          <w:marRight w:val="0"/>
          <w:marTop w:val="0"/>
          <w:marBottom w:val="0"/>
          <w:divBdr>
            <w:top w:val="none" w:sz="0" w:space="0" w:color="auto"/>
            <w:left w:val="none" w:sz="0" w:space="0" w:color="auto"/>
            <w:bottom w:val="none" w:sz="0" w:space="0" w:color="auto"/>
            <w:right w:val="none" w:sz="0" w:space="0" w:color="auto"/>
          </w:divBdr>
        </w:div>
        <w:div w:id="381252567">
          <w:marLeft w:val="640"/>
          <w:marRight w:val="0"/>
          <w:marTop w:val="0"/>
          <w:marBottom w:val="0"/>
          <w:divBdr>
            <w:top w:val="none" w:sz="0" w:space="0" w:color="auto"/>
            <w:left w:val="none" w:sz="0" w:space="0" w:color="auto"/>
            <w:bottom w:val="none" w:sz="0" w:space="0" w:color="auto"/>
            <w:right w:val="none" w:sz="0" w:space="0" w:color="auto"/>
          </w:divBdr>
        </w:div>
        <w:div w:id="691880703">
          <w:marLeft w:val="640"/>
          <w:marRight w:val="0"/>
          <w:marTop w:val="0"/>
          <w:marBottom w:val="0"/>
          <w:divBdr>
            <w:top w:val="none" w:sz="0" w:space="0" w:color="auto"/>
            <w:left w:val="none" w:sz="0" w:space="0" w:color="auto"/>
            <w:bottom w:val="none" w:sz="0" w:space="0" w:color="auto"/>
            <w:right w:val="none" w:sz="0" w:space="0" w:color="auto"/>
          </w:divBdr>
        </w:div>
        <w:div w:id="1292247031">
          <w:marLeft w:val="640"/>
          <w:marRight w:val="0"/>
          <w:marTop w:val="0"/>
          <w:marBottom w:val="0"/>
          <w:divBdr>
            <w:top w:val="none" w:sz="0" w:space="0" w:color="auto"/>
            <w:left w:val="none" w:sz="0" w:space="0" w:color="auto"/>
            <w:bottom w:val="none" w:sz="0" w:space="0" w:color="auto"/>
            <w:right w:val="none" w:sz="0" w:space="0" w:color="auto"/>
          </w:divBdr>
        </w:div>
        <w:div w:id="1157719868">
          <w:marLeft w:val="640"/>
          <w:marRight w:val="0"/>
          <w:marTop w:val="0"/>
          <w:marBottom w:val="0"/>
          <w:divBdr>
            <w:top w:val="none" w:sz="0" w:space="0" w:color="auto"/>
            <w:left w:val="none" w:sz="0" w:space="0" w:color="auto"/>
            <w:bottom w:val="none" w:sz="0" w:space="0" w:color="auto"/>
            <w:right w:val="none" w:sz="0" w:space="0" w:color="auto"/>
          </w:divBdr>
        </w:div>
        <w:div w:id="359670307">
          <w:marLeft w:val="640"/>
          <w:marRight w:val="0"/>
          <w:marTop w:val="0"/>
          <w:marBottom w:val="0"/>
          <w:divBdr>
            <w:top w:val="none" w:sz="0" w:space="0" w:color="auto"/>
            <w:left w:val="none" w:sz="0" w:space="0" w:color="auto"/>
            <w:bottom w:val="none" w:sz="0" w:space="0" w:color="auto"/>
            <w:right w:val="none" w:sz="0" w:space="0" w:color="auto"/>
          </w:divBdr>
        </w:div>
        <w:div w:id="1034690726">
          <w:marLeft w:val="640"/>
          <w:marRight w:val="0"/>
          <w:marTop w:val="0"/>
          <w:marBottom w:val="0"/>
          <w:divBdr>
            <w:top w:val="none" w:sz="0" w:space="0" w:color="auto"/>
            <w:left w:val="none" w:sz="0" w:space="0" w:color="auto"/>
            <w:bottom w:val="none" w:sz="0" w:space="0" w:color="auto"/>
            <w:right w:val="none" w:sz="0" w:space="0" w:color="auto"/>
          </w:divBdr>
        </w:div>
        <w:div w:id="52780496">
          <w:marLeft w:val="640"/>
          <w:marRight w:val="0"/>
          <w:marTop w:val="0"/>
          <w:marBottom w:val="0"/>
          <w:divBdr>
            <w:top w:val="none" w:sz="0" w:space="0" w:color="auto"/>
            <w:left w:val="none" w:sz="0" w:space="0" w:color="auto"/>
            <w:bottom w:val="none" w:sz="0" w:space="0" w:color="auto"/>
            <w:right w:val="none" w:sz="0" w:space="0" w:color="auto"/>
          </w:divBdr>
        </w:div>
        <w:div w:id="585457061">
          <w:marLeft w:val="640"/>
          <w:marRight w:val="0"/>
          <w:marTop w:val="0"/>
          <w:marBottom w:val="0"/>
          <w:divBdr>
            <w:top w:val="none" w:sz="0" w:space="0" w:color="auto"/>
            <w:left w:val="none" w:sz="0" w:space="0" w:color="auto"/>
            <w:bottom w:val="none" w:sz="0" w:space="0" w:color="auto"/>
            <w:right w:val="none" w:sz="0" w:space="0" w:color="auto"/>
          </w:divBdr>
        </w:div>
        <w:div w:id="832641156">
          <w:marLeft w:val="640"/>
          <w:marRight w:val="0"/>
          <w:marTop w:val="0"/>
          <w:marBottom w:val="0"/>
          <w:divBdr>
            <w:top w:val="none" w:sz="0" w:space="0" w:color="auto"/>
            <w:left w:val="none" w:sz="0" w:space="0" w:color="auto"/>
            <w:bottom w:val="none" w:sz="0" w:space="0" w:color="auto"/>
            <w:right w:val="none" w:sz="0" w:space="0" w:color="auto"/>
          </w:divBdr>
        </w:div>
        <w:div w:id="173500882">
          <w:marLeft w:val="640"/>
          <w:marRight w:val="0"/>
          <w:marTop w:val="0"/>
          <w:marBottom w:val="0"/>
          <w:divBdr>
            <w:top w:val="none" w:sz="0" w:space="0" w:color="auto"/>
            <w:left w:val="none" w:sz="0" w:space="0" w:color="auto"/>
            <w:bottom w:val="none" w:sz="0" w:space="0" w:color="auto"/>
            <w:right w:val="none" w:sz="0" w:space="0" w:color="auto"/>
          </w:divBdr>
        </w:div>
        <w:div w:id="1026827856">
          <w:marLeft w:val="640"/>
          <w:marRight w:val="0"/>
          <w:marTop w:val="0"/>
          <w:marBottom w:val="0"/>
          <w:divBdr>
            <w:top w:val="none" w:sz="0" w:space="0" w:color="auto"/>
            <w:left w:val="none" w:sz="0" w:space="0" w:color="auto"/>
            <w:bottom w:val="none" w:sz="0" w:space="0" w:color="auto"/>
            <w:right w:val="none" w:sz="0" w:space="0" w:color="auto"/>
          </w:divBdr>
        </w:div>
        <w:div w:id="1357390249">
          <w:marLeft w:val="640"/>
          <w:marRight w:val="0"/>
          <w:marTop w:val="0"/>
          <w:marBottom w:val="0"/>
          <w:divBdr>
            <w:top w:val="none" w:sz="0" w:space="0" w:color="auto"/>
            <w:left w:val="none" w:sz="0" w:space="0" w:color="auto"/>
            <w:bottom w:val="none" w:sz="0" w:space="0" w:color="auto"/>
            <w:right w:val="none" w:sz="0" w:space="0" w:color="auto"/>
          </w:divBdr>
        </w:div>
        <w:div w:id="1337420526">
          <w:marLeft w:val="640"/>
          <w:marRight w:val="0"/>
          <w:marTop w:val="0"/>
          <w:marBottom w:val="0"/>
          <w:divBdr>
            <w:top w:val="none" w:sz="0" w:space="0" w:color="auto"/>
            <w:left w:val="none" w:sz="0" w:space="0" w:color="auto"/>
            <w:bottom w:val="none" w:sz="0" w:space="0" w:color="auto"/>
            <w:right w:val="none" w:sz="0" w:space="0" w:color="auto"/>
          </w:divBdr>
        </w:div>
        <w:div w:id="1538278260">
          <w:marLeft w:val="640"/>
          <w:marRight w:val="0"/>
          <w:marTop w:val="0"/>
          <w:marBottom w:val="0"/>
          <w:divBdr>
            <w:top w:val="none" w:sz="0" w:space="0" w:color="auto"/>
            <w:left w:val="none" w:sz="0" w:space="0" w:color="auto"/>
            <w:bottom w:val="none" w:sz="0" w:space="0" w:color="auto"/>
            <w:right w:val="none" w:sz="0" w:space="0" w:color="auto"/>
          </w:divBdr>
        </w:div>
        <w:div w:id="1581021713">
          <w:marLeft w:val="640"/>
          <w:marRight w:val="0"/>
          <w:marTop w:val="0"/>
          <w:marBottom w:val="0"/>
          <w:divBdr>
            <w:top w:val="none" w:sz="0" w:space="0" w:color="auto"/>
            <w:left w:val="none" w:sz="0" w:space="0" w:color="auto"/>
            <w:bottom w:val="none" w:sz="0" w:space="0" w:color="auto"/>
            <w:right w:val="none" w:sz="0" w:space="0" w:color="auto"/>
          </w:divBdr>
        </w:div>
        <w:div w:id="233591325">
          <w:marLeft w:val="640"/>
          <w:marRight w:val="0"/>
          <w:marTop w:val="0"/>
          <w:marBottom w:val="0"/>
          <w:divBdr>
            <w:top w:val="none" w:sz="0" w:space="0" w:color="auto"/>
            <w:left w:val="none" w:sz="0" w:space="0" w:color="auto"/>
            <w:bottom w:val="none" w:sz="0" w:space="0" w:color="auto"/>
            <w:right w:val="none" w:sz="0" w:space="0" w:color="auto"/>
          </w:divBdr>
        </w:div>
        <w:div w:id="846749287">
          <w:marLeft w:val="640"/>
          <w:marRight w:val="0"/>
          <w:marTop w:val="0"/>
          <w:marBottom w:val="0"/>
          <w:divBdr>
            <w:top w:val="none" w:sz="0" w:space="0" w:color="auto"/>
            <w:left w:val="none" w:sz="0" w:space="0" w:color="auto"/>
            <w:bottom w:val="none" w:sz="0" w:space="0" w:color="auto"/>
            <w:right w:val="none" w:sz="0" w:space="0" w:color="auto"/>
          </w:divBdr>
        </w:div>
        <w:div w:id="865750173">
          <w:marLeft w:val="640"/>
          <w:marRight w:val="0"/>
          <w:marTop w:val="0"/>
          <w:marBottom w:val="0"/>
          <w:divBdr>
            <w:top w:val="none" w:sz="0" w:space="0" w:color="auto"/>
            <w:left w:val="none" w:sz="0" w:space="0" w:color="auto"/>
            <w:bottom w:val="none" w:sz="0" w:space="0" w:color="auto"/>
            <w:right w:val="none" w:sz="0" w:space="0" w:color="auto"/>
          </w:divBdr>
        </w:div>
        <w:div w:id="862747315">
          <w:marLeft w:val="640"/>
          <w:marRight w:val="0"/>
          <w:marTop w:val="0"/>
          <w:marBottom w:val="0"/>
          <w:divBdr>
            <w:top w:val="none" w:sz="0" w:space="0" w:color="auto"/>
            <w:left w:val="none" w:sz="0" w:space="0" w:color="auto"/>
            <w:bottom w:val="none" w:sz="0" w:space="0" w:color="auto"/>
            <w:right w:val="none" w:sz="0" w:space="0" w:color="auto"/>
          </w:divBdr>
        </w:div>
        <w:div w:id="1616715992">
          <w:marLeft w:val="640"/>
          <w:marRight w:val="0"/>
          <w:marTop w:val="0"/>
          <w:marBottom w:val="0"/>
          <w:divBdr>
            <w:top w:val="none" w:sz="0" w:space="0" w:color="auto"/>
            <w:left w:val="none" w:sz="0" w:space="0" w:color="auto"/>
            <w:bottom w:val="none" w:sz="0" w:space="0" w:color="auto"/>
            <w:right w:val="none" w:sz="0" w:space="0" w:color="auto"/>
          </w:divBdr>
        </w:div>
        <w:div w:id="239410073">
          <w:marLeft w:val="640"/>
          <w:marRight w:val="0"/>
          <w:marTop w:val="0"/>
          <w:marBottom w:val="0"/>
          <w:divBdr>
            <w:top w:val="none" w:sz="0" w:space="0" w:color="auto"/>
            <w:left w:val="none" w:sz="0" w:space="0" w:color="auto"/>
            <w:bottom w:val="none" w:sz="0" w:space="0" w:color="auto"/>
            <w:right w:val="none" w:sz="0" w:space="0" w:color="auto"/>
          </w:divBdr>
        </w:div>
        <w:div w:id="973370079">
          <w:marLeft w:val="640"/>
          <w:marRight w:val="0"/>
          <w:marTop w:val="0"/>
          <w:marBottom w:val="0"/>
          <w:divBdr>
            <w:top w:val="none" w:sz="0" w:space="0" w:color="auto"/>
            <w:left w:val="none" w:sz="0" w:space="0" w:color="auto"/>
            <w:bottom w:val="none" w:sz="0" w:space="0" w:color="auto"/>
            <w:right w:val="none" w:sz="0" w:space="0" w:color="auto"/>
          </w:divBdr>
        </w:div>
        <w:div w:id="46803552">
          <w:marLeft w:val="640"/>
          <w:marRight w:val="0"/>
          <w:marTop w:val="0"/>
          <w:marBottom w:val="0"/>
          <w:divBdr>
            <w:top w:val="none" w:sz="0" w:space="0" w:color="auto"/>
            <w:left w:val="none" w:sz="0" w:space="0" w:color="auto"/>
            <w:bottom w:val="none" w:sz="0" w:space="0" w:color="auto"/>
            <w:right w:val="none" w:sz="0" w:space="0" w:color="auto"/>
          </w:divBdr>
        </w:div>
        <w:div w:id="814907370">
          <w:marLeft w:val="640"/>
          <w:marRight w:val="0"/>
          <w:marTop w:val="0"/>
          <w:marBottom w:val="0"/>
          <w:divBdr>
            <w:top w:val="none" w:sz="0" w:space="0" w:color="auto"/>
            <w:left w:val="none" w:sz="0" w:space="0" w:color="auto"/>
            <w:bottom w:val="none" w:sz="0" w:space="0" w:color="auto"/>
            <w:right w:val="none" w:sz="0" w:space="0" w:color="auto"/>
          </w:divBdr>
        </w:div>
        <w:div w:id="1534492522">
          <w:marLeft w:val="640"/>
          <w:marRight w:val="0"/>
          <w:marTop w:val="0"/>
          <w:marBottom w:val="0"/>
          <w:divBdr>
            <w:top w:val="none" w:sz="0" w:space="0" w:color="auto"/>
            <w:left w:val="none" w:sz="0" w:space="0" w:color="auto"/>
            <w:bottom w:val="none" w:sz="0" w:space="0" w:color="auto"/>
            <w:right w:val="none" w:sz="0" w:space="0" w:color="auto"/>
          </w:divBdr>
        </w:div>
        <w:div w:id="768896040">
          <w:marLeft w:val="640"/>
          <w:marRight w:val="0"/>
          <w:marTop w:val="0"/>
          <w:marBottom w:val="0"/>
          <w:divBdr>
            <w:top w:val="none" w:sz="0" w:space="0" w:color="auto"/>
            <w:left w:val="none" w:sz="0" w:space="0" w:color="auto"/>
            <w:bottom w:val="none" w:sz="0" w:space="0" w:color="auto"/>
            <w:right w:val="none" w:sz="0" w:space="0" w:color="auto"/>
          </w:divBdr>
        </w:div>
        <w:div w:id="1907956958">
          <w:marLeft w:val="640"/>
          <w:marRight w:val="0"/>
          <w:marTop w:val="0"/>
          <w:marBottom w:val="0"/>
          <w:divBdr>
            <w:top w:val="none" w:sz="0" w:space="0" w:color="auto"/>
            <w:left w:val="none" w:sz="0" w:space="0" w:color="auto"/>
            <w:bottom w:val="none" w:sz="0" w:space="0" w:color="auto"/>
            <w:right w:val="none" w:sz="0" w:space="0" w:color="auto"/>
          </w:divBdr>
        </w:div>
        <w:div w:id="187455081">
          <w:marLeft w:val="640"/>
          <w:marRight w:val="0"/>
          <w:marTop w:val="0"/>
          <w:marBottom w:val="0"/>
          <w:divBdr>
            <w:top w:val="none" w:sz="0" w:space="0" w:color="auto"/>
            <w:left w:val="none" w:sz="0" w:space="0" w:color="auto"/>
            <w:bottom w:val="none" w:sz="0" w:space="0" w:color="auto"/>
            <w:right w:val="none" w:sz="0" w:space="0" w:color="auto"/>
          </w:divBdr>
        </w:div>
      </w:divsChild>
    </w:div>
    <w:div w:id="680595014">
      <w:bodyDiv w:val="1"/>
      <w:marLeft w:val="0"/>
      <w:marRight w:val="0"/>
      <w:marTop w:val="0"/>
      <w:marBottom w:val="0"/>
      <w:divBdr>
        <w:top w:val="none" w:sz="0" w:space="0" w:color="auto"/>
        <w:left w:val="none" w:sz="0" w:space="0" w:color="auto"/>
        <w:bottom w:val="none" w:sz="0" w:space="0" w:color="auto"/>
        <w:right w:val="none" w:sz="0" w:space="0" w:color="auto"/>
      </w:divBdr>
      <w:divsChild>
        <w:div w:id="1642884777">
          <w:marLeft w:val="640"/>
          <w:marRight w:val="0"/>
          <w:marTop w:val="0"/>
          <w:marBottom w:val="0"/>
          <w:divBdr>
            <w:top w:val="none" w:sz="0" w:space="0" w:color="auto"/>
            <w:left w:val="none" w:sz="0" w:space="0" w:color="auto"/>
            <w:bottom w:val="none" w:sz="0" w:space="0" w:color="auto"/>
            <w:right w:val="none" w:sz="0" w:space="0" w:color="auto"/>
          </w:divBdr>
        </w:div>
        <w:div w:id="1847213052">
          <w:marLeft w:val="640"/>
          <w:marRight w:val="0"/>
          <w:marTop w:val="0"/>
          <w:marBottom w:val="0"/>
          <w:divBdr>
            <w:top w:val="none" w:sz="0" w:space="0" w:color="auto"/>
            <w:left w:val="none" w:sz="0" w:space="0" w:color="auto"/>
            <w:bottom w:val="none" w:sz="0" w:space="0" w:color="auto"/>
            <w:right w:val="none" w:sz="0" w:space="0" w:color="auto"/>
          </w:divBdr>
        </w:div>
        <w:div w:id="1350990156">
          <w:marLeft w:val="640"/>
          <w:marRight w:val="0"/>
          <w:marTop w:val="0"/>
          <w:marBottom w:val="0"/>
          <w:divBdr>
            <w:top w:val="none" w:sz="0" w:space="0" w:color="auto"/>
            <w:left w:val="none" w:sz="0" w:space="0" w:color="auto"/>
            <w:bottom w:val="none" w:sz="0" w:space="0" w:color="auto"/>
            <w:right w:val="none" w:sz="0" w:space="0" w:color="auto"/>
          </w:divBdr>
        </w:div>
        <w:div w:id="116263834">
          <w:marLeft w:val="640"/>
          <w:marRight w:val="0"/>
          <w:marTop w:val="0"/>
          <w:marBottom w:val="0"/>
          <w:divBdr>
            <w:top w:val="none" w:sz="0" w:space="0" w:color="auto"/>
            <w:left w:val="none" w:sz="0" w:space="0" w:color="auto"/>
            <w:bottom w:val="none" w:sz="0" w:space="0" w:color="auto"/>
            <w:right w:val="none" w:sz="0" w:space="0" w:color="auto"/>
          </w:divBdr>
        </w:div>
        <w:div w:id="253319233">
          <w:marLeft w:val="640"/>
          <w:marRight w:val="0"/>
          <w:marTop w:val="0"/>
          <w:marBottom w:val="0"/>
          <w:divBdr>
            <w:top w:val="none" w:sz="0" w:space="0" w:color="auto"/>
            <w:left w:val="none" w:sz="0" w:space="0" w:color="auto"/>
            <w:bottom w:val="none" w:sz="0" w:space="0" w:color="auto"/>
            <w:right w:val="none" w:sz="0" w:space="0" w:color="auto"/>
          </w:divBdr>
        </w:div>
        <w:div w:id="1263492760">
          <w:marLeft w:val="640"/>
          <w:marRight w:val="0"/>
          <w:marTop w:val="0"/>
          <w:marBottom w:val="0"/>
          <w:divBdr>
            <w:top w:val="none" w:sz="0" w:space="0" w:color="auto"/>
            <w:left w:val="none" w:sz="0" w:space="0" w:color="auto"/>
            <w:bottom w:val="none" w:sz="0" w:space="0" w:color="auto"/>
            <w:right w:val="none" w:sz="0" w:space="0" w:color="auto"/>
          </w:divBdr>
        </w:div>
        <w:div w:id="2134864280">
          <w:marLeft w:val="640"/>
          <w:marRight w:val="0"/>
          <w:marTop w:val="0"/>
          <w:marBottom w:val="0"/>
          <w:divBdr>
            <w:top w:val="none" w:sz="0" w:space="0" w:color="auto"/>
            <w:left w:val="none" w:sz="0" w:space="0" w:color="auto"/>
            <w:bottom w:val="none" w:sz="0" w:space="0" w:color="auto"/>
            <w:right w:val="none" w:sz="0" w:space="0" w:color="auto"/>
          </w:divBdr>
        </w:div>
        <w:div w:id="2052147539">
          <w:marLeft w:val="640"/>
          <w:marRight w:val="0"/>
          <w:marTop w:val="0"/>
          <w:marBottom w:val="0"/>
          <w:divBdr>
            <w:top w:val="none" w:sz="0" w:space="0" w:color="auto"/>
            <w:left w:val="none" w:sz="0" w:space="0" w:color="auto"/>
            <w:bottom w:val="none" w:sz="0" w:space="0" w:color="auto"/>
            <w:right w:val="none" w:sz="0" w:space="0" w:color="auto"/>
          </w:divBdr>
        </w:div>
        <w:div w:id="394624079">
          <w:marLeft w:val="640"/>
          <w:marRight w:val="0"/>
          <w:marTop w:val="0"/>
          <w:marBottom w:val="0"/>
          <w:divBdr>
            <w:top w:val="none" w:sz="0" w:space="0" w:color="auto"/>
            <w:left w:val="none" w:sz="0" w:space="0" w:color="auto"/>
            <w:bottom w:val="none" w:sz="0" w:space="0" w:color="auto"/>
            <w:right w:val="none" w:sz="0" w:space="0" w:color="auto"/>
          </w:divBdr>
        </w:div>
        <w:div w:id="2107386985">
          <w:marLeft w:val="640"/>
          <w:marRight w:val="0"/>
          <w:marTop w:val="0"/>
          <w:marBottom w:val="0"/>
          <w:divBdr>
            <w:top w:val="none" w:sz="0" w:space="0" w:color="auto"/>
            <w:left w:val="none" w:sz="0" w:space="0" w:color="auto"/>
            <w:bottom w:val="none" w:sz="0" w:space="0" w:color="auto"/>
            <w:right w:val="none" w:sz="0" w:space="0" w:color="auto"/>
          </w:divBdr>
        </w:div>
        <w:div w:id="1089237284">
          <w:marLeft w:val="640"/>
          <w:marRight w:val="0"/>
          <w:marTop w:val="0"/>
          <w:marBottom w:val="0"/>
          <w:divBdr>
            <w:top w:val="none" w:sz="0" w:space="0" w:color="auto"/>
            <w:left w:val="none" w:sz="0" w:space="0" w:color="auto"/>
            <w:bottom w:val="none" w:sz="0" w:space="0" w:color="auto"/>
            <w:right w:val="none" w:sz="0" w:space="0" w:color="auto"/>
          </w:divBdr>
        </w:div>
        <w:div w:id="402682441">
          <w:marLeft w:val="640"/>
          <w:marRight w:val="0"/>
          <w:marTop w:val="0"/>
          <w:marBottom w:val="0"/>
          <w:divBdr>
            <w:top w:val="none" w:sz="0" w:space="0" w:color="auto"/>
            <w:left w:val="none" w:sz="0" w:space="0" w:color="auto"/>
            <w:bottom w:val="none" w:sz="0" w:space="0" w:color="auto"/>
            <w:right w:val="none" w:sz="0" w:space="0" w:color="auto"/>
          </w:divBdr>
        </w:div>
        <w:div w:id="155078102">
          <w:marLeft w:val="640"/>
          <w:marRight w:val="0"/>
          <w:marTop w:val="0"/>
          <w:marBottom w:val="0"/>
          <w:divBdr>
            <w:top w:val="none" w:sz="0" w:space="0" w:color="auto"/>
            <w:left w:val="none" w:sz="0" w:space="0" w:color="auto"/>
            <w:bottom w:val="none" w:sz="0" w:space="0" w:color="auto"/>
            <w:right w:val="none" w:sz="0" w:space="0" w:color="auto"/>
          </w:divBdr>
        </w:div>
        <w:div w:id="498272022">
          <w:marLeft w:val="640"/>
          <w:marRight w:val="0"/>
          <w:marTop w:val="0"/>
          <w:marBottom w:val="0"/>
          <w:divBdr>
            <w:top w:val="none" w:sz="0" w:space="0" w:color="auto"/>
            <w:left w:val="none" w:sz="0" w:space="0" w:color="auto"/>
            <w:bottom w:val="none" w:sz="0" w:space="0" w:color="auto"/>
            <w:right w:val="none" w:sz="0" w:space="0" w:color="auto"/>
          </w:divBdr>
        </w:div>
        <w:div w:id="1771662218">
          <w:marLeft w:val="640"/>
          <w:marRight w:val="0"/>
          <w:marTop w:val="0"/>
          <w:marBottom w:val="0"/>
          <w:divBdr>
            <w:top w:val="none" w:sz="0" w:space="0" w:color="auto"/>
            <w:left w:val="none" w:sz="0" w:space="0" w:color="auto"/>
            <w:bottom w:val="none" w:sz="0" w:space="0" w:color="auto"/>
            <w:right w:val="none" w:sz="0" w:space="0" w:color="auto"/>
          </w:divBdr>
        </w:div>
        <w:div w:id="1191842260">
          <w:marLeft w:val="640"/>
          <w:marRight w:val="0"/>
          <w:marTop w:val="0"/>
          <w:marBottom w:val="0"/>
          <w:divBdr>
            <w:top w:val="none" w:sz="0" w:space="0" w:color="auto"/>
            <w:left w:val="none" w:sz="0" w:space="0" w:color="auto"/>
            <w:bottom w:val="none" w:sz="0" w:space="0" w:color="auto"/>
            <w:right w:val="none" w:sz="0" w:space="0" w:color="auto"/>
          </w:divBdr>
        </w:div>
        <w:div w:id="293414797">
          <w:marLeft w:val="640"/>
          <w:marRight w:val="0"/>
          <w:marTop w:val="0"/>
          <w:marBottom w:val="0"/>
          <w:divBdr>
            <w:top w:val="none" w:sz="0" w:space="0" w:color="auto"/>
            <w:left w:val="none" w:sz="0" w:space="0" w:color="auto"/>
            <w:bottom w:val="none" w:sz="0" w:space="0" w:color="auto"/>
            <w:right w:val="none" w:sz="0" w:space="0" w:color="auto"/>
          </w:divBdr>
        </w:div>
        <w:div w:id="1595821375">
          <w:marLeft w:val="640"/>
          <w:marRight w:val="0"/>
          <w:marTop w:val="0"/>
          <w:marBottom w:val="0"/>
          <w:divBdr>
            <w:top w:val="none" w:sz="0" w:space="0" w:color="auto"/>
            <w:left w:val="none" w:sz="0" w:space="0" w:color="auto"/>
            <w:bottom w:val="none" w:sz="0" w:space="0" w:color="auto"/>
            <w:right w:val="none" w:sz="0" w:space="0" w:color="auto"/>
          </w:divBdr>
        </w:div>
        <w:div w:id="2032800361">
          <w:marLeft w:val="640"/>
          <w:marRight w:val="0"/>
          <w:marTop w:val="0"/>
          <w:marBottom w:val="0"/>
          <w:divBdr>
            <w:top w:val="none" w:sz="0" w:space="0" w:color="auto"/>
            <w:left w:val="none" w:sz="0" w:space="0" w:color="auto"/>
            <w:bottom w:val="none" w:sz="0" w:space="0" w:color="auto"/>
            <w:right w:val="none" w:sz="0" w:space="0" w:color="auto"/>
          </w:divBdr>
        </w:div>
        <w:div w:id="1250116802">
          <w:marLeft w:val="640"/>
          <w:marRight w:val="0"/>
          <w:marTop w:val="0"/>
          <w:marBottom w:val="0"/>
          <w:divBdr>
            <w:top w:val="none" w:sz="0" w:space="0" w:color="auto"/>
            <w:left w:val="none" w:sz="0" w:space="0" w:color="auto"/>
            <w:bottom w:val="none" w:sz="0" w:space="0" w:color="auto"/>
            <w:right w:val="none" w:sz="0" w:space="0" w:color="auto"/>
          </w:divBdr>
        </w:div>
        <w:div w:id="1959683370">
          <w:marLeft w:val="640"/>
          <w:marRight w:val="0"/>
          <w:marTop w:val="0"/>
          <w:marBottom w:val="0"/>
          <w:divBdr>
            <w:top w:val="none" w:sz="0" w:space="0" w:color="auto"/>
            <w:left w:val="none" w:sz="0" w:space="0" w:color="auto"/>
            <w:bottom w:val="none" w:sz="0" w:space="0" w:color="auto"/>
            <w:right w:val="none" w:sz="0" w:space="0" w:color="auto"/>
          </w:divBdr>
        </w:div>
        <w:div w:id="467741992">
          <w:marLeft w:val="640"/>
          <w:marRight w:val="0"/>
          <w:marTop w:val="0"/>
          <w:marBottom w:val="0"/>
          <w:divBdr>
            <w:top w:val="none" w:sz="0" w:space="0" w:color="auto"/>
            <w:left w:val="none" w:sz="0" w:space="0" w:color="auto"/>
            <w:bottom w:val="none" w:sz="0" w:space="0" w:color="auto"/>
            <w:right w:val="none" w:sz="0" w:space="0" w:color="auto"/>
          </w:divBdr>
        </w:div>
        <w:div w:id="1720857986">
          <w:marLeft w:val="640"/>
          <w:marRight w:val="0"/>
          <w:marTop w:val="0"/>
          <w:marBottom w:val="0"/>
          <w:divBdr>
            <w:top w:val="none" w:sz="0" w:space="0" w:color="auto"/>
            <w:left w:val="none" w:sz="0" w:space="0" w:color="auto"/>
            <w:bottom w:val="none" w:sz="0" w:space="0" w:color="auto"/>
            <w:right w:val="none" w:sz="0" w:space="0" w:color="auto"/>
          </w:divBdr>
        </w:div>
        <w:div w:id="1364550728">
          <w:marLeft w:val="640"/>
          <w:marRight w:val="0"/>
          <w:marTop w:val="0"/>
          <w:marBottom w:val="0"/>
          <w:divBdr>
            <w:top w:val="none" w:sz="0" w:space="0" w:color="auto"/>
            <w:left w:val="none" w:sz="0" w:space="0" w:color="auto"/>
            <w:bottom w:val="none" w:sz="0" w:space="0" w:color="auto"/>
            <w:right w:val="none" w:sz="0" w:space="0" w:color="auto"/>
          </w:divBdr>
        </w:div>
        <w:div w:id="1389106140">
          <w:marLeft w:val="640"/>
          <w:marRight w:val="0"/>
          <w:marTop w:val="0"/>
          <w:marBottom w:val="0"/>
          <w:divBdr>
            <w:top w:val="none" w:sz="0" w:space="0" w:color="auto"/>
            <w:left w:val="none" w:sz="0" w:space="0" w:color="auto"/>
            <w:bottom w:val="none" w:sz="0" w:space="0" w:color="auto"/>
            <w:right w:val="none" w:sz="0" w:space="0" w:color="auto"/>
          </w:divBdr>
        </w:div>
        <w:div w:id="1773667833">
          <w:marLeft w:val="640"/>
          <w:marRight w:val="0"/>
          <w:marTop w:val="0"/>
          <w:marBottom w:val="0"/>
          <w:divBdr>
            <w:top w:val="none" w:sz="0" w:space="0" w:color="auto"/>
            <w:left w:val="none" w:sz="0" w:space="0" w:color="auto"/>
            <w:bottom w:val="none" w:sz="0" w:space="0" w:color="auto"/>
            <w:right w:val="none" w:sz="0" w:space="0" w:color="auto"/>
          </w:divBdr>
        </w:div>
        <w:div w:id="488326251">
          <w:marLeft w:val="640"/>
          <w:marRight w:val="0"/>
          <w:marTop w:val="0"/>
          <w:marBottom w:val="0"/>
          <w:divBdr>
            <w:top w:val="none" w:sz="0" w:space="0" w:color="auto"/>
            <w:left w:val="none" w:sz="0" w:space="0" w:color="auto"/>
            <w:bottom w:val="none" w:sz="0" w:space="0" w:color="auto"/>
            <w:right w:val="none" w:sz="0" w:space="0" w:color="auto"/>
          </w:divBdr>
        </w:div>
        <w:div w:id="1291135537">
          <w:marLeft w:val="640"/>
          <w:marRight w:val="0"/>
          <w:marTop w:val="0"/>
          <w:marBottom w:val="0"/>
          <w:divBdr>
            <w:top w:val="none" w:sz="0" w:space="0" w:color="auto"/>
            <w:left w:val="none" w:sz="0" w:space="0" w:color="auto"/>
            <w:bottom w:val="none" w:sz="0" w:space="0" w:color="auto"/>
            <w:right w:val="none" w:sz="0" w:space="0" w:color="auto"/>
          </w:divBdr>
        </w:div>
        <w:div w:id="1064370872">
          <w:marLeft w:val="640"/>
          <w:marRight w:val="0"/>
          <w:marTop w:val="0"/>
          <w:marBottom w:val="0"/>
          <w:divBdr>
            <w:top w:val="none" w:sz="0" w:space="0" w:color="auto"/>
            <w:left w:val="none" w:sz="0" w:space="0" w:color="auto"/>
            <w:bottom w:val="none" w:sz="0" w:space="0" w:color="auto"/>
            <w:right w:val="none" w:sz="0" w:space="0" w:color="auto"/>
          </w:divBdr>
        </w:div>
        <w:div w:id="1560899555">
          <w:marLeft w:val="640"/>
          <w:marRight w:val="0"/>
          <w:marTop w:val="0"/>
          <w:marBottom w:val="0"/>
          <w:divBdr>
            <w:top w:val="none" w:sz="0" w:space="0" w:color="auto"/>
            <w:left w:val="none" w:sz="0" w:space="0" w:color="auto"/>
            <w:bottom w:val="none" w:sz="0" w:space="0" w:color="auto"/>
            <w:right w:val="none" w:sz="0" w:space="0" w:color="auto"/>
          </w:divBdr>
        </w:div>
        <w:div w:id="163010321">
          <w:marLeft w:val="640"/>
          <w:marRight w:val="0"/>
          <w:marTop w:val="0"/>
          <w:marBottom w:val="0"/>
          <w:divBdr>
            <w:top w:val="none" w:sz="0" w:space="0" w:color="auto"/>
            <w:left w:val="none" w:sz="0" w:space="0" w:color="auto"/>
            <w:bottom w:val="none" w:sz="0" w:space="0" w:color="auto"/>
            <w:right w:val="none" w:sz="0" w:space="0" w:color="auto"/>
          </w:divBdr>
        </w:div>
        <w:div w:id="1000163027">
          <w:marLeft w:val="640"/>
          <w:marRight w:val="0"/>
          <w:marTop w:val="0"/>
          <w:marBottom w:val="0"/>
          <w:divBdr>
            <w:top w:val="none" w:sz="0" w:space="0" w:color="auto"/>
            <w:left w:val="none" w:sz="0" w:space="0" w:color="auto"/>
            <w:bottom w:val="none" w:sz="0" w:space="0" w:color="auto"/>
            <w:right w:val="none" w:sz="0" w:space="0" w:color="auto"/>
          </w:divBdr>
        </w:div>
        <w:div w:id="942953746">
          <w:marLeft w:val="640"/>
          <w:marRight w:val="0"/>
          <w:marTop w:val="0"/>
          <w:marBottom w:val="0"/>
          <w:divBdr>
            <w:top w:val="none" w:sz="0" w:space="0" w:color="auto"/>
            <w:left w:val="none" w:sz="0" w:space="0" w:color="auto"/>
            <w:bottom w:val="none" w:sz="0" w:space="0" w:color="auto"/>
            <w:right w:val="none" w:sz="0" w:space="0" w:color="auto"/>
          </w:divBdr>
        </w:div>
      </w:divsChild>
    </w:div>
    <w:div w:id="681055981">
      <w:bodyDiv w:val="1"/>
      <w:marLeft w:val="0"/>
      <w:marRight w:val="0"/>
      <w:marTop w:val="0"/>
      <w:marBottom w:val="0"/>
      <w:divBdr>
        <w:top w:val="none" w:sz="0" w:space="0" w:color="auto"/>
        <w:left w:val="none" w:sz="0" w:space="0" w:color="auto"/>
        <w:bottom w:val="none" w:sz="0" w:space="0" w:color="auto"/>
        <w:right w:val="none" w:sz="0" w:space="0" w:color="auto"/>
      </w:divBdr>
    </w:div>
    <w:div w:id="683435740">
      <w:bodyDiv w:val="1"/>
      <w:marLeft w:val="0"/>
      <w:marRight w:val="0"/>
      <w:marTop w:val="0"/>
      <w:marBottom w:val="0"/>
      <w:divBdr>
        <w:top w:val="none" w:sz="0" w:space="0" w:color="auto"/>
        <w:left w:val="none" w:sz="0" w:space="0" w:color="auto"/>
        <w:bottom w:val="none" w:sz="0" w:space="0" w:color="auto"/>
        <w:right w:val="none" w:sz="0" w:space="0" w:color="auto"/>
      </w:divBdr>
      <w:divsChild>
        <w:div w:id="346253027">
          <w:marLeft w:val="640"/>
          <w:marRight w:val="0"/>
          <w:marTop w:val="0"/>
          <w:marBottom w:val="0"/>
          <w:divBdr>
            <w:top w:val="none" w:sz="0" w:space="0" w:color="auto"/>
            <w:left w:val="none" w:sz="0" w:space="0" w:color="auto"/>
            <w:bottom w:val="none" w:sz="0" w:space="0" w:color="auto"/>
            <w:right w:val="none" w:sz="0" w:space="0" w:color="auto"/>
          </w:divBdr>
        </w:div>
        <w:div w:id="956720067">
          <w:marLeft w:val="640"/>
          <w:marRight w:val="0"/>
          <w:marTop w:val="0"/>
          <w:marBottom w:val="0"/>
          <w:divBdr>
            <w:top w:val="none" w:sz="0" w:space="0" w:color="auto"/>
            <w:left w:val="none" w:sz="0" w:space="0" w:color="auto"/>
            <w:bottom w:val="none" w:sz="0" w:space="0" w:color="auto"/>
            <w:right w:val="none" w:sz="0" w:space="0" w:color="auto"/>
          </w:divBdr>
        </w:div>
        <w:div w:id="1357609723">
          <w:marLeft w:val="640"/>
          <w:marRight w:val="0"/>
          <w:marTop w:val="0"/>
          <w:marBottom w:val="0"/>
          <w:divBdr>
            <w:top w:val="none" w:sz="0" w:space="0" w:color="auto"/>
            <w:left w:val="none" w:sz="0" w:space="0" w:color="auto"/>
            <w:bottom w:val="none" w:sz="0" w:space="0" w:color="auto"/>
            <w:right w:val="none" w:sz="0" w:space="0" w:color="auto"/>
          </w:divBdr>
        </w:div>
        <w:div w:id="443351400">
          <w:marLeft w:val="640"/>
          <w:marRight w:val="0"/>
          <w:marTop w:val="0"/>
          <w:marBottom w:val="0"/>
          <w:divBdr>
            <w:top w:val="none" w:sz="0" w:space="0" w:color="auto"/>
            <w:left w:val="none" w:sz="0" w:space="0" w:color="auto"/>
            <w:bottom w:val="none" w:sz="0" w:space="0" w:color="auto"/>
            <w:right w:val="none" w:sz="0" w:space="0" w:color="auto"/>
          </w:divBdr>
        </w:div>
        <w:div w:id="137767217">
          <w:marLeft w:val="640"/>
          <w:marRight w:val="0"/>
          <w:marTop w:val="0"/>
          <w:marBottom w:val="0"/>
          <w:divBdr>
            <w:top w:val="none" w:sz="0" w:space="0" w:color="auto"/>
            <w:left w:val="none" w:sz="0" w:space="0" w:color="auto"/>
            <w:bottom w:val="none" w:sz="0" w:space="0" w:color="auto"/>
            <w:right w:val="none" w:sz="0" w:space="0" w:color="auto"/>
          </w:divBdr>
        </w:div>
        <w:div w:id="1661545156">
          <w:marLeft w:val="640"/>
          <w:marRight w:val="0"/>
          <w:marTop w:val="0"/>
          <w:marBottom w:val="0"/>
          <w:divBdr>
            <w:top w:val="none" w:sz="0" w:space="0" w:color="auto"/>
            <w:left w:val="none" w:sz="0" w:space="0" w:color="auto"/>
            <w:bottom w:val="none" w:sz="0" w:space="0" w:color="auto"/>
            <w:right w:val="none" w:sz="0" w:space="0" w:color="auto"/>
          </w:divBdr>
        </w:div>
        <w:div w:id="960260230">
          <w:marLeft w:val="640"/>
          <w:marRight w:val="0"/>
          <w:marTop w:val="0"/>
          <w:marBottom w:val="0"/>
          <w:divBdr>
            <w:top w:val="none" w:sz="0" w:space="0" w:color="auto"/>
            <w:left w:val="none" w:sz="0" w:space="0" w:color="auto"/>
            <w:bottom w:val="none" w:sz="0" w:space="0" w:color="auto"/>
            <w:right w:val="none" w:sz="0" w:space="0" w:color="auto"/>
          </w:divBdr>
        </w:div>
        <w:div w:id="1997146212">
          <w:marLeft w:val="640"/>
          <w:marRight w:val="0"/>
          <w:marTop w:val="0"/>
          <w:marBottom w:val="0"/>
          <w:divBdr>
            <w:top w:val="none" w:sz="0" w:space="0" w:color="auto"/>
            <w:left w:val="none" w:sz="0" w:space="0" w:color="auto"/>
            <w:bottom w:val="none" w:sz="0" w:space="0" w:color="auto"/>
            <w:right w:val="none" w:sz="0" w:space="0" w:color="auto"/>
          </w:divBdr>
        </w:div>
        <w:div w:id="2109738626">
          <w:marLeft w:val="640"/>
          <w:marRight w:val="0"/>
          <w:marTop w:val="0"/>
          <w:marBottom w:val="0"/>
          <w:divBdr>
            <w:top w:val="none" w:sz="0" w:space="0" w:color="auto"/>
            <w:left w:val="none" w:sz="0" w:space="0" w:color="auto"/>
            <w:bottom w:val="none" w:sz="0" w:space="0" w:color="auto"/>
            <w:right w:val="none" w:sz="0" w:space="0" w:color="auto"/>
          </w:divBdr>
        </w:div>
        <w:div w:id="750389081">
          <w:marLeft w:val="640"/>
          <w:marRight w:val="0"/>
          <w:marTop w:val="0"/>
          <w:marBottom w:val="0"/>
          <w:divBdr>
            <w:top w:val="none" w:sz="0" w:space="0" w:color="auto"/>
            <w:left w:val="none" w:sz="0" w:space="0" w:color="auto"/>
            <w:bottom w:val="none" w:sz="0" w:space="0" w:color="auto"/>
            <w:right w:val="none" w:sz="0" w:space="0" w:color="auto"/>
          </w:divBdr>
        </w:div>
        <w:div w:id="2003655566">
          <w:marLeft w:val="640"/>
          <w:marRight w:val="0"/>
          <w:marTop w:val="0"/>
          <w:marBottom w:val="0"/>
          <w:divBdr>
            <w:top w:val="none" w:sz="0" w:space="0" w:color="auto"/>
            <w:left w:val="none" w:sz="0" w:space="0" w:color="auto"/>
            <w:bottom w:val="none" w:sz="0" w:space="0" w:color="auto"/>
            <w:right w:val="none" w:sz="0" w:space="0" w:color="auto"/>
          </w:divBdr>
        </w:div>
        <w:div w:id="1903632226">
          <w:marLeft w:val="640"/>
          <w:marRight w:val="0"/>
          <w:marTop w:val="0"/>
          <w:marBottom w:val="0"/>
          <w:divBdr>
            <w:top w:val="none" w:sz="0" w:space="0" w:color="auto"/>
            <w:left w:val="none" w:sz="0" w:space="0" w:color="auto"/>
            <w:bottom w:val="none" w:sz="0" w:space="0" w:color="auto"/>
            <w:right w:val="none" w:sz="0" w:space="0" w:color="auto"/>
          </w:divBdr>
        </w:div>
        <w:div w:id="243489956">
          <w:marLeft w:val="640"/>
          <w:marRight w:val="0"/>
          <w:marTop w:val="0"/>
          <w:marBottom w:val="0"/>
          <w:divBdr>
            <w:top w:val="none" w:sz="0" w:space="0" w:color="auto"/>
            <w:left w:val="none" w:sz="0" w:space="0" w:color="auto"/>
            <w:bottom w:val="none" w:sz="0" w:space="0" w:color="auto"/>
            <w:right w:val="none" w:sz="0" w:space="0" w:color="auto"/>
          </w:divBdr>
        </w:div>
        <w:div w:id="410733754">
          <w:marLeft w:val="640"/>
          <w:marRight w:val="0"/>
          <w:marTop w:val="0"/>
          <w:marBottom w:val="0"/>
          <w:divBdr>
            <w:top w:val="none" w:sz="0" w:space="0" w:color="auto"/>
            <w:left w:val="none" w:sz="0" w:space="0" w:color="auto"/>
            <w:bottom w:val="none" w:sz="0" w:space="0" w:color="auto"/>
            <w:right w:val="none" w:sz="0" w:space="0" w:color="auto"/>
          </w:divBdr>
        </w:div>
        <w:div w:id="164437220">
          <w:marLeft w:val="640"/>
          <w:marRight w:val="0"/>
          <w:marTop w:val="0"/>
          <w:marBottom w:val="0"/>
          <w:divBdr>
            <w:top w:val="none" w:sz="0" w:space="0" w:color="auto"/>
            <w:left w:val="none" w:sz="0" w:space="0" w:color="auto"/>
            <w:bottom w:val="none" w:sz="0" w:space="0" w:color="auto"/>
            <w:right w:val="none" w:sz="0" w:space="0" w:color="auto"/>
          </w:divBdr>
        </w:div>
        <w:div w:id="1996104574">
          <w:marLeft w:val="640"/>
          <w:marRight w:val="0"/>
          <w:marTop w:val="0"/>
          <w:marBottom w:val="0"/>
          <w:divBdr>
            <w:top w:val="none" w:sz="0" w:space="0" w:color="auto"/>
            <w:left w:val="none" w:sz="0" w:space="0" w:color="auto"/>
            <w:bottom w:val="none" w:sz="0" w:space="0" w:color="auto"/>
            <w:right w:val="none" w:sz="0" w:space="0" w:color="auto"/>
          </w:divBdr>
        </w:div>
        <w:div w:id="622689390">
          <w:marLeft w:val="640"/>
          <w:marRight w:val="0"/>
          <w:marTop w:val="0"/>
          <w:marBottom w:val="0"/>
          <w:divBdr>
            <w:top w:val="none" w:sz="0" w:space="0" w:color="auto"/>
            <w:left w:val="none" w:sz="0" w:space="0" w:color="auto"/>
            <w:bottom w:val="none" w:sz="0" w:space="0" w:color="auto"/>
            <w:right w:val="none" w:sz="0" w:space="0" w:color="auto"/>
          </w:divBdr>
        </w:div>
        <w:div w:id="676467739">
          <w:marLeft w:val="640"/>
          <w:marRight w:val="0"/>
          <w:marTop w:val="0"/>
          <w:marBottom w:val="0"/>
          <w:divBdr>
            <w:top w:val="none" w:sz="0" w:space="0" w:color="auto"/>
            <w:left w:val="none" w:sz="0" w:space="0" w:color="auto"/>
            <w:bottom w:val="none" w:sz="0" w:space="0" w:color="auto"/>
            <w:right w:val="none" w:sz="0" w:space="0" w:color="auto"/>
          </w:divBdr>
        </w:div>
        <w:div w:id="1450977919">
          <w:marLeft w:val="640"/>
          <w:marRight w:val="0"/>
          <w:marTop w:val="0"/>
          <w:marBottom w:val="0"/>
          <w:divBdr>
            <w:top w:val="none" w:sz="0" w:space="0" w:color="auto"/>
            <w:left w:val="none" w:sz="0" w:space="0" w:color="auto"/>
            <w:bottom w:val="none" w:sz="0" w:space="0" w:color="auto"/>
            <w:right w:val="none" w:sz="0" w:space="0" w:color="auto"/>
          </w:divBdr>
        </w:div>
        <w:div w:id="1737513544">
          <w:marLeft w:val="640"/>
          <w:marRight w:val="0"/>
          <w:marTop w:val="0"/>
          <w:marBottom w:val="0"/>
          <w:divBdr>
            <w:top w:val="none" w:sz="0" w:space="0" w:color="auto"/>
            <w:left w:val="none" w:sz="0" w:space="0" w:color="auto"/>
            <w:bottom w:val="none" w:sz="0" w:space="0" w:color="auto"/>
            <w:right w:val="none" w:sz="0" w:space="0" w:color="auto"/>
          </w:divBdr>
        </w:div>
      </w:divsChild>
    </w:div>
    <w:div w:id="696271223">
      <w:bodyDiv w:val="1"/>
      <w:marLeft w:val="0"/>
      <w:marRight w:val="0"/>
      <w:marTop w:val="0"/>
      <w:marBottom w:val="0"/>
      <w:divBdr>
        <w:top w:val="none" w:sz="0" w:space="0" w:color="auto"/>
        <w:left w:val="none" w:sz="0" w:space="0" w:color="auto"/>
        <w:bottom w:val="none" w:sz="0" w:space="0" w:color="auto"/>
        <w:right w:val="none" w:sz="0" w:space="0" w:color="auto"/>
      </w:divBdr>
      <w:divsChild>
        <w:div w:id="370766047">
          <w:marLeft w:val="640"/>
          <w:marRight w:val="0"/>
          <w:marTop w:val="0"/>
          <w:marBottom w:val="0"/>
          <w:divBdr>
            <w:top w:val="none" w:sz="0" w:space="0" w:color="auto"/>
            <w:left w:val="none" w:sz="0" w:space="0" w:color="auto"/>
            <w:bottom w:val="none" w:sz="0" w:space="0" w:color="auto"/>
            <w:right w:val="none" w:sz="0" w:space="0" w:color="auto"/>
          </w:divBdr>
        </w:div>
        <w:div w:id="985471378">
          <w:marLeft w:val="640"/>
          <w:marRight w:val="0"/>
          <w:marTop w:val="0"/>
          <w:marBottom w:val="0"/>
          <w:divBdr>
            <w:top w:val="none" w:sz="0" w:space="0" w:color="auto"/>
            <w:left w:val="none" w:sz="0" w:space="0" w:color="auto"/>
            <w:bottom w:val="none" w:sz="0" w:space="0" w:color="auto"/>
            <w:right w:val="none" w:sz="0" w:space="0" w:color="auto"/>
          </w:divBdr>
        </w:div>
        <w:div w:id="324405425">
          <w:marLeft w:val="640"/>
          <w:marRight w:val="0"/>
          <w:marTop w:val="0"/>
          <w:marBottom w:val="0"/>
          <w:divBdr>
            <w:top w:val="none" w:sz="0" w:space="0" w:color="auto"/>
            <w:left w:val="none" w:sz="0" w:space="0" w:color="auto"/>
            <w:bottom w:val="none" w:sz="0" w:space="0" w:color="auto"/>
            <w:right w:val="none" w:sz="0" w:space="0" w:color="auto"/>
          </w:divBdr>
        </w:div>
        <w:div w:id="2109961000">
          <w:marLeft w:val="640"/>
          <w:marRight w:val="0"/>
          <w:marTop w:val="0"/>
          <w:marBottom w:val="0"/>
          <w:divBdr>
            <w:top w:val="none" w:sz="0" w:space="0" w:color="auto"/>
            <w:left w:val="none" w:sz="0" w:space="0" w:color="auto"/>
            <w:bottom w:val="none" w:sz="0" w:space="0" w:color="auto"/>
            <w:right w:val="none" w:sz="0" w:space="0" w:color="auto"/>
          </w:divBdr>
        </w:div>
        <w:div w:id="1668317049">
          <w:marLeft w:val="640"/>
          <w:marRight w:val="0"/>
          <w:marTop w:val="0"/>
          <w:marBottom w:val="0"/>
          <w:divBdr>
            <w:top w:val="none" w:sz="0" w:space="0" w:color="auto"/>
            <w:left w:val="none" w:sz="0" w:space="0" w:color="auto"/>
            <w:bottom w:val="none" w:sz="0" w:space="0" w:color="auto"/>
            <w:right w:val="none" w:sz="0" w:space="0" w:color="auto"/>
          </w:divBdr>
        </w:div>
        <w:div w:id="2098398476">
          <w:marLeft w:val="640"/>
          <w:marRight w:val="0"/>
          <w:marTop w:val="0"/>
          <w:marBottom w:val="0"/>
          <w:divBdr>
            <w:top w:val="none" w:sz="0" w:space="0" w:color="auto"/>
            <w:left w:val="none" w:sz="0" w:space="0" w:color="auto"/>
            <w:bottom w:val="none" w:sz="0" w:space="0" w:color="auto"/>
            <w:right w:val="none" w:sz="0" w:space="0" w:color="auto"/>
          </w:divBdr>
        </w:div>
        <w:div w:id="498156845">
          <w:marLeft w:val="640"/>
          <w:marRight w:val="0"/>
          <w:marTop w:val="0"/>
          <w:marBottom w:val="0"/>
          <w:divBdr>
            <w:top w:val="none" w:sz="0" w:space="0" w:color="auto"/>
            <w:left w:val="none" w:sz="0" w:space="0" w:color="auto"/>
            <w:bottom w:val="none" w:sz="0" w:space="0" w:color="auto"/>
            <w:right w:val="none" w:sz="0" w:space="0" w:color="auto"/>
          </w:divBdr>
        </w:div>
        <w:div w:id="1922715893">
          <w:marLeft w:val="640"/>
          <w:marRight w:val="0"/>
          <w:marTop w:val="0"/>
          <w:marBottom w:val="0"/>
          <w:divBdr>
            <w:top w:val="none" w:sz="0" w:space="0" w:color="auto"/>
            <w:left w:val="none" w:sz="0" w:space="0" w:color="auto"/>
            <w:bottom w:val="none" w:sz="0" w:space="0" w:color="auto"/>
            <w:right w:val="none" w:sz="0" w:space="0" w:color="auto"/>
          </w:divBdr>
        </w:div>
        <w:div w:id="1809123700">
          <w:marLeft w:val="640"/>
          <w:marRight w:val="0"/>
          <w:marTop w:val="0"/>
          <w:marBottom w:val="0"/>
          <w:divBdr>
            <w:top w:val="none" w:sz="0" w:space="0" w:color="auto"/>
            <w:left w:val="none" w:sz="0" w:space="0" w:color="auto"/>
            <w:bottom w:val="none" w:sz="0" w:space="0" w:color="auto"/>
            <w:right w:val="none" w:sz="0" w:space="0" w:color="auto"/>
          </w:divBdr>
        </w:div>
        <w:div w:id="676691349">
          <w:marLeft w:val="640"/>
          <w:marRight w:val="0"/>
          <w:marTop w:val="0"/>
          <w:marBottom w:val="0"/>
          <w:divBdr>
            <w:top w:val="none" w:sz="0" w:space="0" w:color="auto"/>
            <w:left w:val="none" w:sz="0" w:space="0" w:color="auto"/>
            <w:bottom w:val="none" w:sz="0" w:space="0" w:color="auto"/>
            <w:right w:val="none" w:sz="0" w:space="0" w:color="auto"/>
          </w:divBdr>
        </w:div>
        <w:div w:id="1716006795">
          <w:marLeft w:val="640"/>
          <w:marRight w:val="0"/>
          <w:marTop w:val="0"/>
          <w:marBottom w:val="0"/>
          <w:divBdr>
            <w:top w:val="none" w:sz="0" w:space="0" w:color="auto"/>
            <w:left w:val="none" w:sz="0" w:space="0" w:color="auto"/>
            <w:bottom w:val="none" w:sz="0" w:space="0" w:color="auto"/>
            <w:right w:val="none" w:sz="0" w:space="0" w:color="auto"/>
          </w:divBdr>
        </w:div>
        <w:div w:id="2064984131">
          <w:marLeft w:val="640"/>
          <w:marRight w:val="0"/>
          <w:marTop w:val="0"/>
          <w:marBottom w:val="0"/>
          <w:divBdr>
            <w:top w:val="none" w:sz="0" w:space="0" w:color="auto"/>
            <w:left w:val="none" w:sz="0" w:space="0" w:color="auto"/>
            <w:bottom w:val="none" w:sz="0" w:space="0" w:color="auto"/>
            <w:right w:val="none" w:sz="0" w:space="0" w:color="auto"/>
          </w:divBdr>
        </w:div>
        <w:div w:id="323437172">
          <w:marLeft w:val="640"/>
          <w:marRight w:val="0"/>
          <w:marTop w:val="0"/>
          <w:marBottom w:val="0"/>
          <w:divBdr>
            <w:top w:val="none" w:sz="0" w:space="0" w:color="auto"/>
            <w:left w:val="none" w:sz="0" w:space="0" w:color="auto"/>
            <w:bottom w:val="none" w:sz="0" w:space="0" w:color="auto"/>
            <w:right w:val="none" w:sz="0" w:space="0" w:color="auto"/>
          </w:divBdr>
        </w:div>
        <w:div w:id="2066830933">
          <w:marLeft w:val="640"/>
          <w:marRight w:val="0"/>
          <w:marTop w:val="0"/>
          <w:marBottom w:val="0"/>
          <w:divBdr>
            <w:top w:val="none" w:sz="0" w:space="0" w:color="auto"/>
            <w:left w:val="none" w:sz="0" w:space="0" w:color="auto"/>
            <w:bottom w:val="none" w:sz="0" w:space="0" w:color="auto"/>
            <w:right w:val="none" w:sz="0" w:space="0" w:color="auto"/>
          </w:divBdr>
        </w:div>
        <w:div w:id="421027769">
          <w:marLeft w:val="640"/>
          <w:marRight w:val="0"/>
          <w:marTop w:val="0"/>
          <w:marBottom w:val="0"/>
          <w:divBdr>
            <w:top w:val="none" w:sz="0" w:space="0" w:color="auto"/>
            <w:left w:val="none" w:sz="0" w:space="0" w:color="auto"/>
            <w:bottom w:val="none" w:sz="0" w:space="0" w:color="auto"/>
            <w:right w:val="none" w:sz="0" w:space="0" w:color="auto"/>
          </w:divBdr>
        </w:div>
        <w:div w:id="1801071587">
          <w:marLeft w:val="640"/>
          <w:marRight w:val="0"/>
          <w:marTop w:val="0"/>
          <w:marBottom w:val="0"/>
          <w:divBdr>
            <w:top w:val="none" w:sz="0" w:space="0" w:color="auto"/>
            <w:left w:val="none" w:sz="0" w:space="0" w:color="auto"/>
            <w:bottom w:val="none" w:sz="0" w:space="0" w:color="auto"/>
            <w:right w:val="none" w:sz="0" w:space="0" w:color="auto"/>
          </w:divBdr>
        </w:div>
      </w:divsChild>
    </w:div>
    <w:div w:id="707951811">
      <w:bodyDiv w:val="1"/>
      <w:marLeft w:val="0"/>
      <w:marRight w:val="0"/>
      <w:marTop w:val="0"/>
      <w:marBottom w:val="0"/>
      <w:divBdr>
        <w:top w:val="none" w:sz="0" w:space="0" w:color="auto"/>
        <w:left w:val="none" w:sz="0" w:space="0" w:color="auto"/>
        <w:bottom w:val="none" w:sz="0" w:space="0" w:color="auto"/>
        <w:right w:val="none" w:sz="0" w:space="0" w:color="auto"/>
      </w:divBdr>
      <w:divsChild>
        <w:div w:id="1210410167">
          <w:marLeft w:val="640"/>
          <w:marRight w:val="0"/>
          <w:marTop w:val="0"/>
          <w:marBottom w:val="0"/>
          <w:divBdr>
            <w:top w:val="none" w:sz="0" w:space="0" w:color="auto"/>
            <w:left w:val="none" w:sz="0" w:space="0" w:color="auto"/>
            <w:bottom w:val="none" w:sz="0" w:space="0" w:color="auto"/>
            <w:right w:val="none" w:sz="0" w:space="0" w:color="auto"/>
          </w:divBdr>
        </w:div>
        <w:div w:id="1938976013">
          <w:marLeft w:val="640"/>
          <w:marRight w:val="0"/>
          <w:marTop w:val="0"/>
          <w:marBottom w:val="0"/>
          <w:divBdr>
            <w:top w:val="none" w:sz="0" w:space="0" w:color="auto"/>
            <w:left w:val="none" w:sz="0" w:space="0" w:color="auto"/>
            <w:bottom w:val="none" w:sz="0" w:space="0" w:color="auto"/>
            <w:right w:val="none" w:sz="0" w:space="0" w:color="auto"/>
          </w:divBdr>
        </w:div>
        <w:div w:id="859511918">
          <w:marLeft w:val="640"/>
          <w:marRight w:val="0"/>
          <w:marTop w:val="0"/>
          <w:marBottom w:val="0"/>
          <w:divBdr>
            <w:top w:val="none" w:sz="0" w:space="0" w:color="auto"/>
            <w:left w:val="none" w:sz="0" w:space="0" w:color="auto"/>
            <w:bottom w:val="none" w:sz="0" w:space="0" w:color="auto"/>
            <w:right w:val="none" w:sz="0" w:space="0" w:color="auto"/>
          </w:divBdr>
        </w:div>
        <w:div w:id="1022509874">
          <w:marLeft w:val="640"/>
          <w:marRight w:val="0"/>
          <w:marTop w:val="0"/>
          <w:marBottom w:val="0"/>
          <w:divBdr>
            <w:top w:val="none" w:sz="0" w:space="0" w:color="auto"/>
            <w:left w:val="none" w:sz="0" w:space="0" w:color="auto"/>
            <w:bottom w:val="none" w:sz="0" w:space="0" w:color="auto"/>
            <w:right w:val="none" w:sz="0" w:space="0" w:color="auto"/>
          </w:divBdr>
        </w:div>
        <w:div w:id="1958829414">
          <w:marLeft w:val="640"/>
          <w:marRight w:val="0"/>
          <w:marTop w:val="0"/>
          <w:marBottom w:val="0"/>
          <w:divBdr>
            <w:top w:val="none" w:sz="0" w:space="0" w:color="auto"/>
            <w:left w:val="none" w:sz="0" w:space="0" w:color="auto"/>
            <w:bottom w:val="none" w:sz="0" w:space="0" w:color="auto"/>
            <w:right w:val="none" w:sz="0" w:space="0" w:color="auto"/>
          </w:divBdr>
        </w:div>
        <w:div w:id="1156458786">
          <w:marLeft w:val="640"/>
          <w:marRight w:val="0"/>
          <w:marTop w:val="0"/>
          <w:marBottom w:val="0"/>
          <w:divBdr>
            <w:top w:val="none" w:sz="0" w:space="0" w:color="auto"/>
            <w:left w:val="none" w:sz="0" w:space="0" w:color="auto"/>
            <w:bottom w:val="none" w:sz="0" w:space="0" w:color="auto"/>
            <w:right w:val="none" w:sz="0" w:space="0" w:color="auto"/>
          </w:divBdr>
        </w:div>
        <w:div w:id="489758436">
          <w:marLeft w:val="640"/>
          <w:marRight w:val="0"/>
          <w:marTop w:val="0"/>
          <w:marBottom w:val="0"/>
          <w:divBdr>
            <w:top w:val="none" w:sz="0" w:space="0" w:color="auto"/>
            <w:left w:val="none" w:sz="0" w:space="0" w:color="auto"/>
            <w:bottom w:val="none" w:sz="0" w:space="0" w:color="auto"/>
            <w:right w:val="none" w:sz="0" w:space="0" w:color="auto"/>
          </w:divBdr>
        </w:div>
        <w:div w:id="875238557">
          <w:marLeft w:val="640"/>
          <w:marRight w:val="0"/>
          <w:marTop w:val="0"/>
          <w:marBottom w:val="0"/>
          <w:divBdr>
            <w:top w:val="none" w:sz="0" w:space="0" w:color="auto"/>
            <w:left w:val="none" w:sz="0" w:space="0" w:color="auto"/>
            <w:bottom w:val="none" w:sz="0" w:space="0" w:color="auto"/>
            <w:right w:val="none" w:sz="0" w:space="0" w:color="auto"/>
          </w:divBdr>
        </w:div>
        <w:div w:id="1348292080">
          <w:marLeft w:val="640"/>
          <w:marRight w:val="0"/>
          <w:marTop w:val="0"/>
          <w:marBottom w:val="0"/>
          <w:divBdr>
            <w:top w:val="none" w:sz="0" w:space="0" w:color="auto"/>
            <w:left w:val="none" w:sz="0" w:space="0" w:color="auto"/>
            <w:bottom w:val="none" w:sz="0" w:space="0" w:color="auto"/>
            <w:right w:val="none" w:sz="0" w:space="0" w:color="auto"/>
          </w:divBdr>
        </w:div>
        <w:div w:id="396829053">
          <w:marLeft w:val="640"/>
          <w:marRight w:val="0"/>
          <w:marTop w:val="0"/>
          <w:marBottom w:val="0"/>
          <w:divBdr>
            <w:top w:val="none" w:sz="0" w:space="0" w:color="auto"/>
            <w:left w:val="none" w:sz="0" w:space="0" w:color="auto"/>
            <w:bottom w:val="none" w:sz="0" w:space="0" w:color="auto"/>
            <w:right w:val="none" w:sz="0" w:space="0" w:color="auto"/>
          </w:divBdr>
        </w:div>
        <w:div w:id="1558129763">
          <w:marLeft w:val="640"/>
          <w:marRight w:val="0"/>
          <w:marTop w:val="0"/>
          <w:marBottom w:val="0"/>
          <w:divBdr>
            <w:top w:val="none" w:sz="0" w:space="0" w:color="auto"/>
            <w:left w:val="none" w:sz="0" w:space="0" w:color="auto"/>
            <w:bottom w:val="none" w:sz="0" w:space="0" w:color="auto"/>
            <w:right w:val="none" w:sz="0" w:space="0" w:color="auto"/>
          </w:divBdr>
        </w:div>
        <w:div w:id="2032367924">
          <w:marLeft w:val="640"/>
          <w:marRight w:val="0"/>
          <w:marTop w:val="0"/>
          <w:marBottom w:val="0"/>
          <w:divBdr>
            <w:top w:val="none" w:sz="0" w:space="0" w:color="auto"/>
            <w:left w:val="none" w:sz="0" w:space="0" w:color="auto"/>
            <w:bottom w:val="none" w:sz="0" w:space="0" w:color="auto"/>
            <w:right w:val="none" w:sz="0" w:space="0" w:color="auto"/>
          </w:divBdr>
        </w:div>
        <w:div w:id="2130660739">
          <w:marLeft w:val="640"/>
          <w:marRight w:val="0"/>
          <w:marTop w:val="0"/>
          <w:marBottom w:val="0"/>
          <w:divBdr>
            <w:top w:val="none" w:sz="0" w:space="0" w:color="auto"/>
            <w:left w:val="none" w:sz="0" w:space="0" w:color="auto"/>
            <w:bottom w:val="none" w:sz="0" w:space="0" w:color="auto"/>
            <w:right w:val="none" w:sz="0" w:space="0" w:color="auto"/>
          </w:divBdr>
        </w:div>
        <w:div w:id="742140372">
          <w:marLeft w:val="640"/>
          <w:marRight w:val="0"/>
          <w:marTop w:val="0"/>
          <w:marBottom w:val="0"/>
          <w:divBdr>
            <w:top w:val="none" w:sz="0" w:space="0" w:color="auto"/>
            <w:left w:val="none" w:sz="0" w:space="0" w:color="auto"/>
            <w:bottom w:val="none" w:sz="0" w:space="0" w:color="auto"/>
            <w:right w:val="none" w:sz="0" w:space="0" w:color="auto"/>
          </w:divBdr>
        </w:div>
        <w:div w:id="750540538">
          <w:marLeft w:val="640"/>
          <w:marRight w:val="0"/>
          <w:marTop w:val="0"/>
          <w:marBottom w:val="0"/>
          <w:divBdr>
            <w:top w:val="none" w:sz="0" w:space="0" w:color="auto"/>
            <w:left w:val="none" w:sz="0" w:space="0" w:color="auto"/>
            <w:bottom w:val="none" w:sz="0" w:space="0" w:color="auto"/>
            <w:right w:val="none" w:sz="0" w:space="0" w:color="auto"/>
          </w:divBdr>
        </w:div>
        <w:div w:id="1471629623">
          <w:marLeft w:val="640"/>
          <w:marRight w:val="0"/>
          <w:marTop w:val="0"/>
          <w:marBottom w:val="0"/>
          <w:divBdr>
            <w:top w:val="none" w:sz="0" w:space="0" w:color="auto"/>
            <w:left w:val="none" w:sz="0" w:space="0" w:color="auto"/>
            <w:bottom w:val="none" w:sz="0" w:space="0" w:color="auto"/>
            <w:right w:val="none" w:sz="0" w:space="0" w:color="auto"/>
          </w:divBdr>
        </w:div>
        <w:div w:id="1625042826">
          <w:marLeft w:val="640"/>
          <w:marRight w:val="0"/>
          <w:marTop w:val="0"/>
          <w:marBottom w:val="0"/>
          <w:divBdr>
            <w:top w:val="none" w:sz="0" w:space="0" w:color="auto"/>
            <w:left w:val="none" w:sz="0" w:space="0" w:color="auto"/>
            <w:bottom w:val="none" w:sz="0" w:space="0" w:color="auto"/>
            <w:right w:val="none" w:sz="0" w:space="0" w:color="auto"/>
          </w:divBdr>
        </w:div>
        <w:div w:id="1557666624">
          <w:marLeft w:val="640"/>
          <w:marRight w:val="0"/>
          <w:marTop w:val="0"/>
          <w:marBottom w:val="0"/>
          <w:divBdr>
            <w:top w:val="none" w:sz="0" w:space="0" w:color="auto"/>
            <w:left w:val="none" w:sz="0" w:space="0" w:color="auto"/>
            <w:bottom w:val="none" w:sz="0" w:space="0" w:color="auto"/>
            <w:right w:val="none" w:sz="0" w:space="0" w:color="auto"/>
          </w:divBdr>
        </w:div>
        <w:div w:id="23291815">
          <w:marLeft w:val="640"/>
          <w:marRight w:val="0"/>
          <w:marTop w:val="0"/>
          <w:marBottom w:val="0"/>
          <w:divBdr>
            <w:top w:val="none" w:sz="0" w:space="0" w:color="auto"/>
            <w:left w:val="none" w:sz="0" w:space="0" w:color="auto"/>
            <w:bottom w:val="none" w:sz="0" w:space="0" w:color="auto"/>
            <w:right w:val="none" w:sz="0" w:space="0" w:color="auto"/>
          </w:divBdr>
        </w:div>
        <w:div w:id="688021570">
          <w:marLeft w:val="640"/>
          <w:marRight w:val="0"/>
          <w:marTop w:val="0"/>
          <w:marBottom w:val="0"/>
          <w:divBdr>
            <w:top w:val="none" w:sz="0" w:space="0" w:color="auto"/>
            <w:left w:val="none" w:sz="0" w:space="0" w:color="auto"/>
            <w:bottom w:val="none" w:sz="0" w:space="0" w:color="auto"/>
            <w:right w:val="none" w:sz="0" w:space="0" w:color="auto"/>
          </w:divBdr>
        </w:div>
        <w:div w:id="1673487789">
          <w:marLeft w:val="640"/>
          <w:marRight w:val="0"/>
          <w:marTop w:val="0"/>
          <w:marBottom w:val="0"/>
          <w:divBdr>
            <w:top w:val="none" w:sz="0" w:space="0" w:color="auto"/>
            <w:left w:val="none" w:sz="0" w:space="0" w:color="auto"/>
            <w:bottom w:val="none" w:sz="0" w:space="0" w:color="auto"/>
            <w:right w:val="none" w:sz="0" w:space="0" w:color="auto"/>
          </w:divBdr>
        </w:div>
        <w:div w:id="1202480293">
          <w:marLeft w:val="640"/>
          <w:marRight w:val="0"/>
          <w:marTop w:val="0"/>
          <w:marBottom w:val="0"/>
          <w:divBdr>
            <w:top w:val="none" w:sz="0" w:space="0" w:color="auto"/>
            <w:left w:val="none" w:sz="0" w:space="0" w:color="auto"/>
            <w:bottom w:val="none" w:sz="0" w:space="0" w:color="auto"/>
            <w:right w:val="none" w:sz="0" w:space="0" w:color="auto"/>
          </w:divBdr>
        </w:div>
        <w:div w:id="848061885">
          <w:marLeft w:val="640"/>
          <w:marRight w:val="0"/>
          <w:marTop w:val="0"/>
          <w:marBottom w:val="0"/>
          <w:divBdr>
            <w:top w:val="none" w:sz="0" w:space="0" w:color="auto"/>
            <w:left w:val="none" w:sz="0" w:space="0" w:color="auto"/>
            <w:bottom w:val="none" w:sz="0" w:space="0" w:color="auto"/>
            <w:right w:val="none" w:sz="0" w:space="0" w:color="auto"/>
          </w:divBdr>
        </w:div>
        <w:div w:id="998801329">
          <w:marLeft w:val="640"/>
          <w:marRight w:val="0"/>
          <w:marTop w:val="0"/>
          <w:marBottom w:val="0"/>
          <w:divBdr>
            <w:top w:val="none" w:sz="0" w:space="0" w:color="auto"/>
            <w:left w:val="none" w:sz="0" w:space="0" w:color="auto"/>
            <w:bottom w:val="none" w:sz="0" w:space="0" w:color="auto"/>
            <w:right w:val="none" w:sz="0" w:space="0" w:color="auto"/>
          </w:divBdr>
        </w:div>
        <w:div w:id="1586916484">
          <w:marLeft w:val="640"/>
          <w:marRight w:val="0"/>
          <w:marTop w:val="0"/>
          <w:marBottom w:val="0"/>
          <w:divBdr>
            <w:top w:val="none" w:sz="0" w:space="0" w:color="auto"/>
            <w:left w:val="none" w:sz="0" w:space="0" w:color="auto"/>
            <w:bottom w:val="none" w:sz="0" w:space="0" w:color="auto"/>
            <w:right w:val="none" w:sz="0" w:space="0" w:color="auto"/>
          </w:divBdr>
        </w:div>
        <w:div w:id="1003161991">
          <w:marLeft w:val="640"/>
          <w:marRight w:val="0"/>
          <w:marTop w:val="0"/>
          <w:marBottom w:val="0"/>
          <w:divBdr>
            <w:top w:val="none" w:sz="0" w:space="0" w:color="auto"/>
            <w:left w:val="none" w:sz="0" w:space="0" w:color="auto"/>
            <w:bottom w:val="none" w:sz="0" w:space="0" w:color="auto"/>
            <w:right w:val="none" w:sz="0" w:space="0" w:color="auto"/>
          </w:divBdr>
        </w:div>
        <w:div w:id="303508271">
          <w:marLeft w:val="640"/>
          <w:marRight w:val="0"/>
          <w:marTop w:val="0"/>
          <w:marBottom w:val="0"/>
          <w:divBdr>
            <w:top w:val="none" w:sz="0" w:space="0" w:color="auto"/>
            <w:left w:val="none" w:sz="0" w:space="0" w:color="auto"/>
            <w:bottom w:val="none" w:sz="0" w:space="0" w:color="auto"/>
            <w:right w:val="none" w:sz="0" w:space="0" w:color="auto"/>
          </w:divBdr>
        </w:div>
        <w:div w:id="1331710795">
          <w:marLeft w:val="640"/>
          <w:marRight w:val="0"/>
          <w:marTop w:val="0"/>
          <w:marBottom w:val="0"/>
          <w:divBdr>
            <w:top w:val="none" w:sz="0" w:space="0" w:color="auto"/>
            <w:left w:val="none" w:sz="0" w:space="0" w:color="auto"/>
            <w:bottom w:val="none" w:sz="0" w:space="0" w:color="auto"/>
            <w:right w:val="none" w:sz="0" w:space="0" w:color="auto"/>
          </w:divBdr>
        </w:div>
        <w:div w:id="577400902">
          <w:marLeft w:val="640"/>
          <w:marRight w:val="0"/>
          <w:marTop w:val="0"/>
          <w:marBottom w:val="0"/>
          <w:divBdr>
            <w:top w:val="none" w:sz="0" w:space="0" w:color="auto"/>
            <w:left w:val="none" w:sz="0" w:space="0" w:color="auto"/>
            <w:bottom w:val="none" w:sz="0" w:space="0" w:color="auto"/>
            <w:right w:val="none" w:sz="0" w:space="0" w:color="auto"/>
          </w:divBdr>
        </w:div>
        <w:div w:id="1179466951">
          <w:marLeft w:val="640"/>
          <w:marRight w:val="0"/>
          <w:marTop w:val="0"/>
          <w:marBottom w:val="0"/>
          <w:divBdr>
            <w:top w:val="none" w:sz="0" w:space="0" w:color="auto"/>
            <w:left w:val="none" w:sz="0" w:space="0" w:color="auto"/>
            <w:bottom w:val="none" w:sz="0" w:space="0" w:color="auto"/>
            <w:right w:val="none" w:sz="0" w:space="0" w:color="auto"/>
          </w:divBdr>
        </w:div>
        <w:div w:id="1100250113">
          <w:marLeft w:val="640"/>
          <w:marRight w:val="0"/>
          <w:marTop w:val="0"/>
          <w:marBottom w:val="0"/>
          <w:divBdr>
            <w:top w:val="none" w:sz="0" w:space="0" w:color="auto"/>
            <w:left w:val="none" w:sz="0" w:space="0" w:color="auto"/>
            <w:bottom w:val="none" w:sz="0" w:space="0" w:color="auto"/>
            <w:right w:val="none" w:sz="0" w:space="0" w:color="auto"/>
          </w:divBdr>
        </w:div>
        <w:div w:id="1518470767">
          <w:marLeft w:val="640"/>
          <w:marRight w:val="0"/>
          <w:marTop w:val="0"/>
          <w:marBottom w:val="0"/>
          <w:divBdr>
            <w:top w:val="none" w:sz="0" w:space="0" w:color="auto"/>
            <w:left w:val="none" w:sz="0" w:space="0" w:color="auto"/>
            <w:bottom w:val="none" w:sz="0" w:space="0" w:color="auto"/>
            <w:right w:val="none" w:sz="0" w:space="0" w:color="auto"/>
          </w:divBdr>
        </w:div>
        <w:div w:id="1257711725">
          <w:marLeft w:val="640"/>
          <w:marRight w:val="0"/>
          <w:marTop w:val="0"/>
          <w:marBottom w:val="0"/>
          <w:divBdr>
            <w:top w:val="none" w:sz="0" w:space="0" w:color="auto"/>
            <w:left w:val="none" w:sz="0" w:space="0" w:color="auto"/>
            <w:bottom w:val="none" w:sz="0" w:space="0" w:color="auto"/>
            <w:right w:val="none" w:sz="0" w:space="0" w:color="auto"/>
          </w:divBdr>
        </w:div>
        <w:div w:id="2048137543">
          <w:marLeft w:val="640"/>
          <w:marRight w:val="0"/>
          <w:marTop w:val="0"/>
          <w:marBottom w:val="0"/>
          <w:divBdr>
            <w:top w:val="none" w:sz="0" w:space="0" w:color="auto"/>
            <w:left w:val="none" w:sz="0" w:space="0" w:color="auto"/>
            <w:bottom w:val="none" w:sz="0" w:space="0" w:color="auto"/>
            <w:right w:val="none" w:sz="0" w:space="0" w:color="auto"/>
          </w:divBdr>
        </w:div>
        <w:div w:id="924461449">
          <w:marLeft w:val="640"/>
          <w:marRight w:val="0"/>
          <w:marTop w:val="0"/>
          <w:marBottom w:val="0"/>
          <w:divBdr>
            <w:top w:val="none" w:sz="0" w:space="0" w:color="auto"/>
            <w:left w:val="none" w:sz="0" w:space="0" w:color="auto"/>
            <w:bottom w:val="none" w:sz="0" w:space="0" w:color="auto"/>
            <w:right w:val="none" w:sz="0" w:space="0" w:color="auto"/>
          </w:divBdr>
        </w:div>
        <w:div w:id="1902211384">
          <w:marLeft w:val="640"/>
          <w:marRight w:val="0"/>
          <w:marTop w:val="0"/>
          <w:marBottom w:val="0"/>
          <w:divBdr>
            <w:top w:val="none" w:sz="0" w:space="0" w:color="auto"/>
            <w:left w:val="none" w:sz="0" w:space="0" w:color="auto"/>
            <w:bottom w:val="none" w:sz="0" w:space="0" w:color="auto"/>
            <w:right w:val="none" w:sz="0" w:space="0" w:color="auto"/>
          </w:divBdr>
        </w:div>
        <w:div w:id="420105623">
          <w:marLeft w:val="640"/>
          <w:marRight w:val="0"/>
          <w:marTop w:val="0"/>
          <w:marBottom w:val="0"/>
          <w:divBdr>
            <w:top w:val="none" w:sz="0" w:space="0" w:color="auto"/>
            <w:left w:val="none" w:sz="0" w:space="0" w:color="auto"/>
            <w:bottom w:val="none" w:sz="0" w:space="0" w:color="auto"/>
            <w:right w:val="none" w:sz="0" w:space="0" w:color="auto"/>
          </w:divBdr>
        </w:div>
      </w:divsChild>
    </w:div>
    <w:div w:id="713189862">
      <w:bodyDiv w:val="1"/>
      <w:marLeft w:val="0"/>
      <w:marRight w:val="0"/>
      <w:marTop w:val="0"/>
      <w:marBottom w:val="0"/>
      <w:divBdr>
        <w:top w:val="none" w:sz="0" w:space="0" w:color="auto"/>
        <w:left w:val="none" w:sz="0" w:space="0" w:color="auto"/>
        <w:bottom w:val="none" w:sz="0" w:space="0" w:color="auto"/>
        <w:right w:val="none" w:sz="0" w:space="0" w:color="auto"/>
      </w:divBdr>
      <w:divsChild>
        <w:div w:id="2025092707">
          <w:marLeft w:val="640"/>
          <w:marRight w:val="0"/>
          <w:marTop w:val="0"/>
          <w:marBottom w:val="0"/>
          <w:divBdr>
            <w:top w:val="none" w:sz="0" w:space="0" w:color="auto"/>
            <w:left w:val="none" w:sz="0" w:space="0" w:color="auto"/>
            <w:bottom w:val="none" w:sz="0" w:space="0" w:color="auto"/>
            <w:right w:val="none" w:sz="0" w:space="0" w:color="auto"/>
          </w:divBdr>
        </w:div>
        <w:div w:id="1310747190">
          <w:marLeft w:val="640"/>
          <w:marRight w:val="0"/>
          <w:marTop w:val="0"/>
          <w:marBottom w:val="0"/>
          <w:divBdr>
            <w:top w:val="none" w:sz="0" w:space="0" w:color="auto"/>
            <w:left w:val="none" w:sz="0" w:space="0" w:color="auto"/>
            <w:bottom w:val="none" w:sz="0" w:space="0" w:color="auto"/>
            <w:right w:val="none" w:sz="0" w:space="0" w:color="auto"/>
          </w:divBdr>
        </w:div>
        <w:div w:id="1264218176">
          <w:marLeft w:val="640"/>
          <w:marRight w:val="0"/>
          <w:marTop w:val="0"/>
          <w:marBottom w:val="0"/>
          <w:divBdr>
            <w:top w:val="none" w:sz="0" w:space="0" w:color="auto"/>
            <w:left w:val="none" w:sz="0" w:space="0" w:color="auto"/>
            <w:bottom w:val="none" w:sz="0" w:space="0" w:color="auto"/>
            <w:right w:val="none" w:sz="0" w:space="0" w:color="auto"/>
          </w:divBdr>
        </w:div>
        <w:div w:id="1800798485">
          <w:marLeft w:val="640"/>
          <w:marRight w:val="0"/>
          <w:marTop w:val="0"/>
          <w:marBottom w:val="0"/>
          <w:divBdr>
            <w:top w:val="none" w:sz="0" w:space="0" w:color="auto"/>
            <w:left w:val="none" w:sz="0" w:space="0" w:color="auto"/>
            <w:bottom w:val="none" w:sz="0" w:space="0" w:color="auto"/>
            <w:right w:val="none" w:sz="0" w:space="0" w:color="auto"/>
          </w:divBdr>
        </w:div>
        <w:div w:id="2098742148">
          <w:marLeft w:val="640"/>
          <w:marRight w:val="0"/>
          <w:marTop w:val="0"/>
          <w:marBottom w:val="0"/>
          <w:divBdr>
            <w:top w:val="none" w:sz="0" w:space="0" w:color="auto"/>
            <w:left w:val="none" w:sz="0" w:space="0" w:color="auto"/>
            <w:bottom w:val="none" w:sz="0" w:space="0" w:color="auto"/>
            <w:right w:val="none" w:sz="0" w:space="0" w:color="auto"/>
          </w:divBdr>
        </w:div>
        <w:div w:id="1051999714">
          <w:marLeft w:val="640"/>
          <w:marRight w:val="0"/>
          <w:marTop w:val="0"/>
          <w:marBottom w:val="0"/>
          <w:divBdr>
            <w:top w:val="none" w:sz="0" w:space="0" w:color="auto"/>
            <w:left w:val="none" w:sz="0" w:space="0" w:color="auto"/>
            <w:bottom w:val="none" w:sz="0" w:space="0" w:color="auto"/>
            <w:right w:val="none" w:sz="0" w:space="0" w:color="auto"/>
          </w:divBdr>
        </w:div>
        <w:div w:id="666902567">
          <w:marLeft w:val="640"/>
          <w:marRight w:val="0"/>
          <w:marTop w:val="0"/>
          <w:marBottom w:val="0"/>
          <w:divBdr>
            <w:top w:val="none" w:sz="0" w:space="0" w:color="auto"/>
            <w:left w:val="none" w:sz="0" w:space="0" w:color="auto"/>
            <w:bottom w:val="none" w:sz="0" w:space="0" w:color="auto"/>
            <w:right w:val="none" w:sz="0" w:space="0" w:color="auto"/>
          </w:divBdr>
        </w:div>
        <w:div w:id="62415270">
          <w:marLeft w:val="640"/>
          <w:marRight w:val="0"/>
          <w:marTop w:val="0"/>
          <w:marBottom w:val="0"/>
          <w:divBdr>
            <w:top w:val="none" w:sz="0" w:space="0" w:color="auto"/>
            <w:left w:val="none" w:sz="0" w:space="0" w:color="auto"/>
            <w:bottom w:val="none" w:sz="0" w:space="0" w:color="auto"/>
            <w:right w:val="none" w:sz="0" w:space="0" w:color="auto"/>
          </w:divBdr>
        </w:div>
        <w:div w:id="989600145">
          <w:marLeft w:val="640"/>
          <w:marRight w:val="0"/>
          <w:marTop w:val="0"/>
          <w:marBottom w:val="0"/>
          <w:divBdr>
            <w:top w:val="none" w:sz="0" w:space="0" w:color="auto"/>
            <w:left w:val="none" w:sz="0" w:space="0" w:color="auto"/>
            <w:bottom w:val="none" w:sz="0" w:space="0" w:color="auto"/>
            <w:right w:val="none" w:sz="0" w:space="0" w:color="auto"/>
          </w:divBdr>
        </w:div>
        <w:div w:id="1742168030">
          <w:marLeft w:val="640"/>
          <w:marRight w:val="0"/>
          <w:marTop w:val="0"/>
          <w:marBottom w:val="0"/>
          <w:divBdr>
            <w:top w:val="none" w:sz="0" w:space="0" w:color="auto"/>
            <w:left w:val="none" w:sz="0" w:space="0" w:color="auto"/>
            <w:bottom w:val="none" w:sz="0" w:space="0" w:color="auto"/>
            <w:right w:val="none" w:sz="0" w:space="0" w:color="auto"/>
          </w:divBdr>
        </w:div>
        <w:div w:id="1724521731">
          <w:marLeft w:val="640"/>
          <w:marRight w:val="0"/>
          <w:marTop w:val="0"/>
          <w:marBottom w:val="0"/>
          <w:divBdr>
            <w:top w:val="none" w:sz="0" w:space="0" w:color="auto"/>
            <w:left w:val="none" w:sz="0" w:space="0" w:color="auto"/>
            <w:bottom w:val="none" w:sz="0" w:space="0" w:color="auto"/>
            <w:right w:val="none" w:sz="0" w:space="0" w:color="auto"/>
          </w:divBdr>
        </w:div>
        <w:div w:id="163128746">
          <w:marLeft w:val="640"/>
          <w:marRight w:val="0"/>
          <w:marTop w:val="0"/>
          <w:marBottom w:val="0"/>
          <w:divBdr>
            <w:top w:val="none" w:sz="0" w:space="0" w:color="auto"/>
            <w:left w:val="none" w:sz="0" w:space="0" w:color="auto"/>
            <w:bottom w:val="none" w:sz="0" w:space="0" w:color="auto"/>
            <w:right w:val="none" w:sz="0" w:space="0" w:color="auto"/>
          </w:divBdr>
        </w:div>
        <w:div w:id="14173">
          <w:marLeft w:val="640"/>
          <w:marRight w:val="0"/>
          <w:marTop w:val="0"/>
          <w:marBottom w:val="0"/>
          <w:divBdr>
            <w:top w:val="none" w:sz="0" w:space="0" w:color="auto"/>
            <w:left w:val="none" w:sz="0" w:space="0" w:color="auto"/>
            <w:bottom w:val="none" w:sz="0" w:space="0" w:color="auto"/>
            <w:right w:val="none" w:sz="0" w:space="0" w:color="auto"/>
          </w:divBdr>
        </w:div>
        <w:div w:id="2016302254">
          <w:marLeft w:val="640"/>
          <w:marRight w:val="0"/>
          <w:marTop w:val="0"/>
          <w:marBottom w:val="0"/>
          <w:divBdr>
            <w:top w:val="none" w:sz="0" w:space="0" w:color="auto"/>
            <w:left w:val="none" w:sz="0" w:space="0" w:color="auto"/>
            <w:bottom w:val="none" w:sz="0" w:space="0" w:color="auto"/>
            <w:right w:val="none" w:sz="0" w:space="0" w:color="auto"/>
          </w:divBdr>
        </w:div>
        <w:div w:id="1168594916">
          <w:marLeft w:val="640"/>
          <w:marRight w:val="0"/>
          <w:marTop w:val="0"/>
          <w:marBottom w:val="0"/>
          <w:divBdr>
            <w:top w:val="none" w:sz="0" w:space="0" w:color="auto"/>
            <w:left w:val="none" w:sz="0" w:space="0" w:color="auto"/>
            <w:bottom w:val="none" w:sz="0" w:space="0" w:color="auto"/>
            <w:right w:val="none" w:sz="0" w:space="0" w:color="auto"/>
          </w:divBdr>
        </w:div>
        <w:div w:id="1689484135">
          <w:marLeft w:val="640"/>
          <w:marRight w:val="0"/>
          <w:marTop w:val="0"/>
          <w:marBottom w:val="0"/>
          <w:divBdr>
            <w:top w:val="none" w:sz="0" w:space="0" w:color="auto"/>
            <w:left w:val="none" w:sz="0" w:space="0" w:color="auto"/>
            <w:bottom w:val="none" w:sz="0" w:space="0" w:color="auto"/>
            <w:right w:val="none" w:sz="0" w:space="0" w:color="auto"/>
          </w:divBdr>
        </w:div>
        <w:div w:id="1453472395">
          <w:marLeft w:val="640"/>
          <w:marRight w:val="0"/>
          <w:marTop w:val="0"/>
          <w:marBottom w:val="0"/>
          <w:divBdr>
            <w:top w:val="none" w:sz="0" w:space="0" w:color="auto"/>
            <w:left w:val="none" w:sz="0" w:space="0" w:color="auto"/>
            <w:bottom w:val="none" w:sz="0" w:space="0" w:color="auto"/>
            <w:right w:val="none" w:sz="0" w:space="0" w:color="auto"/>
          </w:divBdr>
        </w:div>
        <w:div w:id="1937588782">
          <w:marLeft w:val="640"/>
          <w:marRight w:val="0"/>
          <w:marTop w:val="0"/>
          <w:marBottom w:val="0"/>
          <w:divBdr>
            <w:top w:val="none" w:sz="0" w:space="0" w:color="auto"/>
            <w:left w:val="none" w:sz="0" w:space="0" w:color="auto"/>
            <w:bottom w:val="none" w:sz="0" w:space="0" w:color="auto"/>
            <w:right w:val="none" w:sz="0" w:space="0" w:color="auto"/>
          </w:divBdr>
        </w:div>
        <w:div w:id="180433529">
          <w:marLeft w:val="640"/>
          <w:marRight w:val="0"/>
          <w:marTop w:val="0"/>
          <w:marBottom w:val="0"/>
          <w:divBdr>
            <w:top w:val="none" w:sz="0" w:space="0" w:color="auto"/>
            <w:left w:val="none" w:sz="0" w:space="0" w:color="auto"/>
            <w:bottom w:val="none" w:sz="0" w:space="0" w:color="auto"/>
            <w:right w:val="none" w:sz="0" w:space="0" w:color="auto"/>
          </w:divBdr>
        </w:div>
        <w:div w:id="1962615233">
          <w:marLeft w:val="640"/>
          <w:marRight w:val="0"/>
          <w:marTop w:val="0"/>
          <w:marBottom w:val="0"/>
          <w:divBdr>
            <w:top w:val="none" w:sz="0" w:space="0" w:color="auto"/>
            <w:left w:val="none" w:sz="0" w:space="0" w:color="auto"/>
            <w:bottom w:val="none" w:sz="0" w:space="0" w:color="auto"/>
            <w:right w:val="none" w:sz="0" w:space="0" w:color="auto"/>
          </w:divBdr>
        </w:div>
        <w:div w:id="1959796723">
          <w:marLeft w:val="640"/>
          <w:marRight w:val="0"/>
          <w:marTop w:val="0"/>
          <w:marBottom w:val="0"/>
          <w:divBdr>
            <w:top w:val="none" w:sz="0" w:space="0" w:color="auto"/>
            <w:left w:val="none" w:sz="0" w:space="0" w:color="auto"/>
            <w:bottom w:val="none" w:sz="0" w:space="0" w:color="auto"/>
            <w:right w:val="none" w:sz="0" w:space="0" w:color="auto"/>
          </w:divBdr>
        </w:div>
        <w:div w:id="1132868946">
          <w:marLeft w:val="640"/>
          <w:marRight w:val="0"/>
          <w:marTop w:val="0"/>
          <w:marBottom w:val="0"/>
          <w:divBdr>
            <w:top w:val="none" w:sz="0" w:space="0" w:color="auto"/>
            <w:left w:val="none" w:sz="0" w:space="0" w:color="auto"/>
            <w:bottom w:val="none" w:sz="0" w:space="0" w:color="auto"/>
            <w:right w:val="none" w:sz="0" w:space="0" w:color="auto"/>
          </w:divBdr>
        </w:div>
        <w:div w:id="307318528">
          <w:marLeft w:val="640"/>
          <w:marRight w:val="0"/>
          <w:marTop w:val="0"/>
          <w:marBottom w:val="0"/>
          <w:divBdr>
            <w:top w:val="none" w:sz="0" w:space="0" w:color="auto"/>
            <w:left w:val="none" w:sz="0" w:space="0" w:color="auto"/>
            <w:bottom w:val="none" w:sz="0" w:space="0" w:color="auto"/>
            <w:right w:val="none" w:sz="0" w:space="0" w:color="auto"/>
          </w:divBdr>
        </w:div>
        <w:div w:id="1691643790">
          <w:marLeft w:val="640"/>
          <w:marRight w:val="0"/>
          <w:marTop w:val="0"/>
          <w:marBottom w:val="0"/>
          <w:divBdr>
            <w:top w:val="none" w:sz="0" w:space="0" w:color="auto"/>
            <w:left w:val="none" w:sz="0" w:space="0" w:color="auto"/>
            <w:bottom w:val="none" w:sz="0" w:space="0" w:color="auto"/>
            <w:right w:val="none" w:sz="0" w:space="0" w:color="auto"/>
          </w:divBdr>
        </w:div>
        <w:div w:id="1001354455">
          <w:marLeft w:val="640"/>
          <w:marRight w:val="0"/>
          <w:marTop w:val="0"/>
          <w:marBottom w:val="0"/>
          <w:divBdr>
            <w:top w:val="none" w:sz="0" w:space="0" w:color="auto"/>
            <w:left w:val="none" w:sz="0" w:space="0" w:color="auto"/>
            <w:bottom w:val="none" w:sz="0" w:space="0" w:color="auto"/>
            <w:right w:val="none" w:sz="0" w:space="0" w:color="auto"/>
          </w:divBdr>
        </w:div>
        <w:div w:id="371662197">
          <w:marLeft w:val="640"/>
          <w:marRight w:val="0"/>
          <w:marTop w:val="0"/>
          <w:marBottom w:val="0"/>
          <w:divBdr>
            <w:top w:val="none" w:sz="0" w:space="0" w:color="auto"/>
            <w:left w:val="none" w:sz="0" w:space="0" w:color="auto"/>
            <w:bottom w:val="none" w:sz="0" w:space="0" w:color="auto"/>
            <w:right w:val="none" w:sz="0" w:space="0" w:color="auto"/>
          </w:divBdr>
        </w:div>
        <w:div w:id="892081102">
          <w:marLeft w:val="640"/>
          <w:marRight w:val="0"/>
          <w:marTop w:val="0"/>
          <w:marBottom w:val="0"/>
          <w:divBdr>
            <w:top w:val="none" w:sz="0" w:space="0" w:color="auto"/>
            <w:left w:val="none" w:sz="0" w:space="0" w:color="auto"/>
            <w:bottom w:val="none" w:sz="0" w:space="0" w:color="auto"/>
            <w:right w:val="none" w:sz="0" w:space="0" w:color="auto"/>
          </w:divBdr>
        </w:div>
        <w:div w:id="1472862282">
          <w:marLeft w:val="640"/>
          <w:marRight w:val="0"/>
          <w:marTop w:val="0"/>
          <w:marBottom w:val="0"/>
          <w:divBdr>
            <w:top w:val="none" w:sz="0" w:space="0" w:color="auto"/>
            <w:left w:val="none" w:sz="0" w:space="0" w:color="auto"/>
            <w:bottom w:val="none" w:sz="0" w:space="0" w:color="auto"/>
            <w:right w:val="none" w:sz="0" w:space="0" w:color="auto"/>
          </w:divBdr>
        </w:div>
        <w:div w:id="1798259614">
          <w:marLeft w:val="640"/>
          <w:marRight w:val="0"/>
          <w:marTop w:val="0"/>
          <w:marBottom w:val="0"/>
          <w:divBdr>
            <w:top w:val="none" w:sz="0" w:space="0" w:color="auto"/>
            <w:left w:val="none" w:sz="0" w:space="0" w:color="auto"/>
            <w:bottom w:val="none" w:sz="0" w:space="0" w:color="auto"/>
            <w:right w:val="none" w:sz="0" w:space="0" w:color="auto"/>
          </w:divBdr>
        </w:div>
        <w:div w:id="596984113">
          <w:marLeft w:val="640"/>
          <w:marRight w:val="0"/>
          <w:marTop w:val="0"/>
          <w:marBottom w:val="0"/>
          <w:divBdr>
            <w:top w:val="none" w:sz="0" w:space="0" w:color="auto"/>
            <w:left w:val="none" w:sz="0" w:space="0" w:color="auto"/>
            <w:bottom w:val="none" w:sz="0" w:space="0" w:color="auto"/>
            <w:right w:val="none" w:sz="0" w:space="0" w:color="auto"/>
          </w:divBdr>
        </w:div>
        <w:div w:id="2120290631">
          <w:marLeft w:val="640"/>
          <w:marRight w:val="0"/>
          <w:marTop w:val="0"/>
          <w:marBottom w:val="0"/>
          <w:divBdr>
            <w:top w:val="none" w:sz="0" w:space="0" w:color="auto"/>
            <w:left w:val="none" w:sz="0" w:space="0" w:color="auto"/>
            <w:bottom w:val="none" w:sz="0" w:space="0" w:color="auto"/>
            <w:right w:val="none" w:sz="0" w:space="0" w:color="auto"/>
          </w:divBdr>
        </w:div>
        <w:div w:id="1317495225">
          <w:marLeft w:val="640"/>
          <w:marRight w:val="0"/>
          <w:marTop w:val="0"/>
          <w:marBottom w:val="0"/>
          <w:divBdr>
            <w:top w:val="none" w:sz="0" w:space="0" w:color="auto"/>
            <w:left w:val="none" w:sz="0" w:space="0" w:color="auto"/>
            <w:bottom w:val="none" w:sz="0" w:space="0" w:color="auto"/>
            <w:right w:val="none" w:sz="0" w:space="0" w:color="auto"/>
          </w:divBdr>
        </w:div>
        <w:div w:id="479275416">
          <w:marLeft w:val="640"/>
          <w:marRight w:val="0"/>
          <w:marTop w:val="0"/>
          <w:marBottom w:val="0"/>
          <w:divBdr>
            <w:top w:val="none" w:sz="0" w:space="0" w:color="auto"/>
            <w:left w:val="none" w:sz="0" w:space="0" w:color="auto"/>
            <w:bottom w:val="none" w:sz="0" w:space="0" w:color="auto"/>
            <w:right w:val="none" w:sz="0" w:space="0" w:color="auto"/>
          </w:divBdr>
        </w:div>
        <w:div w:id="1396900770">
          <w:marLeft w:val="640"/>
          <w:marRight w:val="0"/>
          <w:marTop w:val="0"/>
          <w:marBottom w:val="0"/>
          <w:divBdr>
            <w:top w:val="none" w:sz="0" w:space="0" w:color="auto"/>
            <w:left w:val="none" w:sz="0" w:space="0" w:color="auto"/>
            <w:bottom w:val="none" w:sz="0" w:space="0" w:color="auto"/>
            <w:right w:val="none" w:sz="0" w:space="0" w:color="auto"/>
          </w:divBdr>
        </w:div>
        <w:div w:id="1591966348">
          <w:marLeft w:val="640"/>
          <w:marRight w:val="0"/>
          <w:marTop w:val="0"/>
          <w:marBottom w:val="0"/>
          <w:divBdr>
            <w:top w:val="none" w:sz="0" w:space="0" w:color="auto"/>
            <w:left w:val="none" w:sz="0" w:space="0" w:color="auto"/>
            <w:bottom w:val="none" w:sz="0" w:space="0" w:color="auto"/>
            <w:right w:val="none" w:sz="0" w:space="0" w:color="auto"/>
          </w:divBdr>
        </w:div>
        <w:div w:id="1811290206">
          <w:marLeft w:val="640"/>
          <w:marRight w:val="0"/>
          <w:marTop w:val="0"/>
          <w:marBottom w:val="0"/>
          <w:divBdr>
            <w:top w:val="none" w:sz="0" w:space="0" w:color="auto"/>
            <w:left w:val="none" w:sz="0" w:space="0" w:color="auto"/>
            <w:bottom w:val="none" w:sz="0" w:space="0" w:color="auto"/>
            <w:right w:val="none" w:sz="0" w:space="0" w:color="auto"/>
          </w:divBdr>
        </w:div>
        <w:div w:id="1336297178">
          <w:marLeft w:val="640"/>
          <w:marRight w:val="0"/>
          <w:marTop w:val="0"/>
          <w:marBottom w:val="0"/>
          <w:divBdr>
            <w:top w:val="none" w:sz="0" w:space="0" w:color="auto"/>
            <w:left w:val="none" w:sz="0" w:space="0" w:color="auto"/>
            <w:bottom w:val="none" w:sz="0" w:space="0" w:color="auto"/>
            <w:right w:val="none" w:sz="0" w:space="0" w:color="auto"/>
          </w:divBdr>
        </w:div>
      </w:divsChild>
    </w:div>
    <w:div w:id="723528097">
      <w:bodyDiv w:val="1"/>
      <w:marLeft w:val="0"/>
      <w:marRight w:val="0"/>
      <w:marTop w:val="0"/>
      <w:marBottom w:val="0"/>
      <w:divBdr>
        <w:top w:val="none" w:sz="0" w:space="0" w:color="auto"/>
        <w:left w:val="none" w:sz="0" w:space="0" w:color="auto"/>
        <w:bottom w:val="none" w:sz="0" w:space="0" w:color="auto"/>
        <w:right w:val="none" w:sz="0" w:space="0" w:color="auto"/>
      </w:divBdr>
    </w:div>
    <w:div w:id="733747229">
      <w:bodyDiv w:val="1"/>
      <w:marLeft w:val="0"/>
      <w:marRight w:val="0"/>
      <w:marTop w:val="0"/>
      <w:marBottom w:val="0"/>
      <w:divBdr>
        <w:top w:val="none" w:sz="0" w:space="0" w:color="auto"/>
        <w:left w:val="none" w:sz="0" w:space="0" w:color="auto"/>
        <w:bottom w:val="none" w:sz="0" w:space="0" w:color="auto"/>
        <w:right w:val="none" w:sz="0" w:space="0" w:color="auto"/>
      </w:divBdr>
      <w:divsChild>
        <w:div w:id="1937445673">
          <w:marLeft w:val="640"/>
          <w:marRight w:val="0"/>
          <w:marTop w:val="0"/>
          <w:marBottom w:val="0"/>
          <w:divBdr>
            <w:top w:val="none" w:sz="0" w:space="0" w:color="auto"/>
            <w:left w:val="none" w:sz="0" w:space="0" w:color="auto"/>
            <w:bottom w:val="none" w:sz="0" w:space="0" w:color="auto"/>
            <w:right w:val="none" w:sz="0" w:space="0" w:color="auto"/>
          </w:divBdr>
        </w:div>
        <w:div w:id="126944796">
          <w:marLeft w:val="640"/>
          <w:marRight w:val="0"/>
          <w:marTop w:val="0"/>
          <w:marBottom w:val="0"/>
          <w:divBdr>
            <w:top w:val="none" w:sz="0" w:space="0" w:color="auto"/>
            <w:left w:val="none" w:sz="0" w:space="0" w:color="auto"/>
            <w:bottom w:val="none" w:sz="0" w:space="0" w:color="auto"/>
            <w:right w:val="none" w:sz="0" w:space="0" w:color="auto"/>
          </w:divBdr>
        </w:div>
        <w:div w:id="1971594741">
          <w:marLeft w:val="640"/>
          <w:marRight w:val="0"/>
          <w:marTop w:val="0"/>
          <w:marBottom w:val="0"/>
          <w:divBdr>
            <w:top w:val="none" w:sz="0" w:space="0" w:color="auto"/>
            <w:left w:val="none" w:sz="0" w:space="0" w:color="auto"/>
            <w:bottom w:val="none" w:sz="0" w:space="0" w:color="auto"/>
            <w:right w:val="none" w:sz="0" w:space="0" w:color="auto"/>
          </w:divBdr>
        </w:div>
        <w:div w:id="1173032881">
          <w:marLeft w:val="640"/>
          <w:marRight w:val="0"/>
          <w:marTop w:val="0"/>
          <w:marBottom w:val="0"/>
          <w:divBdr>
            <w:top w:val="none" w:sz="0" w:space="0" w:color="auto"/>
            <w:left w:val="none" w:sz="0" w:space="0" w:color="auto"/>
            <w:bottom w:val="none" w:sz="0" w:space="0" w:color="auto"/>
            <w:right w:val="none" w:sz="0" w:space="0" w:color="auto"/>
          </w:divBdr>
        </w:div>
        <w:div w:id="319895569">
          <w:marLeft w:val="640"/>
          <w:marRight w:val="0"/>
          <w:marTop w:val="0"/>
          <w:marBottom w:val="0"/>
          <w:divBdr>
            <w:top w:val="none" w:sz="0" w:space="0" w:color="auto"/>
            <w:left w:val="none" w:sz="0" w:space="0" w:color="auto"/>
            <w:bottom w:val="none" w:sz="0" w:space="0" w:color="auto"/>
            <w:right w:val="none" w:sz="0" w:space="0" w:color="auto"/>
          </w:divBdr>
        </w:div>
        <w:div w:id="2026904971">
          <w:marLeft w:val="640"/>
          <w:marRight w:val="0"/>
          <w:marTop w:val="0"/>
          <w:marBottom w:val="0"/>
          <w:divBdr>
            <w:top w:val="none" w:sz="0" w:space="0" w:color="auto"/>
            <w:left w:val="none" w:sz="0" w:space="0" w:color="auto"/>
            <w:bottom w:val="none" w:sz="0" w:space="0" w:color="auto"/>
            <w:right w:val="none" w:sz="0" w:space="0" w:color="auto"/>
          </w:divBdr>
        </w:div>
        <w:div w:id="1936092098">
          <w:marLeft w:val="640"/>
          <w:marRight w:val="0"/>
          <w:marTop w:val="0"/>
          <w:marBottom w:val="0"/>
          <w:divBdr>
            <w:top w:val="none" w:sz="0" w:space="0" w:color="auto"/>
            <w:left w:val="none" w:sz="0" w:space="0" w:color="auto"/>
            <w:bottom w:val="none" w:sz="0" w:space="0" w:color="auto"/>
            <w:right w:val="none" w:sz="0" w:space="0" w:color="auto"/>
          </w:divBdr>
        </w:div>
        <w:div w:id="252592404">
          <w:marLeft w:val="640"/>
          <w:marRight w:val="0"/>
          <w:marTop w:val="0"/>
          <w:marBottom w:val="0"/>
          <w:divBdr>
            <w:top w:val="none" w:sz="0" w:space="0" w:color="auto"/>
            <w:left w:val="none" w:sz="0" w:space="0" w:color="auto"/>
            <w:bottom w:val="none" w:sz="0" w:space="0" w:color="auto"/>
            <w:right w:val="none" w:sz="0" w:space="0" w:color="auto"/>
          </w:divBdr>
        </w:div>
        <w:div w:id="752362863">
          <w:marLeft w:val="640"/>
          <w:marRight w:val="0"/>
          <w:marTop w:val="0"/>
          <w:marBottom w:val="0"/>
          <w:divBdr>
            <w:top w:val="none" w:sz="0" w:space="0" w:color="auto"/>
            <w:left w:val="none" w:sz="0" w:space="0" w:color="auto"/>
            <w:bottom w:val="none" w:sz="0" w:space="0" w:color="auto"/>
            <w:right w:val="none" w:sz="0" w:space="0" w:color="auto"/>
          </w:divBdr>
        </w:div>
        <w:div w:id="762338613">
          <w:marLeft w:val="640"/>
          <w:marRight w:val="0"/>
          <w:marTop w:val="0"/>
          <w:marBottom w:val="0"/>
          <w:divBdr>
            <w:top w:val="none" w:sz="0" w:space="0" w:color="auto"/>
            <w:left w:val="none" w:sz="0" w:space="0" w:color="auto"/>
            <w:bottom w:val="none" w:sz="0" w:space="0" w:color="auto"/>
            <w:right w:val="none" w:sz="0" w:space="0" w:color="auto"/>
          </w:divBdr>
        </w:div>
        <w:div w:id="1602227465">
          <w:marLeft w:val="640"/>
          <w:marRight w:val="0"/>
          <w:marTop w:val="0"/>
          <w:marBottom w:val="0"/>
          <w:divBdr>
            <w:top w:val="none" w:sz="0" w:space="0" w:color="auto"/>
            <w:left w:val="none" w:sz="0" w:space="0" w:color="auto"/>
            <w:bottom w:val="none" w:sz="0" w:space="0" w:color="auto"/>
            <w:right w:val="none" w:sz="0" w:space="0" w:color="auto"/>
          </w:divBdr>
        </w:div>
        <w:div w:id="431435842">
          <w:marLeft w:val="640"/>
          <w:marRight w:val="0"/>
          <w:marTop w:val="0"/>
          <w:marBottom w:val="0"/>
          <w:divBdr>
            <w:top w:val="none" w:sz="0" w:space="0" w:color="auto"/>
            <w:left w:val="none" w:sz="0" w:space="0" w:color="auto"/>
            <w:bottom w:val="none" w:sz="0" w:space="0" w:color="auto"/>
            <w:right w:val="none" w:sz="0" w:space="0" w:color="auto"/>
          </w:divBdr>
        </w:div>
        <w:div w:id="1779595323">
          <w:marLeft w:val="640"/>
          <w:marRight w:val="0"/>
          <w:marTop w:val="0"/>
          <w:marBottom w:val="0"/>
          <w:divBdr>
            <w:top w:val="none" w:sz="0" w:space="0" w:color="auto"/>
            <w:left w:val="none" w:sz="0" w:space="0" w:color="auto"/>
            <w:bottom w:val="none" w:sz="0" w:space="0" w:color="auto"/>
            <w:right w:val="none" w:sz="0" w:space="0" w:color="auto"/>
          </w:divBdr>
        </w:div>
        <w:div w:id="303001276">
          <w:marLeft w:val="640"/>
          <w:marRight w:val="0"/>
          <w:marTop w:val="0"/>
          <w:marBottom w:val="0"/>
          <w:divBdr>
            <w:top w:val="none" w:sz="0" w:space="0" w:color="auto"/>
            <w:left w:val="none" w:sz="0" w:space="0" w:color="auto"/>
            <w:bottom w:val="none" w:sz="0" w:space="0" w:color="auto"/>
            <w:right w:val="none" w:sz="0" w:space="0" w:color="auto"/>
          </w:divBdr>
        </w:div>
        <w:div w:id="1236742380">
          <w:marLeft w:val="640"/>
          <w:marRight w:val="0"/>
          <w:marTop w:val="0"/>
          <w:marBottom w:val="0"/>
          <w:divBdr>
            <w:top w:val="none" w:sz="0" w:space="0" w:color="auto"/>
            <w:left w:val="none" w:sz="0" w:space="0" w:color="auto"/>
            <w:bottom w:val="none" w:sz="0" w:space="0" w:color="auto"/>
            <w:right w:val="none" w:sz="0" w:space="0" w:color="auto"/>
          </w:divBdr>
        </w:div>
        <w:div w:id="1822310553">
          <w:marLeft w:val="640"/>
          <w:marRight w:val="0"/>
          <w:marTop w:val="0"/>
          <w:marBottom w:val="0"/>
          <w:divBdr>
            <w:top w:val="none" w:sz="0" w:space="0" w:color="auto"/>
            <w:left w:val="none" w:sz="0" w:space="0" w:color="auto"/>
            <w:bottom w:val="none" w:sz="0" w:space="0" w:color="auto"/>
            <w:right w:val="none" w:sz="0" w:space="0" w:color="auto"/>
          </w:divBdr>
        </w:div>
        <w:div w:id="1109355371">
          <w:marLeft w:val="640"/>
          <w:marRight w:val="0"/>
          <w:marTop w:val="0"/>
          <w:marBottom w:val="0"/>
          <w:divBdr>
            <w:top w:val="none" w:sz="0" w:space="0" w:color="auto"/>
            <w:left w:val="none" w:sz="0" w:space="0" w:color="auto"/>
            <w:bottom w:val="none" w:sz="0" w:space="0" w:color="auto"/>
            <w:right w:val="none" w:sz="0" w:space="0" w:color="auto"/>
          </w:divBdr>
        </w:div>
        <w:div w:id="298537907">
          <w:marLeft w:val="640"/>
          <w:marRight w:val="0"/>
          <w:marTop w:val="0"/>
          <w:marBottom w:val="0"/>
          <w:divBdr>
            <w:top w:val="none" w:sz="0" w:space="0" w:color="auto"/>
            <w:left w:val="none" w:sz="0" w:space="0" w:color="auto"/>
            <w:bottom w:val="none" w:sz="0" w:space="0" w:color="auto"/>
            <w:right w:val="none" w:sz="0" w:space="0" w:color="auto"/>
          </w:divBdr>
        </w:div>
        <w:div w:id="233708171">
          <w:marLeft w:val="640"/>
          <w:marRight w:val="0"/>
          <w:marTop w:val="0"/>
          <w:marBottom w:val="0"/>
          <w:divBdr>
            <w:top w:val="none" w:sz="0" w:space="0" w:color="auto"/>
            <w:left w:val="none" w:sz="0" w:space="0" w:color="auto"/>
            <w:bottom w:val="none" w:sz="0" w:space="0" w:color="auto"/>
            <w:right w:val="none" w:sz="0" w:space="0" w:color="auto"/>
          </w:divBdr>
        </w:div>
        <w:div w:id="1345747042">
          <w:marLeft w:val="640"/>
          <w:marRight w:val="0"/>
          <w:marTop w:val="0"/>
          <w:marBottom w:val="0"/>
          <w:divBdr>
            <w:top w:val="none" w:sz="0" w:space="0" w:color="auto"/>
            <w:left w:val="none" w:sz="0" w:space="0" w:color="auto"/>
            <w:bottom w:val="none" w:sz="0" w:space="0" w:color="auto"/>
            <w:right w:val="none" w:sz="0" w:space="0" w:color="auto"/>
          </w:divBdr>
        </w:div>
        <w:div w:id="2001536829">
          <w:marLeft w:val="640"/>
          <w:marRight w:val="0"/>
          <w:marTop w:val="0"/>
          <w:marBottom w:val="0"/>
          <w:divBdr>
            <w:top w:val="none" w:sz="0" w:space="0" w:color="auto"/>
            <w:left w:val="none" w:sz="0" w:space="0" w:color="auto"/>
            <w:bottom w:val="none" w:sz="0" w:space="0" w:color="auto"/>
            <w:right w:val="none" w:sz="0" w:space="0" w:color="auto"/>
          </w:divBdr>
        </w:div>
        <w:div w:id="835069203">
          <w:marLeft w:val="640"/>
          <w:marRight w:val="0"/>
          <w:marTop w:val="0"/>
          <w:marBottom w:val="0"/>
          <w:divBdr>
            <w:top w:val="none" w:sz="0" w:space="0" w:color="auto"/>
            <w:left w:val="none" w:sz="0" w:space="0" w:color="auto"/>
            <w:bottom w:val="none" w:sz="0" w:space="0" w:color="auto"/>
            <w:right w:val="none" w:sz="0" w:space="0" w:color="auto"/>
          </w:divBdr>
        </w:div>
        <w:div w:id="1803382412">
          <w:marLeft w:val="640"/>
          <w:marRight w:val="0"/>
          <w:marTop w:val="0"/>
          <w:marBottom w:val="0"/>
          <w:divBdr>
            <w:top w:val="none" w:sz="0" w:space="0" w:color="auto"/>
            <w:left w:val="none" w:sz="0" w:space="0" w:color="auto"/>
            <w:bottom w:val="none" w:sz="0" w:space="0" w:color="auto"/>
            <w:right w:val="none" w:sz="0" w:space="0" w:color="auto"/>
          </w:divBdr>
        </w:div>
        <w:div w:id="653067079">
          <w:marLeft w:val="640"/>
          <w:marRight w:val="0"/>
          <w:marTop w:val="0"/>
          <w:marBottom w:val="0"/>
          <w:divBdr>
            <w:top w:val="none" w:sz="0" w:space="0" w:color="auto"/>
            <w:left w:val="none" w:sz="0" w:space="0" w:color="auto"/>
            <w:bottom w:val="none" w:sz="0" w:space="0" w:color="auto"/>
            <w:right w:val="none" w:sz="0" w:space="0" w:color="auto"/>
          </w:divBdr>
        </w:div>
        <w:div w:id="1204634665">
          <w:marLeft w:val="640"/>
          <w:marRight w:val="0"/>
          <w:marTop w:val="0"/>
          <w:marBottom w:val="0"/>
          <w:divBdr>
            <w:top w:val="none" w:sz="0" w:space="0" w:color="auto"/>
            <w:left w:val="none" w:sz="0" w:space="0" w:color="auto"/>
            <w:bottom w:val="none" w:sz="0" w:space="0" w:color="auto"/>
            <w:right w:val="none" w:sz="0" w:space="0" w:color="auto"/>
          </w:divBdr>
        </w:div>
        <w:div w:id="1943755176">
          <w:marLeft w:val="640"/>
          <w:marRight w:val="0"/>
          <w:marTop w:val="0"/>
          <w:marBottom w:val="0"/>
          <w:divBdr>
            <w:top w:val="none" w:sz="0" w:space="0" w:color="auto"/>
            <w:left w:val="none" w:sz="0" w:space="0" w:color="auto"/>
            <w:bottom w:val="none" w:sz="0" w:space="0" w:color="auto"/>
            <w:right w:val="none" w:sz="0" w:space="0" w:color="auto"/>
          </w:divBdr>
        </w:div>
        <w:div w:id="551616796">
          <w:marLeft w:val="640"/>
          <w:marRight w:val="0"/>
          <w:marTop w:val="0"/>
          <w:marBottom w:val="0"/>
          <w:divBdr>
            <w:top w:val="none" w:sz="0" w:space="0" w:color="auto"/>
            <w:left w:val="none" w:sz="0" w:space="0" w:color="auto"/>
            <w:bottom w:val="none" w:sz="0" w:space="0" w:color="auto"/>
            <w:right w:val="none" w:sz="0" w:space="0" w:color="auto"/>
          </w:divBdr>
        </w:div>
        <w:div w:id="258610385">
          <w:marLeft w:val="640"/>
          <w:marRight w:val="0"/>
          <w:marTop w:val="0"/>
          <w:marBottom w:val="0"/>
          <w:divBdr>
            <w:top w:val="none" w:sz="0" w:space="0" w:color="auto"/>
            <w:left w:val="none" w:sz="0" w:space="0" w:color="auto"/>
            <w:bottom w:val="none" w:sz="0" w:space="0" w:color="auto"/>
            <w:right w:val="none" w:sz="0" w:space="0" w:color="auto"/>
          </w:divBdr>
        </w:div>
        <w:div w:id="330988274">
          <w:marLeft w:val="640"/>
          <w:marRight w:val="0"/>
          <w:marTop w:val="0"/>
          <w:marBottom w:val="0"/>
          <w:divBdr>
            <w:top w:val="none" w:sz="0" w:space="0" w:color="auto"/>
            <w:left w:val="none" w:sz="0" w:space="0" w:color="auto"/>
            <w:bottom w:val="none" w:sz="0" w:space="0" w:color="auto"/>
            <w:right w:val="none" w:sz="0" w:space="0" w:color="auto"/>
          </w:divBdr>
        </w:div>
        <w:div w:id="1168253588">
          <w:marLeft w:val="640"/>
          <w:marRight w:val="0"/>
          <w:marTop w:val="0"/>
          <w:marBottom w:val="0"/>
          <w:divBdr>
            <w:top w:val="none" w:sz="0" w:space="0" w:color="auto"/>
            <w:left w:val="none" w:sz="0" w:space="0" w:color="auto"/>
            <w:bottom w:val="none" w:sz="0" w:space="0" w:color="auto"/>
            <w:right w:val="none" w:sz="0" w:space="0" w:color="auto"/>
          </w:divBdr>
        </w:div>
        <w:div w:id="126943240">
          <w:marLeft w:val="640"/>
          <w:marRight w:val="0"/>
          <w:marTop w:val="0"/>
          <w:marBottom w:val="0"/>
          <w:divBdr>
            <w:top w:val="none" w:sz="0" w:space="0" w:color="auto"/>
            <w:left w:val="none" w:sz="0" w:space="0" w:color="auto"/>
            <w:bottom w:val="none" w:sz="0" w:space="0" w:color="auto"/>
            <w:right w:val="none" w:sz="0" w:space="0" w:color="auto"/>
          </w:divBdr>
        </w:div>
        <w:div w:id="743375089">
          <w:marLeft w:val="640"/>
          <w:marRight w:val="0"/>
          <w:marTop w:val="0"/>
          <w:marBottom w:val="0"/>
          <w:divBdr>
            <w:top w:val="none" w:sz="0" w:space="0" w:color="auto"/>
            <w:left w:val="none" w:sz="0" w:space="0" w:color="auto"/>
            <w:bottom w:val="none" w:sz="0" w:space="0" w:color="auto"/>
            <w:right w:val="none" w:sz="0" w:space="0" w:color="auto"/>
          </w:divBdr>
        </w:div>
        <w:div w:id="690956701">
          <w:marLeft w:val="640"/>
          <w:marRight w:val="0"/>
          <w:marTop w:val="0"/>
          <w:marBottom w:val="0"/>
          <w:divBdr>
            <w:top w:val="none" w:sz="0" w:space="0" w:color="auto"/>
            <w:left w:val="none" w:sz="0" w:space="0" w:color="auto"/>
            <w:bottom w:val="none" w:sz="0" w:space="0" w:color="auto"/>
            <w:right w:val="none" w:sz="0" w:space="0" w:color="auto"/>
          </w:divBdr>
        </w:div>
        <w:div w:id="35011943">
          <w:marLeft w:val="640"/>
          <w:marRight w:val="0"/>
          <w:marTop w:val="0"/>
          <w:marBottom w:val="0"/>
          <w:divBdr>
            <w:top w:val="none" w:sz="0" w:space="0" w:color="auto"/>
            <w:left w:val="none" w:sz="0" w:space="0" w:color="auto"/>
            <w:bottom w:val="none" w:sz="0" w:space="0" w:color="auto"/>
            <w:right w:val="none" w:sz="0" w:space="0" w:color="auto"/>
          </w:divBdr>
        </w:div>
      </w:divsChild>
    </w:div>
    <w:div w:id="735931881">
      <w:bodyDiv w:val="1"/>
      <w:marLeft w:val="0"/>
      <w:marRight w:val="0"/>
      <w:marTop w:val="0"/>
      <w:marBottom w:val="0"/>
      <w:divBdr>
        <w:top w:val="none" w:sz="0" w:space="0" w:color="auto"/>
        <w:left w:val="none" w:sz="0" w:space="0" w:color="auto"/>
        <w:bottom w:val="none" w:sz="0" w:space="0" w:color="auto"/>
        <w:right w:val="none" w:sz="0" w:space="0" w:color="auto"/>
      </w:divBdr>
      <w:divsChild>
        <w:div w:id="808783525">
          <w:marLeft w:val="640"/>
          <w:marRight w:val="0"/>
          <w:marTop w:val="0"/>
          <w:marBottom w:val="0"/>
          <w:divBdr>
            <w:top w:val="none" w:sz="0" w:space="0" w:color="auto"/>
            <w:left w:val="none" w:sz="0" w:space="0" w:color="auto"/>
            <w:bottom w:val="none" w:sz="0" w:space="0" w:color="auto"/>
            <w:right w:val="none" w:sz="0" w:space="0" w:color="auto"/>
          </w:divBdr>
        </w:div>
        <w:div w:id="1419906465">
          <w:marLeft w:val="640"/>
          <w:marRight w:val="0"/>
          <w:marTop w:val="0"/>
          <w:marBottom w:val="0"/>
          <w:divBdr>
            <w:top w:val="none" w:sz="0" w:space="0" w:color="auto"/>
            <w:left w:val="none" w:sz="0" w:space="0" w:color="auto"/>
            <w:bottom w:val="none" w:sz="0" w:space="0" w:color="auto"/>
            <w:right w:val="none" w:sz="0" w:space="0" w:color="auto"/>
          </w:divBdr>
        </w:div>
        <w:div w:id="1985819146">
          <w:marLeft w:val="640"/>
          <w:marRight w:val="0"/>
          <w:marTop w:val="0"/>
          <w:marBottom w:val="0"/>
          <w:divBdr>
            <w:top w:val="none" w:sz="0" w:space="0" w:color="auto"/>
            <w:left w:val="none" w:sz="0" w:space="0" w:color="auto"/>
            <w:bottom w:val="none" w:sz="0" w:space="0" w:color="auto"/>
            <w:right w:val="none" w:sz="0" w:space="0" w:color="auto"/>
          </w:divBdr>
        </w:div>
        <w:div w:id="930041278">
          <w:marLeft w:val="640"/>
          <w:marRight w:val="0"/>
          <w:marTop w:val="0"/>
          <w:marBottom w:val="0"/>
          <w:divBdr>
            <w:top w:val="none" w:sz="0" w:space="0" w:color="auto"/>
            <w:left w:val="none" w:sz="0" w:space="0" w:color="auto"/>
            <w:bottom w:val="none" w:sz="0" w:space="0" w:color="auto"/>
            <w:right w:val="none" w:sz="0" w:space="0" w:color="auto"/>
          </w:divBdr>
        </w:div>
        <w:div w:id="365835225">
          <w:marLeft w:val="640"/>
          <w:marRight w:val="0"/>
          <w:marTop w:val="0"/>
          <w:marBottom w:val="0"/>
          <w:divBdr>
            <w:top w:val="none" w:sz="0" w:space="0" w:color="auto"/>
            <w:left w:val="none" w:sz="0" w:space="0" w:color="auto"/>
            <w:bottom w:val="none" w:sz="0" w:space="0" w:color="auto"/>
            <w:right w:val="none" w:sz="0" w:space="0" w:color="auto"/>
          </w:divBdr>
        </w:div>
        <w:div w:id="420876075">
          <w:marLeft w:val="640"/>
          <w:marRight w:val="0"/>
          <w:marTop w:val="0"/>
          <w:marBottom w:val="0"/>
          <w:divBdr>
            <w:top w:val="none" w:sz="0" w:space="0" w:color="auto"/>
            <w:left w:val="none" w:sz="0" w:space="0" w:color="auto"/>
            <w:bottom w:val="none" w:sz="0" w:space="0" w:color="auto"/>
            <w:right w:val="none" w:sz="0" w:space="0" w:color="auto"/>
          </w:divBdr>
        </w:div>
        <w:div w:id="1799490410">
          <w:marLeft w:val="640"/>
          <w:marRight w:val="0"/>
          <w:marTop w:val="0"/>
          <w:marBottom w:val="0"/>
          <w:divBdr>
            <w:top w:val="none" w:sz="0" w:space="0" w:color="auto"/>
            <w:left w:val="none" w:sz="0" w:space="0" w:color="auto"/>
            <w:bottom w:val="none" w:sz="0" w:space="0" w:color="auto"/>
            <w:right w:val="none" w:sz="0" w:space="0" w:color="auto"/>
          </w:divBdr>
        </w:div>
        <w:div w:id="2007588337">
          <w:marLeft w:val="640"/>
          <w:marRight w:val="0"/>
          <w:marTop w:val="0"/>
          <w:marBottom w:val="0"/>
          <w:divBdr>
            <w:top w:val="none" w:sz="0" w:space="0" w:color="auto"/>
            <w:left w:val="none" w:sz="0" w:space="0" w:color="auto"/>
            <w:bottom w:val="none" w:sz="0" w:space="0" w:color="auto"/>
            <w:right w:val="none" w:sz="0" w:space="0" w:color="auto"/>
          </w:divBdr>
        </w:div>
        <w:div w:id="444616057">
          <w:marLeft w:val="640"/>
          <w:marRight w:val="0"/>
          <w:marTop w:val="0"/>
          <w:marBottom w:val="0"/>
          <w:divBdr>
            <w:top w:val="none" w:sz="0" w:space="0" w:color="auto"/>
            <w:left w:val="none" w:sz="0" w:space="0" w:color="auto"/>
            <w:bottom w:val="none" w:sz="0" w:space="0" w:color="auto"/>
            <w:right w:val="none" w:sz="0" w:space="0" w:color="auto"/>
          </w:divBdr>
        </w:div>
        <w:div w:id="785318937">
          <w:marLeft w:val="640"/>
          <w:marRight w:val="0"/>
          <w:marTop w:val="0"/>
          <w:marBottom w:val="0"/>
          <w:divBdr>
            <w:top w:val="none" w:sz="0" w:space="0" w:color="auto"/>
            <w:left w:val="none" w:sz="0" w:space="0" w:color="auto"/>
            <w:bottom w:val="none" w:sz="0" w:space="0" w:color="auto"/>
            <w:right w:val="none" w:sz="0" w:space="0" w:color="auto"/>
          </w:divBdr>
        </w:div>
        <w:div w:id="1188251331">
          <w:marLeft w:val="640"/>
          <w:marRight w:val="0"/>
          <w:marTop w:val="0"/>
          <w:marBottom w:val="0"/>
          <w:divBdr>
            <w:top w:val="none" w:sz="0" w:space="0" w:color="auto"/>
            <w:left w:val="none" w:sz="0" w:space="0" w:color="auto"/>
            <w:bottom w:val="none" w:sz="0" w:space="0" w:color="auto"/>
            <w:right w:val="none" w:sz="0" w:space="0" w:color="auto"/>
          </w:divBdr>
        </w:div>
        <w:div w:id="817647403">
          <w:marLeft w:val="640"/>
          <w:marRight w:val="0"/>
          <w:marTop w:val="0"/>
          <w:marBottom w:val="0"/>
          <w:divBdr>
            <w:top w:val="none" w:sz="0" w:space="0" w:color="auto"/>
            <w:left w:val="none" w:sz="0" w:space="0" w:color="auto"/>
            <w:bottom w:val="none" w:sz="0" w:space="0" w:color="auto"/>
            <w:right w:val="none" w:sz="0" w:space="0" w:color="auto"/>
          </w:divBdr>
        </w:div>
        <w:div w:id="979771525">
          <w:marLeft w:val="640"/>
          <w:marRight w:val="0"/>
          <w:marTop w:val="0"/>
          <w:marBottom w:val="0"/>
          <w:divBdr>
            <w:top w:val="none" w:sz="0" w:space="0" w:color="auto"/>
            <w:left w:val="none" w:sz="0" w:space="0" w:color="auto"/>
            <w:bottom w:val="none" w:sz="0" w:space="0" w:color="auto"/>
            <w:right w:val="none" w:sz="0" w:space="0" w:color="auto"/>
          </w:divBdr>
        </w:div>
        <w:div w:id="242423477">
          <w:marLeft w:val="640"/>
          <w:marRight w:val="0"/>
          <w:marTop w:val="0"/>
          <w:marBottom w:val="0"/>
          <w:divBdr>
            <w:top w:val="none" w:sz="0" w:space="0" w:color="auto"/>
            <w:left w:val="none" w:sz="0" w:space="0" w:color="auto"/>
            <w:bottom w:val="none" w:sz="0" w:space="0" w:color="auto"/>
            <w:right w:val="none" w:sz="0" w:space="0" w:color="auto"/>
          </w:divBdr>
        </w:div>
        <w:div w:id="832329900">
          <w:marLeft w:val="640"/>
          <w:marRight w:val="0"/>
          <w:marTop w:val="0"/>
          <w:marBottom w:val="0"/>
          <w:divBdr>
            <w:top w:val="none" w:sz="0" w:space="0" w:color="auto"/>
            <w:left w:val="none" w:sz="0" w:space="0" w:color="auto"/>
            <w:bottom w:val="none" w:sz="0" w:space="0" w:color="auto"/>
            <w:right w:val="none" w:sz="0" w:space="0" w:color="auto"/>
          </w:divBdr>
        </w:div>
        <w:div w:id="1617062786">
          <w:marLeft w:val="640"/>
          <w:marRight w:val="0"/>
          <w:marTop w:val="0"/>
          <w:marBottom w:val="0"/>
          <w:divBdr>
            <w:top w:val="none" w:sz="0" w:space="0" w:color="auto"/>
            <w:left w:val="none" w:sz="0" w:space="0" w:color="auto"/>
            <w:bottom w:val="none" w:sz="0" w:space="0" w:color="auto"/>
            <w:right w:val="none" w:sz="0" w:space="0" w:color="auto"/>
          </w:divBdr>
        </w:div>
        <w:div w:id="318927672">
          <w:marLeft w:val="640"/>
          <w:marRight w:val="0"/>
          <w:marTop w:val="0"/>
          <w:marBottom w:val="0"/>
          <w:divBdr>
            <w:top w:val="none" w:sz="0" w:space="0" w:color="auto"/>
            <w:left w:val="none" w:sz="0" w:space="0" w:color="auto"/>
            <w:bottom w:val="none" w:sz="0" w:space="0" w:color="auto"/>
            <w:right w:val="none" w:sz="0" w:space="0" w:color="auto"/>
          </w:divBdr>
        </w:div>
        <w:div w:id="1131631026">
          <w:marLeft w:val="640"/>
          <w:marRight w:val="0"/>
          <w:marTop w:val="0"/>
          <w:marBottom w:val="0"/>
          <w:divBdr>
            <w:top w:val="none" w:sz="0" w:space="0" w:color="auto"/>
            <w:left w:val="none" w:sz="0" w:space="0" w:color="auto"/>
            <w:bottom w:val="none" w:sz="0" w:space="0" w:color="auto"/>
            <w:right w:val="none" w:sz="0" w:space="0" w:color="auto"/>
          </w:divBdr>
        </w:div>
        <w:div w:id="900601055">
          <w:marLeft w:val="640"/>
          <w:marRight w:val="0"/>
          <w:marTop w:val="0"/>
          <w:marBottom w:val="0"/>
          <w:divBdr>
            <w:top w:val="none" w:sz="0" w:space="0" w:color="auto"/>
            <w:left w:val="none" w:sz="0" w:space="0" w:color="auto"/>
            <w:bottom w:val="none" w:sz="0" w:space="0" w:color="auto"/>
            <w:right w:val="none" w:sz="0" w:space="0" w:color="auto"/>
          </w:divBdr>
        </w:div>
        <w:div w:id="1065496853">
          <w:marLeft w:val="640"/>
          <w:marRight w:val="0"/>
          <w:marTop w:val="0"/>
          <w:marBottom w:val="0"/>
          <w:divBdr>
            <w:top w:val="none" w:sz="0" w:space="0" w:color="auto"/>
            <w:left w:val="none" w:sz="0" w:space="0" w:color="auto"/>
            <w:bottom w:val="none" w:sz="0" w:space="0" w:color="auto"/>
            <w:right w:val="none" w:sz="0" w:space="0" w:color="auto"/>
          </w:divBdr>
        </w:div>
        <w:div w:id="2130126390">
          <w:marLeft w:val="640"/>
          <w:marRight w:val="0"/>
          <w:marTop w:val="0"/>
          <w:marBottom w:val="0"/>
          <w:divBdr>
            <w:top w:val="none" w:sz="0" w:space="0" w:color="auto"/>
            <w:left w:val="none" w:sz="0" w:space="0" w:color="auto"/>
            <w:bottom w:val="none" w:sz="0" w:space="0" w:color="auto"/>
            <w:right w:val="none" w:sz="0" w:space="0" w:color="auto"/>
          </w:divBdr>
        </w:div>
        <w:div w:id="87433203">
          <w:marLeft w:val="640"/>
          <w:marRight w:val="0"/>
          <w:marTop w:val="0"/>
          <w:marBottom w:val="0"/>
          <w:divBdr>
            <w:top w:val="none" w:sz="0" w:space="0" w:color="auto"/>
            <w:left w:val="none" w:sz="0" w:space="0" w:color="auto"/>
            <w:bottom w:val="none" w:sz="0" w:space="0" w:color="auto"/>
            <w:right w:val="none" w:sz="0" w:space="0" w:color="auto"/>
          </w:divBdr>
        </w:div>
      </w:divsChild>
    </w:div>
    <w:div w:id="740910312">
      <w:bodyDiv w:val="1"/>
      <w:marLeft w:val="0"/>
      <w:marRight w:val="0"/>
      <w:marTop w:val="0"/>
      <w:marBottom w:val="0"/>
      <w:divBdr>
        <w:top w:val="none" w:sz="0" w:space="0" w:color="auto"/>
        <w:left w:val="none" w:sz="0" w:space="0" w:color="auto"/>
        <w:bottom w:val="none" w:sz="0" w:space="0" w:color="auto"/>
        <w:right w:val="none" w:sz="0" w:space="0" w:color="auto"/>
      </w:divBdr>
      <w:divsChild>
        <w:div w:id="667560998">
          <w:marLeft w:val="640"/>
          <w:marRight w:val="0"/>
          <w:marTop w:val="0"/>
          <w:marBottom w:val="0"/>
          <w:divBdr>
            <w:top w:val="none" w:sz="0" w:space="0" w:color="auto"/>
            <w:left w:val="none" w:sz="0" w:space="0" w:color="auto"/>
            <w:bottom w:val="none" w:sz="0" w:space="0" w:color="auto"/>
            <w:right w:val="none" w:sz="0" w:space="0" w:color="auto"/>
          </w:divBdr>
        </w:div>
        <w:div w:id="874657641">
          <w:marLeft w:val="640"/>
          <w:marRight w:val="0"/>
          <w:marTop w:val="0"/>
          <w:marBottom w:val="0"/>
          <w:divBdr>
            <w:top w:val="none" w:sz="0" w:space="0" w:color="auto"/>
            <w:left w:val="none" w:sz="0" w:space="0" w:color="auto"/>
            <w:bottom w:val="none" w:sz="0" w:space="0" w:color="auto"/>
            <w:right w:val="none" w:sz="0" w:space="0" w:color="auto"/>
          </w:divBdr>
        </w:div>
        <w:div w:id="1187862370">
          <w:marLeft w:val="640"/>
          <w:marRight w:val="0"/>
          <w:marTop w:val="0"/>
          <w:marBottom w:val="0"/>
          <w:divBdr>
            <w:top w:val="none" w:sz="0" w:space="0" w:color="auto"/>
            <w:left w:val="none" w:sz="0" w:space="0" w:color="auto"/>
            <w:bottom w:val="none" w:sz="0" w:space="0" w:color="auto"/>
            <w:right w:val="none" w:sz="0" w:space="0" w:color="auto"/>
          </w:divBdr>
        </w:div>
        <w:div w:id="1855148950">
          <w:marLeft w:val="640"/>
          <w:marRight w:val="0"/>
          <w:marTop w:val="0"/>
          <w:marBottom w:val="0"/>
          <w:divBdr>
            <w:top w:val="none" w:sz="0" w:space="0" w:color="auto"/>
            <w:left w:val="none" w:sz="0" w:space="0" w:color="auto"/>
            <w:bottom w:val="none" w:sz="0" w:space="0" w:color="auto"/>
            <w:right w:val="none" w:sz="0" w:space="0" w:color="auto"/>
          </w:divBdr>
        </w:div>
        <w:div w:id="1275752984">
          <w:marLeft w:val="640"/>
          <w:marRight w:val="0"/>
          <w:marTop w:val="0"/>
          <w:marBottom w:val="0"/>
          <w:divBdr>
            <w:top w:val="none" w:sz="0" w:space="0" w:color="auto"/>
            <w:left w:val="none" w:sz="0" w:space="0" w:color="auto"/>
            <w:bottom w:val="none" w:sz="0" w:space="0" w:color="auto"/>
            <w:right w:val="none" w:sz="0" w:space="0" w:color="auto"/>
          </w:divBdr>
        </w:div>
        <w:div w:id="606618166">
          <w:marLeft w:val="640"/>
          <w:marRight w:val="0"/>
          <w:marTop w:val="0"/>
          <w:marBottom w:val="0"/>
          <w:divBdr>
            <w:top w:val="none" w:sz="0" w:space="0" w:color="auto"/>
            <w:left w:val="none" w:sz="0" w:space="0" w:color="auto"/>
            <w:bottom w:val="none" w:sz="0" w:space="0" w:color="auto"/>
            <w:right w:val="none" w:sz="0" w:space="0" w:color="auto"/>
          </w:divBdr>
        </w:div>
        <w:div w:id="545217854">
          <w:marLeft w:val="640"/>
          <w:marRight w:val="0"/>
          <w:marTop w:val="0"/>
          <w:marBottom w:val="0"/>
          <w:divBdr>
            <w:top w:val="none" w:sz="0" w:space="0" w:color="auto"/>
            <w:left w:val="none" w:sz="0" w:space="0" w:color="auto"/>
            <w:bottom w:val="none" w:sz="0" w:space="0" w:color="auto"/>
            <w:right w:val="none" w:sz="0" w:space="0" w:color="auto"/>
          </w:divBdr>
        </w:div>
        <w:div w:id="631446240">
          <w:marLeft w:val="640"/>
          <w:marRight w:val="0"/>
          <w:marTop w:val="0"/>
          <w:marBottom w:val="0"/>
          <w:divBdr>
            <w:top w:val="none" w:sz="0" w:space="0" w:color="auto"/>
            <w:left w:val="none" w:sz="0" w:space="0" w:color="auto"/>
            <w:bottom w:val="none" w:sz="0" w:space="0" w:color="auto"/>
            <w:right w:val="none" w:sz="0" w:space="0" w:color="auto"/>
          </w:divBdr>
        </w:div>
        <w:div w:id="544566305">
          <w:marLeft w:val="640"/>
          <w:marRight w:val="0"/>
          <w:marTop w:val="0"/>
          <w:marBottom w:val="0"/>
          <w:divBdr>
            <w:top w:val="none" w:sz="0" w:space="0" w:color="auto"/>
            <w:left w:val="none" w:sz="0" w:space="0" w:color="auto"/>
            <w:bottom w:val="none" w:sz="0" w:space="0" w:color="auto"/>
            <w:right w:val="none" w:sz="0" w:space="0" w:color="auto"/>
          </w:divBdr>
        </w:div>
        <w:div w:id="1157720735">
          <w:marLeft w:val="640"/>
          <w:marRight w:val="0"/>
          <w:marTop w:val="0"/>
          <w:marBottom w:val="0"/>
          <w:divBdr>
            <w:top w:val="none" w:sz="0" w:space="0" w:color="auto"/>
            <w:left w:val="none" w:sz="0" w:space="0" w:color="auto"/>
            <w:bottom w:val="none" w:sz="0" w:space="0" w:color="auto"/>
            <w:right w:val="none" w:sz="0" w:space="0" w:color="auto"/>
          </w:divBdr>
        </w:div>
        <w:div w:id="1797333198">
          <w:marLeft w:val="640"/>
          <w:marRight w:val="0"/>
          <w:marTop w:val="0"/>
          <w:marBottom w:val="0"/>
          <w:divBdr>
            <w:top w:val="none" w:sz="0" w:space="0" w:color="auto"/>
            <w:left w:val="none" w:sz="0" w:space="0" w:color="auto"/>
            <w:bottom w:val="none" w:sz="0" w:space="0" w:color="auto"/>
            <w:right w:val="none" w:sz="0" w:space="0" w:color="auto"/>
          </w:divBdr>
        </w:div>
        <w:div w:id="232934249">
          <w:marLeft w:val="640"/>
          <w:marRight w:val="0"/>
          <w:marTop w:val="0"/>
          <w:marBottom w:val="0"/>
          <w:divBdr>
            <w:top w:val="none" w:sz="0" w:space="0" w:color="auto"/>
            <w:left w:val="none" w:sz="0" w:space="0" w:color="auto"/>
            <w:bottom w:val="none" w:sz="0" w:space="0" w:color="auto"/>
            <w:right w:val="none" w:sz="0" w:space="0" w:color="auto"/>
          </w:divBdr>
        </w:div>
        <w:div w:id="507595697">
          <w:marLeft w:val="640"/>
          <w:marRight w:val="0"/>
          <w:marTop w:val="0"/>
          <w:marBottom w:val="0"/>
          <w:divBdr>
            <w:top w:val="none" w:sz="0" w:space="0" w:color="auto"/>
            <w:left w:val="none" w:sz="0" w:space="0" w:color="auto"/>
            <w:bottom w:val="none" w:sz="0" w:space="0" w:color="auto"/>
            <w:right w:val="none" w:sz="0" w:space="0" w:color="auto"/>
          </w:divBdr>
        </w:div>
        <w:div w:id="1486774949">
          <w:marLeft w:val="640"/>
          <w:marRight w:val="0"/>
          <w:marTop w:val="0"/>
          <w:marBottom w:val="0"/>
          <w:divBdr>
            <w:top w:val="none" w:sz="0" w:space="0" w:color="auto"/>
            <w:left w:val="none" w:sz="0" w:space="0" w:color="auto"/>
            <w:bottom w:val="none" w:sz="0" w:space="0" w:color="auto"/>
            <w:right w:val="none" w:sz="0" w:space="0" w:color="auto"/>
          </w:divBdr>
        </w:div>
        <w:div w:id="1730228418">
          <w:marLeft w:val="640"/>
          <w:marRight w:val="0"/>
          <w:marTop w:val="0"/>
          <w:marBottom w:val="0"/>
          <w:divBdr>
            <w:top w:val="none" w:sz="0" w:space="0" w:color="auto"/>
            <w:left w:val="none" w:sz="0" w:space="0" w:color="auto"/>
            <w:bottom w:val="none" w:sz="0" w:space="0" w:color="auto"/>
            <w:right w:val="none" w:sz="0" w:space="0" w:color="auto"/>
          </w:divBdr>
        </w:div>
        <w:div w:id="166945767">
          <w:marLeft w:val="640"/>
          <w:marRight w:val="0"/>
          <w:marTop w:val="0"/>
          <w:marBottom w:val="0"/>
          <w:divBdr>
            <w:top w:val="none" w:sz="0" w:space="0" w:color="auto"/>
            <w:left w:val="none" w:sz="0" w:space="0" w:color="auto"/>
            <w:bottom w:val="none" w:sz="0" w:space="0" w:color="auto"/>
            <w:right w:val="none" w:sz="0" w:space="0" w:color="auto"/>
          </w:divBdr>
        </w:div>
      </w:divsChild>
    </w:div>
    <w:div w:id="744105358">
      <w:bodyDiv w:val="1"/>
      <w:marLeft w:val="0"/>
      <w:marRight w:val="0"/>
      <w:marTop w:val="0"/>
      <w:marBottom w:val="0"/>
      <w:divBdr>
        <w:top w:val="none" w:sz="0" w:space="0" w:color="auto"/>
        <w:left w:val="none" w:sz="0" w:space="0" w:color="auto"/>
        <w:bottom w:val="none" w:sz="0" w:space="0" w:color="auto"/>
        <w:right w:val="none" w:sz="0" w:space="0" w:color="auto"/>
      </w:divBdr>
      <w:divsChild>
        <w:div w:id="670136585">
          <w:marLeft w:val="640"/>
          <w:marRight w:val="0"/>
          <w:marTop w:val="0"/>
          <w:marBottom w:val="0"/>
          <w:divBdr>
            <w:top w:val="none" w:sz="0" w:space="0" w:color="auto"/>
            <w:left w:val="none" w:sz="0" w:space="0" w:color="auto"/>
            <w:bottom w:val="none" w:sz="0" w:space="0" w:color="auto"/>
            <w:right w:val="none" w:sz="0" w:space="0" w:color="auto"/>
          </w:divBdr>
        </w:div>
        <w:div w:id="2068189216">
          <w:marLeft w:val="640"/>
          <w:marRight w:val="0"/>
          <w:marTop w:val="0"/>
          <w:marBottom w:val="0"/>
          <w:divBdr>
            <w:top w:val="none" w:sz="0" w:space="0" w:color="auto"/>
            <w:left w:val="none" w:sz="0" w:space="0" w:color="auto"/>
            <w:bottom w:val="none" w:sz="0" w:space="0" w:color="auto"/>
            <w:right w:val="none" w:sz="0" w:space="0" w:color="auto"/>
          </w:divBdr>
        </w:div>
        <w:div w:id="544292449">
          <w:marLeft w:val="640"/>
          <w:marRight w:val="0"/>
          <w:marTop w:val="0"/>
          <w:marBottom w:val="0"/>
          <w:divBdr>
            <w:top w:val="none" w:sz="0" w:space="0" w:color="auto"/>
            <w:left w:val="none" w:sz="0" w:space="0" w:color="auto"/>
            <w:bottom w:val="none" w:sz="0" w:space="0" w:color="auto"/>
            <w:right w:val="none" w:sz="0" w:space="0" w:color="auto"/>
          </w:divBdr>
        </w:div>
        <w:div w:id="591010967">
          <w:marLeft w:val="640"/>
          <w:marRight w:val="0"/>
          <w:marTop w:val="0"/>
          <w:marBottom w:val="0"/>
          <w:divBdr>
            <w:top w:val="none" w:sz="0" w:space="0" w:color="auto"/>
            <w:left w:val="none" w:sz="0" w:space="0" w:color="auto"/>
            <w:bottom w:val="none" w:sz="0" w:space="0" w:color="auto"/>
            <w:right w:val="none" w:sz="0" w:space="0" w:color="auto"/>
          </w:divBdr>
        </w:div>
        <w:div w:id="1464270866">
          <w:marLeft w:val="640"/>
          <w:marRight w:val="0"/>
          <w:marTop w:val="0"/>
          <w:marBottom w:val="0"/>
          <w:divBdr>
            <w:top w:val="none" w:sz="0" w:space="0" w:color="auto"/>
            <w:left w:val="none" w:sz="0" w:space="0" w:color="auto"/>
            <w:bottom w:val="none" w:sz="0" w:space="0" w:color="auto"/>
            <w:right w:val="none" w:sz="0" w:space="0" w:color="auto"/>
          </w:divBdr>
        </w:div>
        <w:div w:id="1111902321">
          <w:marLeft w:val="640"/>
          <w:marRight w:val="0"/>
          <w:marTop w:val="0"/>
          <w:marBottom w:val="0"/>
          <w:divBdr>
            <w:top w:val="none" w:sz="0" w:space="0" w:color="auto"/>
            <w:left w:val="none" w:sz="0" w:space="0" w:color="auto"/>
            <w:bottom w:val="none" w:sz="0" w:space="0" w:color="auto"/>
            <w:right w:val="none" w:sz="0" w:space="0" w:color="auto"/>
          </w:divBdr>
        </w:div>
        <w:div w:id="1093816718">
          <w:marLeft w:val="640"/>
          <w:marRight w:val="0"/>
          <w:marTop w:val="0"/>
          <w:marBottom w:val="0"/>
          <w:divBdr>
            <w:top w:val="none" w:sz="0" w:space="0" w:color="auto"/>
            <w:left w:val="none" w:sz="0" w:space="0" w:color="auto"/>
            <w:bottom w:val="none" w:sz="0" w:space="0" w:color="auto"/>
            <w:right w:val="none" w:sz="0" w:space="0" w:color="auto"/>
          </w:divBdr>
        </w:div>
        <w:div w:id="1424179375">
          <w:marLeft w:val="640"/>
          <w:marRight w:val="0"/>
          <w:marTop w:val="0"/>
          <w:marBottom w:val="0"/>
          <w:divBdr>
            <w:top w:val="none" w:sz="0" w:space="0" w:color="auto"/>
            <w:left w:val="none" w:sz="0" w:space="0" w:color="auto"/>
            <w:bottom w:val="none" w:sz="0" w:space="0" w:color="auto"/>
            <w:right w:val="none" w:sz="0" w:space="0" w:color="auto"/>
          </w:divBdr>
        </w:div>
        <w:div w:id="547374615">
          <w:marLeft w:val="640"/>
          <w:marRight w:val="0"/>
          <w:marTop w:val="0"/>
          <w:marBottom w:val="0"/>
          <w:divBdr>
            <w:top w:val="none" w:sz="0" w:space="0" w:color="auto"/>
            <w:left w:val="none" w:sz="0" w:space="0" w:color="auto"/>
            <w:bottom w:val="none" w:sz="0" w:space="0" w:color="auto"/>
            <w:right w:val="none" w:sz="0" w:space="0" w:color="auto"/>
          </w:divBdr>
        </w:div>
        <w:div w:id="2131043539">
          <w:marLeft w:val="640"/>
          <w:marRight w:val="0"/>
          <w:marTop w:val="0"/>
          <w:marBottom w:val="0"/>
          <w:divBdr>
            <w:top w:val="none" w:sz="0" w:space="0" w:color="auto"/>
            <w:left w:val="none" w:sz="0" w:space="0" w:color="auto"/>
            <w:bottom w:val="none" w:sz="0" w:space="0" w:color="auto"/>
            <w:right w:val="none" w:sz="0" w:space="0" w:color="auto"/>
          </w:divBdr>
        </w:div>
        <w:div w:id="1023360962">
          <w:marLeft w:val="640"/>
          <w:marRight w:val="0"/>
          <w:marTop w:val="0"/>
          <w:marBottom w:val="0"/>
          <w:divBdr>
            <w:top w:val="none" w:sz="0" w:space="0" w:color="auto"/>
            <w:left w:val="none" w:sz="0" w:space="0" w:color="auto"/>
            <w:bottom w:val="none" w:sz="0" w:space="0" w:color="auto"/>
            <w:right w:val="none" w:sz="0" w:space="0" w:color="auto"/>
          </w:divBdr>
        </w:div>
        <w:div w:id="381487986">
          <w:marLeft w:val="640"/>
          <w:marRight w:val="0"/>
          <w:marTop w:val="0"/>
          <w:marBottom w:val="0"/>
          <w:divBdr>
            <w:top w:val="none" w:sz="0" w:space="0" w:color="auto"/>
            <w:left w:val="none" w:sz="0" w:space="0" w:color="auto"/>
            <w:bottom w:val="none" w:sz="0" w:space="0" w:color="auto"/>
            <w:right w:val="none" w:sz="0" w:space="0" w:color="auto"/>
          </w:divBdr>
        </w:div>
        <w:div w:id="540555720">
          <w:marLeft w:val="640"/>
          <w:marRight w:val="0"/>
          <w:marTop w:val="0"/>
          <w:marBottom w:val="0"/>
          <w:divBdr>
            <w:top w:val="none" w:sz="0" w:space="0" w:color="auto"/>
            <w:left w:val="none" w:sz="0" w:space="0" w:color="auto"/>
            <w:bottom w:val="none" w:sz="0" w:space="0" w:color="auto"/>
            <w:right w:val="none" w:sz="0" w:space="0" w:color="auto"/>
          </w:divBdr>
        </w:div>
        <w:div w:id="888683873">
          <w:marLeft w:val="640"/>
          <w:marRight w:val="0"/>
          <w:marTop w:val="0"/>
          <w:marBottom w:val="0"/>
          <w:divBdr>
            <w:top w:val="none" w:sz="0" w:space="0" w:color="auto"/>
            <w:left w:val="none" w:sz="0" w:space="0" w:color="auto"/>
            <w:bottom w:val="none" w:sz="0" w:space="0" w:color="auto"/>
            <w:right w:val="none" w:sz="0" w:space="0" w:color="auto"/>
          </w:divBdr>
        </w:div>
        <w:div w:id="1558469947">
          <w:marLeft w:val="640"/>
          <w:marRight w:val="0"/>
          <w:marTop w:val="0"/>
          <w:marBottom w:val="0"/>
          <w:divBdr>
            <w:top w:val="none" w:sz="0" w:space="0" w:color="auto"/>
            <w:left w:val="none" w:sz="0" w:space="0" w:color="auto"/>
            <w:bottom w:val="none" w:sz="0" w:space="0" w:color="auto"/>
            <w:right w:val="none" w:sz="0" w:space="0" w:color="auto"/>
          </w:divBdr>
        </w:div>
        <w:div w:id="1021858989">
          <w:marLeft w:val="640"/>
          <w:marRight w:val="0"/>
          <w:marTop w:val="0"/>
          <w:marBottom w:val="0"/>
          <w:divBdr>
            <w:top w:val="none" w:sz="0" w:space="0" w:color="auto"/>
            <w:left w:val="none" w:sz="0" w:space="0" w:color="auto"/>
            <w:bottom w:val="none" w:sz="0" w:space="0" w:color="auto"/>
            <w:right w:val="none" w:sz="0" w:space="0" w:color="auto"/>
          </w:divBdr>
        </w:div>
        <w:div w:id="354384333">
          <w:marLeft w:val="640"/>
          <w:marRight w:val="0"/>
          <w:marTop w:val="0"/>
          <w:marBottom w:val="0"/>
          <w:divBdr>
            <w:top w:val="none" w:sz="0" w:space="0" w:color="auto"/>
            <w:left w:val="none" w:sz="0" w:space="0" w:color="auto"/>
            <w:bottom w:val="none" w:sz="0" w:space="0" w:color="auto"/>
            <w:right w:val="none" w:sz="0" w:space="0" w:color="auto"/>
          </w:divBdr>
        </w:div>
        <w:div w:id="1819177962">
          <w:marLeft w:val="640"/>
          <w:marRight w:val="0"/>
          <w:marTop w:val="0"/>
          <w:marBottom w:val="0"/>
          <w:divBdr>
            <w:top w:val="none" w:sz="0" w:space="0" w:color="auto"/>
            <w:left w:val="none" w:sz="0" w:space="0" w:color="auto"/>
            <w:bottom w:val="none" w:sz="0" w:space="0" w:color="auto"/>
            <w:right w:val="none" w:sz="0" w:space="0" w:color="auto"/>
          </w:divBdr>
        </w:div>
        <w:div w:id="1952125418">
          <w:marLeft w:val="640"/>
          <w:marRight w:val="0"/>
          <w:marTop w:val="0"/>
          <w:marBottom w:val="0"/>
          <w:divBdr>
            <w:top w:val="none" w:sz="0" w:space="0" w:color="auto"/>
            <w:left w:val="none" w:sz="0" w:space="0" w:color="auto"/>
            <w:bottom w:val="none" w:sz="0" w:space="0" w:color="auto"/>
            <w:right w:val="none" w:sz="0" w:space="0" w:color="auto"/>
          </w:divBdr>
        </w:div>
        <w:div w:id="1289434606">
          <w:marLeft w:val="640"/>
          <w:marRight w:val="0"/>
          <w:marTop w:val="0"/>
          <w:marBottom w:val="0"/>
          <w:divBdr>
            <w:top w:val="none" w:sz="0" w:space="0" w:color="auto"/>
            <w:left w:val="none" w:sz="0" w:space="0" w:color="auto"/>
            <w:bottom w:val="none" w:sz="0" w:space="0" w:color="auto"/>
            <w:right w:val="none" w:sz="0" w:space="0" w:color="auto"/>
          </w:divBdr>
        </w:div>
        <w:div w:id="1905007">
          <w:marLeft w:val="640"/>
          <w:marRight w:val="0"/>
          <w:marTop w:val="0"/>
          <w:marBottom w:val="0"/>
          <w:divBdr>
            <w:top w:val="none" w:sz="0" w:space="0" w:color="auto"/>
            <w:left w:val="none" w:sz="0" w:space="0" w:color="auto"/>
            <w:bottom w:val="none" w:sz="0" w:space="0" w:color="auto"/>
            <w:right w:val="none" w:sz="0" w:space="0" w:color="auto"/>
          </w:divBdr>
        </w:div>
        <w:div w:id="1430926280">
          <w:marLeft w:val="640"/>
          <w:marRight w:val="0"/>
          <w:marTop w:val="0"/>
          <w:marBottom w:val="0"/>
          <w:divBdr>
            <w:top w:val="none" w:sz="0" w:space="0" w:color="auto"/>
            <w:left w:val="none" w:sz="0" w:space="0" w:color="auto"/>
            <w:bottom w:val="none" w:sz="0" w:space="0" w:color="auto"/>
            <w:right w:val="none" w:sz="0" w:space="0" w:color="auto"/>
          </w:divBdr>
        </w:div>
        <w:div w:id="360474746">
          <w:marLeft w:val="640"/>
          <w:marRight w:val="0"/>
          <w:marTop w:val="0"/>
          <w:marBottom w:val="0"/>
          <w:divBdr>
            <w:top w:val="none" w:sz="0" w:space="0" w:color="auto"/>
            <w:left w:val="none" w:sz="0" w:space="0" w:color="auto"/>
            <w:bottom w:val="none" w:sz="0" w:space="0" w:color="auto"/>
            <w:right w:val="none" w:sz="0" w:space="0" w:color="auto"/>
          </w:divBdr>
        </w:div>
        <w:div w:id="1108428790">
          <w:marLeft w:val="640"/>
          <w:marRight w:val="0"/>
          <w:marTop w:val="0"/>
          <w:marBottom w:val="0"/>
          <w:divBdr>
            <w:top w:val="none" w:sz="0" w:space="0" w:color="auto"/>
            <w:left w:val="none" w:sz="0" w:space="0" w:color="auto"/>
            <w:bottom w:val="none" w:sz="0" w:space="0" w:color="auto"/>
            <w:right w:val="none" w:sz="0" w:space="0" w:color="auto"/>
          </w:divBdr>
        </w:div>
        <w:div w:id="1106849093">
          <w:marLeft w:val="640"/>
          <w:marRight w:val="0"/>
          <w:marTop w:val="0"/>
          <w:marBottom w:val="0"/>
          <w:divBdr>
            <w:top w:val="none" w:sz="0" w:space="0" w:color="auto"/>
            <w:left w:val="none" w:sz="0" w:space="0" w:color="auto"/>
            <w:bottom w:val="none" w:sz="0" w:space="0" w:color="auto"/>
            <w:right w:val="none" w:sz="0" w:space="0" w:color="auto"/>
          </w:divBdr>
        </w:div>
        <w:div w:id="907693352">
          <w:marLeft w:val="640"/>
          <w:marRight w:val="0"/>
          <w:marTop w:val="0"/>
          <w:marBottom w:val="0"/>
          <w:divBdr>
            <w:top w:val="none" w:sz="0" w:space="0" w:color="auto"/>
            <w:left w:val="none" w:sz="0" w:space="0" w:color="auto"/>
            <w:bottom w:val="none" w:sz="0" w:space="0" w:color="auto"/>
            <w:right w:val="none" w:sz="0" w:space="0" w:color="auto"/>
          </w:divBdr>
        </w:div>
        <w:div w:id="307513698">
          <w:marLeft w:val="640"/>
          <w:marRight w:val="0"/>
          <w:marTop w:val="0"/>
          <w:marBottom w:val="0"/>
          <w:divBdr>
            <w:top w:val="none" w:sz="0" w:space="0" w:color="auto"/>
            <w:left w:val="none" w:sz="0" w:space="0" w:color="auto"/>
            <w:bottom w:val="none" w:sz="0" w:space="0" w:color="auto"/>
            <w:right w:val="none" w:sz="0" w:space="0" w:color="auto"/>
          </w:divBdr>
        </w:div>
        <w:div w:id="1694069168">
          <w:marLeft w:val="640"/>
          <w:marRight w:val="0"/>
          <w:marTop w:val="0"/>
          <w:marBottom w:val="0"/>
          <w:divBdr>
            <w:top w:val="none" w:sz="0" w:space="0" w:color="auto"/>
            <w:left w:val="none" w:sz="0" w:space="0" w:color="auto"/>
            <w:bottom w:val="none" w:sz="0" w:space="0" w:color="auto"/>
            <w:right w:val="none" w:sz="0" w:space="0" w:color="auto"/>
          </w:divBdr>
        </w:div>
        <w:div w:id="132603905">
          <w:marLeft w:val="640"/>
          <w:marRight w:val="0"/>
          <w:marTop w:val="0"/>
          <w:marBottom w:val="0"/>
          <w:divBdr>
            <w:top w:val="none" w:sz="0" w:space="0" w:color="auto"/>
            <w:left w:val="none" w:sz="0" w:space="0" w:color="auto"/>
            <w:bottom w:val="none" w:sz="0" w:space="0" w:color="auto"/>
            <w:right w:val="none" w:sz="0" w:space="0" w:color="auto"/>
          </w:divBdr>
        </w:div>
        <w:div w:id="688260352">
          <w:marLeft w:val="640"/>
          <w:marRight w:val="0"/>
          <w:marTop w:val="0"/>
          <w:marBottom w:val="0"/>
          <w:divBdr>
            <w:top w:val="none" w:sz="0" w:space="0" w:color="auto"/>
            <w:left w:val="none" w:sz="0" w:space="0" w:color="auto"/>
            <w:bottom w:val="none" w:sz="0" w:space="0" w:color="auto"/>
            <w:right w:val="none" w:sz="0" w:space="0" w:color="auto"/>
          </w:divBdr>
        </w:div>
        <w:div w:id="1564756232">
          <w:marLeft w:val="640"/>
          <w:marRight w:val="0"/>
          <w:marTop w:val="0"/>
          <w:marBottom w:val="0"/>
          <w:divBdr>
            <w:top w:val="none" w:sz="0" w:space="0" w:color="auto"/>
            <w:left w:val="none" w:sz="0" w:space="0" w:color="auto"/>
            <w:bottom w:val="none" w:sz="0" w:space="0" w:color="auto"/>
            <w:right w:val="none" w:sz="0" w:space="0" w:color="auto"/>
          </w:divBdr>
        </w:div>
        <w:div w:id="1731611632">
          <w:marLeft w:val="640"/>
          <w:marRight w:val="0"/>
          <w:marTop w:val="0"/>
          <w:marBottom w:val="0"/>
          <w:divBdr>
            <w:top w:val="none" w:sz="0" w:space="0" w:color="auto"/>
            <w:left w:val="none" w:sz="0" w:space="0" w:color="auto"/>
            <w:bottom w:val="none" w:sz="0" w:space="0" w:color="auto"/>
            <w:right w:val="none" w:sz="0" w:space="0" w:color="auto"/>
          </w:divBdr>
        </w:div>
        <w:div w:id="1601327745">
          <w:marLeft w:val="640"/>
          <w:marRight w:val="0"/>
          <w:marTop w:val="0"/>
          <w:marBottom w:val="0"/>
          <w:divBdr>
            <w:top w:val="none" w:sz="0" w:space="0" w:color="auto"/>
            <w:left w:val="none" w:sz="0" w:space="0" w:color="auto"/>
            <w:bottom w:val="none" w:sz="0" w:space="0" w:color="auto"/>
            <w:right w:val="none" w:sz="0" w:space="0" w:color="auto"/>
          </w:divBdr>
        </w:div>
      </w:divsChild>
    </w:div>
    <w:div w:id="751853215">
      <w:bodyDiv w:val="1"/>
      <w:marLeft w:val="0"/>
      <w:marRight w:val="0"/>
      <w:marTop w:val="0"/>
      <w:marBottom w:val="0"/>
      <w:divBdr>
        <w:top w:val="none" w:sz="0" w:space="0" w:color="auto"/>
        <w:left w:val="none" w:sz="0" w:space="0" w:color="auto"/>
        <w:bottom w:val="none" w:sz="0" w:space="0" w:color="auto"/>
        <w:right w:val="none" w:sz="0" w:space="0" w:color="auto"/>
      </w:divBdr>
      <w:divsChild>
        <w:div w:id="1460684430">
          <w:marLeft w:val="640"/>
          <w:marRight w:val="0"/>
          <w:marTop w:val="0"/>
          <w:marBottom w:val="0"/>
          <w:divBdr>
            <w:top w:val="none" w:sz="0" w:space="0" w:color="auto"/>
            <w:left w:val="none" w:sz="0" w:space="0" w:color="auto"/>
            <w:bottom w:val="none" w:sz="0" w:space="0" w:color="auto"/>
            <w:right w:val="none" w:sz="0" w:space="0" w:color="auto"/>
          </w:divBdr>
        </w:div>
        <w:div w:id="1150176132">
          <w:marLeft w:val="640"/>
          <w:marRight w:val="0"/>
          <w:marTop w:val="0"/>
          <w:marBottom w:val="0"/>
          <w:divBdr>
            <w:top w:val="none" w:sz="0" w:space="0" w:color="auto"/>
            <w:left w:val="none" w:sz="0" w:space="0" w:color="auto"/>
            <w:bottom w:val="none" w:sz="0" w:space="0" w:color="auto"/>
            <w:right w:val="none" w:sz="0" w:space="0" w:color="auto"/>
          </w:divBdr>
        </w:div>
        <w:div w:id="884029716">
          <w:marLeft w:val="640"/>
          <w:marRight w:val="0"/>
          <w:marTop w:val="0"/>
          <w:marBottom w:val="0"/>
          <w:divBdr>
            <w:top w:val="none" w:sz="0" w:space="0" w:color="auto"/>
            <w:left w:val="none" w:sz="0" w:space="0" w:color="auto"/>
            <w:bottom w:val="none" w:sz="0" w:space="0" w:color="auto"/>
            <w:right w:val="none" w:sz="0" w:space="0" w:color="auto"/>
          </w:divBdr>
        </w:div>
        <w:div w:id="1088768325">
          <w:marLeft w:val="640"/>
          <w:marRight w:val="0"/>
          <w:marTop w:val="0"/>
          <w:marBottom w:val="0"/>
          <w:divBdr>
            <w:top w:val="none" w:sz="0" w:space="0" w:color="auto"/>
            <w:left w:val="none" w:sz="0" w:space="0" w:color="auto"/>
            <w:bottom w:val="none" w:sz="0" w:space="0" w:color="auto"/>
            <w:right w:val="none" w:sz="0" w:space="0" w:color="auto"/>
          </w:divBdr>
        </w:div>
        <w:div w:id="1954364674">
          <w:marLeft w:val="640"/>
          <w:marRight w:val="0"/>
          <w:marTop w:val="0"/>
          <w:marBottom w:val="0"/>
          <w:divBdr>
            <w:top w:val="none" w:sz="0" w:space="0" w:color="auto"/>
            <w:left w:val="none" w:sz="0" w:space="0" w:color="auto"/>
            <w:bottom w:val="none" w:sz="0" w:space="0" w:color="auto"/>
            <w:right w:val="none" w:sz="0" w:space="0" w:color="auto"/>
          </w:divBdr>
        </w:div>
        <w:div w:id="418988727">
          <w:marLeft w:val="640"/>
          <w:marRight w:val="0"/>
          <w:marTop w:val="0"/>
          <w:marBottom w:val="0"/>
          <w:divBdr>
            <w:top w:val="none" w:sz="0" w:space="0" w:color="auto"/>
            <w:left w:val="none" w:sz="0" w:space="0" w:color="auto"/>
            <w:bottom w:val="none" w:sz="0" w:space="0" w:color="auto"/>
            <w:right w:val="none" w:sz="0" w:space="0" w:color="auto"/>
          </w:divBdr>
        </w:div>
        <w:div w:id="1896816929">
          <w:marLeft w:val="640"/>
          <w:marRight w:val="0"/>
          <w:marTop w:val="0"/>
          <w:marBottom w:val="0"/>
          <w:divBdr>
            <w:top w:val="none" w:sz="0" w:space="0" w:color="auto"/>
            <w:left w:val="none" w:sz="0" w:space="0" w:color="auto"/>
            <w:bottom w:val="none" w:sz="0" w:space="0" w:color="auto"/>
            <w:right w:val="none" w:sz="0" w:space="0" w:color="auto"/>
          </w:divBdr>
        </w:div>
        <w:div w:id="34813711">
          <w:marLeft w:val="640"/>
          <w:marRight w:val="0"/>
          <w:marTop w:val="0"/>
          <w:marBottom w:val="0"/>
          <w:divBdr>
            <w:top w:val="none" w:sz="0" w:space="0" w:color="auto"/>
            <w:left w:val="none" w:sz="0" w:space="0" w:color="auto"/>
            <w:bottom w:val="none" w:sz="0" w:space="0" w:color="auto"/>
            <w:right w:val="none" w:sz="0" w:space="0" w:color="auto"/>
          </w:divBdr>
        </w:div>
        <w:div w:id="1117600380">
          <w:marLeft w:val="640"/>
          <w:marRight w:val="0"/>
          <w:marTop w:val="0"/>
          <w:marBottom w:val="0"/>
          <w:divBdr>
            <w:top w:val="none" w:sz="0" w:space="0" w:color="auto"/>
            <w:left w:val="none" w:sz="0" w:space="0" w:color="auto"/>
            <w:bottom w:val="none" w:sz="0" w:space="0" w:color="auto"/>
            <w:right w:val="none" w:sz="0" w:space="0" w:color="auto"/>
          </w:divBdr>
        </w:div>
        <w:div w:id="1284195088">
          <w:marLeft w:val="640"/>
          <w:marRight w:val="0"/>
          <w:marTop w:val="0"/>
          <w:marBottom w:val="0"/>
          <w:divBdr>
            <w:top w:val="none" w:sz="0" w:space="0" w:color="auto"/>
            <w:left w:val="none" w:sz="0" w:space="0" w:color="auto"/>
            <w:bottom w:val="none" w:sz="0" w:space="0" w:color="auto"/>
            <w:right w:val="none" w:sz="0" w:space="0" w:color="auto"/>
          </w:divBdr>
        </w:div>
        <w:div w:id="1749889336">
          <w:marLeft w:val="640"/>
          <w:marRight w:val="0"/>
          <w:marTop w:val="0"/>
          <w:marBottom w:val="0"/>
          <w:divBdr>
            <w:top w:val="none" w:sz="0" w:space="0" w:color="auto"/>
            <w:left w:val="none" w:sz="0" w:space="0" w:color="auto"/>
            <w:bottom w:val="none" w:sz="0" w:space="0" w:color="auto"/>
            <w:right w:val="none" w:sz="0" w:space="0" w:color="auto"/>
          </w:divBdr>
        </w:div>
        <w:div w:id="1237546949">
          <w:marLeft w:val="640"/>
          <w:marRight w:val="0"/>
          <w:marTop w:val="0"/>
          <w:marBottom w:val="0"/>
          <w:divBdr>
            <w:top w:val="none" w:sz="0" w:space="0" w:color="auto"/>
            <w:left w:val="none" w:sz="0" w:space="0" w:color="auto"/>
            <w:bottom w:val="none" w:sz="0" w:space="0" w:color="auto"/>
            <w:right w:val="none" w:sz="0" w:space="0" w:color="auto"/>
          </w:divBdr>
        </w:div>
        <w:div w:id="1967813814">
          <w:marLeft w:val="640"/>
          <w:marRight w:val="0"/>
          <w:marTop w:val="0"/>
          <w:marBottom w:val="0"/>
          <w:divBdr>
            <w:top w:val="none" w:sz="0" w:space="0" w:color="auto"/>
            <w:left w:val="none" w:sz="0" w:space="0" w:color="auto"/>
            <w:bottom w:val="none" w:sz="0" w:space="0" w:color="auto"/>
            <w:right w:val="none" w:sz="0" w:space="0" w:color="auto"/>
          </w:divBdr>
        </w:div>
        <w:div w:id="271523749">
          <w:marLeft w:val="640"/>
          <w:marRight w:val="0"/>
          <w:marTop w:val="0"/>
          <w:marBottom w:val="0"/>
          <w:divBdr>
            <w:top w:val="none" w:sz="0" w:space="0" w:color="auto"/>
            <w:left w:val="none" w:sz="0" w:space="0" w:color="auto"/>
            <w:bottom w:val="none" w:sz="0" w:space="0" w:color="auto"/>
            <w:right w:val="none" w:sz="0" w:space="0" w:color="auto"/>
          </w:divBdr>
        </w:div>
        <w:div w:id="362832115">
          <w:marLeft w:val="640"/>
          <w:marRight w:val="0"/>
          <w:marTop w:val="0"/>
          <w:marBottom w:val="0"/>
          <w:divBdr>
            <w:top w:val="none" w:sz="0" w:space="0" w:color="auto"/>
            <w:left w:val="none" w:sz="0" w:space="0" w:color="auto"/>
            <w:bottom w:val="none" w:sz="0" w:space="0" w:color="auto"/>
            <w:right w:val="none" w:sz="0" w:space="0" w:color="auto"/>
          </w:divBdr>
        </w:div>
        <w:div w:id="1871527778">
          <w:marLeft w:val="640"/>
          <w:marRight w:val="0"/>
          <w:marTop w:val="0"/>
          <w:marBottom w:val="0"/>
          <w:divBdr>
            <w:top w:val="none" w:sz="0" w:space="0" w:color="auto"/>
            <w:left w:val="none" w:sz="0" w:space="0" w:color="auto"/>
            <w:bottom w:val="none" w:sz="0" w:space="0" w:color="auto"/>
            <w:right w:val="none" w:sz="0" w:space="0" w:color="auto"/>
          </w:divBdr>
        </w:div>
        <w:div w:id="697435415">
          <w:marLeft w:val="640"/>
          <w:marRight w:val="0"/>
          <w:marTop w:val="0"/>
          <w:marBottom w:val="0"/>
          <w:divBdr>
            <w:top w:val="none" w:sz="0" w:space="0" w:color="auto"/>
            <w:left w:val="none" w:sz="0" w:space="0" w:color="auto"/>
            <w:bottom w:val="none" w:sz="0" w:space="0" w:color="auto"/>
            <w:right w:val="none" w:sz="0" w:space="0" w:color="auto"/>
          </w:divBdr>
        </w:div>
        <w:div w:id="1363940383">
          <w:marLeft w:val="640"/>
          <w:marRight w:val="0"/>
          <w:marTop w:val="0"/>
          <w:marBottom w:val="0"/>
          <w:divBdr>
            <w:top w:val="none" w:sz="0" w:space="0" w:color="auto"/>
            <w:left w:val="none" w:sz="0" w:space="0" w:color="auto"/>
            <w:bottom w:val="none" w:sz="0" w:space="0" w:color="auto"/>
            <w:right w:val="none" w:sz="0" w:space="0" w:color="auto"/>
          </w:divBdr>
        </w:div>
        <w:div w:id="61292233">
          <w:marLeft w:val="640"/>
          <w:marRight w:val="0"/>
          <w:marTop w:val="0"/>
          <w:marBottom w:val="0"/>
          <w:divBdr>
            <w:top w:val="none" w:sz="0" w:space="0" w:color="auto"/>
            <w:left w:val="none" w:sz="0" w:space="0" w:color="auto"/>
            <w:bottom w:val="none" w:sz="0" w:space="0" w:color="auto"/>
            <w:right w:val="none" w:sz="0" w:space="0" w:color="auto"/>
          </w:divBdr>
        </w:div>
        <w:div w:id="774446874">
          <w:marLeft w:val="640"/>
          <w:marRight w:val="0"/>
          <w:marTop w:val="0"/>
          <w:marBottom w:val="0"/>
          <w:divBdr>
            <w:top w:val="none" w:sz="0" w:space="0" w:color="auto"/>
            <w:left w:val="none" w:sz="0" w:space="0" w:color="auto"/>
            <w:bottom w:val="none" w:sz="0" w:space="0" w:color="auto"/>
            <w:right w:val="none" w:sz="0" w:space="0" w:color="auto"/>
          </w:divBdr>
        </w:div>
        <w:div w:id="939143204">
          <w:marLeft w:val="640"/>
          <w:marRight w:val="0"/>
          <w:marTop w:val="0"/>
          <w:marBottom w:val="0"/>
          <w:divBdr>
            <w:top w:val="none" w:sz="0" w:space="0" w:color="auto"/>
            <w:left w:val="none" w:sz="0" w:space="0" w:color="auto"/>
            <w:bottom w:val="none" w:sz="0" w:space="0" w:color="auto"/>
            <w:right w:val="none" w:sz="0" w:space="0" w:color="auto"/>
          </w:divBdr>
        </w:div>
        <w:div w:id="1872300949">
          <w:marLeft w:val="640"/>
          <w:marRight w:val="0"/>
          <w:marTop w:val="0"/>
          <w:marBottom w:val="0"/>
          <w:divBdr>
            <w:top w:val="none" w:sz="0" w:space="0" w:color="auto"/>
            <w:left w:val="none" w:sz="0" w:space="0" w:color="auto"/>
            <w:bottom w:val="none" w:sz="0" w:space="0" w:color="auto"/>
            <w:right w:val="none" w:sz="0" w:space="0" w:color="auto"/>
          </w:divBdr>
        </w:div>
        <w:div w:id="1810439715">
          <w:marLeft w:val="640"/>
          <w:marRight w:val="0"/>
          <w:marTop w:val="0"/>
          <w:marBottom w:val="0"/>
          <w:divBdr>
            <w:top w:val="none" w:sz="0" w:space="0" w:color="auto"/>
            <w:left w:val="none" w:sz="0" w:space="0" w:color="auto"/>
            <w:bottom w:val="none" w:sz="0" w:space="0" w:color="auto"/>
            <w:right w:val="none" w:sz="0" w:space="0" w:color="auto"/>
          </w:divBdr>
        </w:div>
        <w:div w:id="639773893">
          <w:marLeft w:val="640"/>
          <w:marRight w:val="0"/>
          <w:marTop w:val="0"/>
          <w:marBottom w:val="0"/>
          <w:divBdr>
            <w:top w:val="none" w:sz="0" w:space="0" w:color="auto"/>
            <w:left w:val="none" w:sz="0" w:space="0" w:color="auto"/>
            <w:bottom w:val="none" w:sz="0" w:space="0" w:color="auto"/>
            <w:right w:val="none" w:sz="0" w:space="0" w:color="auto"/>
          </w:divBdr>
        </w:div>
        <w:div w:id="250359691">
          <w:marLeft w:val="640"/>
          <w:marRight w:val="0"/>
          <w:marTop w:val="0"/>
          <w:marBottom w:val="0"/>
          <w:divBdr>
            <w:top w:val="none" w:sz="0" w:space="0" w:color="auto"/>
            <w:left w:val="none" w:sz="0" w:space="0" w:color="auto"/>
            <w:bottom w:val="none" w:sz="0" w:space="0" w:color="auto"/>
            <w:right w:val="none" w:sz="0" w:space="0" w:color="auto"/>
          </w:divBdr>
        </w:div>
        <w:div w:id="189877424">
          <w:marLeft w:val="640"/>
          <w:marRight w:val="0"/>
          <w:marTop w:val="0"/>
          <w:marBottom w:val="0"/>
          <w:divBdr>
            <w:top w:val="none" w:sz="0" w:space="0" w:color="auto"/>
            <w:left w:val="none" w:sz="0" w:space="0" w:color="auto"/>
            <w:bottom w:val="none" w:sz="0" w:space="0" w:color="auto"/>
            <w:right w:val="none" w:sz="0" w:space="0" w:color="auto"/>
          </w:divBdr>
        </w:div>
      </w:divsChild>
    </w:div>
    <w:div w:id="776825251">
      <w:bodyDiv w:val="1"/>
      <w:marLeft w:val="0"/>
      <w:marRight w:val="0"/>
      <w:marTop w:val="0"/>
      <w:marBottom w:val="0"/>
      <w:divBdr>
        <w:top w:val="none" w:sz="0" w:space="0" w:color="auto"/>
        <w:left w:val="none" w:sz="0" w:space="0" w:color="auto"/>
        <w:bottom w:val="none" w:sz="0" w:space="0" w:color="auto"/>
        <w:right w:val="none" w:sz="0" w:space="0" w:color="auto"/>
      </w:divBdr>
      <w:divsChild>
        <w:div w:id="1998610395">
          <w:marLeft w:val="640"/>
          <w:marRight w:val="0"/>
          <w:marTop w:val="0"/>
          <w:marBottom w:val="0"/>
          <w:divBdr>
            <w:top w:val="none" w:sz="0" w:space="0" w:color="auto"/>
            <w:left w:val="none" w:sz="0" w:space="0" w:color="auto"/>
            <w:bottom w:val="none" w:sz="0" w:space="0" w:color="auto"/>
            <w:right w:val="none" w:sz="0" w:space="0" w:color="auto"/>
          </w:divBdr>
        </w:div>
        <w:div w:id="1957059950">
          <w:marLeft w:val="640"/>
          <w:marRight w:val="0"/>
          <w:marTop w:val="0"/>
          <w:marBottom w:val="0"/>
          <w:divBdr>
            <w:top w:val="none" w:sz="0" w:space="0" w:color="auto"/>
            <w:left w:val="none" w:sz="0" w:space="0" w:color="auto"/>
            <w:bottom w:val="none" w:sz="0" w:space="0" w:color="auto"/>
            <w:right w:val="none" w:sz="0" w:space="0" w:color="auto"/>
          </w:divBdr>
        </w:div>
        <w:div w:id="1473136479">
          <w:marLeft w:val="640"/>
          <w:marRight w:val="0"/>
          <w:marTop w:val="0"/>
          <w:marBottom w:val="0"/>
          <w:divBdr>
            <w:top w:val="none" w:sz="0" w:space="0" w:color="auto"/>
            <w:left w:val="none" w:sz="0" w:space="0" w:color="auto"/>
            <w:bottom w:val="none" w:sz="0" w:space="0" w:color="auto"/>
            <w:right w:val="none" w:sz="0" w:space="0" w:color="auto"/>
          </w:divBdr>
        </w:div>
        <w:div w:id="359555295">
          <w:marLeft w:val="640"/>
          <w:marRight w:val="0"/>
          <w:marTop w:val="0"/>
          <w:marBottom w:val="0"/>
          <w:divBdr>
            <w:top w:val="none" w:sz="0" w:space="0" w:color="auto"/>
            <w:left w:val="none" w:sz="0" w:space="0" w:color="auto"/>
            <w:bottom w:val="none" w:sz="0" w:space="0" w:color="auto"/>
            <w:right w:val="none" w:sz="0" w:space="0" w:color="auto"/>
          </w:divBdr>
        </w:div>
        <w:div w:id="1918709573">
          <w:marLeft w:val="640"/>
          <w:marRight w:val="0"/>
          <w:marTop w:val="0"/>
          <w:marBottom w:val="0"/>
          <w:divBdr>
            <w:top w:val="none" w:sz="0" w:space="0" w:color="auto"/>
            <w:left w:val="none" w:sz="0" w:space="0" w:color="auto"/>
            <w:bottom w:val="none" w:sz="0" w:space="0" w:color="auto"/>
            <w:right w:val="none" w:sz="0" w:space="0" w:color="auto"/>
          </w:divBdr>
        </w:div>
        <w:div w:id="294726051">
          <w:marLeft w:val="640"/>
          <w:marRight w:val="0"/>
          <w:marTop w:val="0"/>
          <w:marBottom w:val="0"/>
          <w:divBdr>
            <w:top w:val="none" w:sz="0" w:space="0" w:color="auto"/>
            <w:left w:val="none" w:sz="0" w:space="0" w:color="auto"/>
            <w:bottom w:val="none" w:sz="0" w:space="0" w:color="auto"/>
            <w:right w:val="none" w:sz="0" w:space="0" w:color="auto"/>
          </w:divBdr>
        </w:div>
        <w:div w:id="1907257589">
          <w:marLeft w:val="640"/>
          <w:marRight w:val="0"/>
          <w:marTop w:val="0"/>
          <w:marBottom w:val="0"/>
          <w:divBdr>
            <w:top w:val="none" w:sz="0" w:space="0" w:color="auto"/>
            <w:left w:val="none" w:sz="0" w:space="0" w:color="auto"/>
            <w:bottom w:val="none" w:sz="0" w:space="0" w:color="auto"/>
            <w:right w:val="none" w:sz="0" w:space="0" w:color="auto"/>
          </w:divBdr>
        </w:div>
        <w:div w:id="402796992">
          <w:marLeft w:val="640"/>
          <w:marRight w:val="0"/>
          <w:marTop w:val="0"/>
          <w:marBottom w:val="0"/>
          <w:divBdr>
            <w:top w:val="none" w:sz="0" w:space="0" w:color="auto"/>
            <w:left w:val="none" w:sz="0" w:space="0" w:color="auto"/>
            <w:bottom w:val="none" w:sz="0" w:space="0" w:color="auto"/>
            <w:right w:val="none" w:sz="0" w:space="0" w:color="auto"/>
          </w:divBdr>
        </w:div>
        <w:div w:id="904070336">
          <w:marLeft w:val="640"/>
          <w:marRight w:val="0"/>
          <w:marTop w:val="0"/>
          <w:marBottom w:val="0"/>
          <w:divBdr>
            <w:top w:val="none" w:sz="0" w:space="0" w:color="auto"/>
            <w:left w:val="none" w:sz="0" w:space="0" w:color="auto"/>
            <w:bottom w:val="none" w:sz="0" w:space="0" w:color="auto"/>
            <w:right w:val="none" w:sz="0" w:space="0" w:color="auto"/>
          </w:divBdr>
        </w:div>
        <w:div w:id="1292250924">
          <w:marLeft w:val="640"/>
          <w:marRight w:val="0"/>
          <w:marTop w:val="0"/>
          <w:marBottom w:val="0"/>
          <w:divBdr>
            <w:top w:val="none" w:sz="0" w:space="0" w:color="auto"/>
            <w:left w:val="none" w:sz="0" w:space="0" w:color="auto"/>
            <w:bottom w:val="none" w:sz="0" w:space="0" w:color="auto"/>
            <w:right w:val="none" w:sz="0" w:space="0" w:color="auto"/>
          </w:divBdr>
        </w:div>
        <w:div w:id="1215308385">
          <w:marLeft w:val="640"/>
          <w:marRight w:val="0"/>
          <w:marTop w:val="0"/>
          <w:marBottom w:val="0"/>
          <w:divBdr>
            <w:top w:val="none" w:sz="0" w:space="0" w:color="auto"/>
            <w:left w:val="none" w:sz="0" w:space="0" w:color="auto"/>
            <w:bottom w:val="none" w:sz="0" w:space="0" w:color="auto"/>
            <w:right w:val="none" w:sz="0" w:space="0" w:color="auto"/>
          </w:divBdr>
        </w:div>
        <w:div w:id="120657054">
          <w:marLeft w:val="640"/>
          <w:marRight w:val="0"/>
          <w:marTop w:val="0"/>
          <w:marBottom w:val="0"/>
          <w:divBdr>
            <w:top w:val="none" w:sz="0" w:space="0" w:color="auto"/>
            <w:left w:val="none" w:sz="0" w:space="0" w:color="auto"/>
            <w:bottom w:val="none" w:sz="0" w:space="0" w:color="auto"/>
            <w:right w:val="none" w:sz="0" w:space="0" w:color="auto"/>
          </w:divBdr>
        </w:div>
        <w:div w:id="157578573">
          <w:marLeft w:val="640"/>
          <w:marRight w:val="0"/>
          <w:marTop w:val="0"/>
          <w:marBottom w:val="0"/>
          <w:divBdr>
            <w:top w:val="none" w:sz="0" w:space="0" w:color="auto"/>
            <w:left w:val="none" w:sz="0" w:space="0" w:color="auto"/>
            <w:bottom w:val="none" w:sz="0" w:space="0" w:color="auto"/>
            <w:right w:val="none" w:sz="0" w:space="0" w:color="auto"/>
          </w:divBdr>
        </w:div>
        <w:div w:id="1005353989">
          <w:marLeft w:val="640"/>
          <w:marRight w:val="0"/>
          <w:marTop w:val="0"/>
          <w:marBottom w:val="0"/>
          <w:divBdr>
            <w:top w:val="none" w:sz="0" w:space="0" w:color="auto"/>
            <w:left w:val="none" w:sz="0" w:space="0" w:color="auto"/>
            <w:bottom w:val="none" w:sz="0" w:space="0" w:color="auto"/>
            <w:right w:val="none" w:sz="0" w:space="0" w:color="auto"/>
          </w:divBdr>
        </w:div>
        <w:div w:id="1820878483">
          <w:marLeft w:val="640"/>
          <w:marRight w:val="0"/>
          <w:marTop w:val="0"/>
          <w:marBottom w:val="0"/>
          <w:divBdr>
            <w:top w:val="none" w:sz="0" w:space="0" w:color="auto"/>
            <w:left w:val="none" w:sz="0" w:space="0" w:color="auto"/>
            <w:bottom w:val="none" w:sz="0" w:space="0" w:color="auto"/>
            <w:right w:val="none" w:sz="0" w:space="0" w:color="auto"/>
          </w:divBdr>
        </w:div>
        <w:div w:id="793863960">
          <w:marLeft w:val="640"/>
          <w:marRight w:val="0"/>
          <w:marTop w:val="0"/>
          <w:marBottom w:val="0"/>
          <w:divBdr>
            <w:top w:val="none" w:sz="0" w:space="0" w:color="auto"/>
            <w:left w:val="none" w:sz="0" w:space="0" w:color="auto"/>
            <w:bottom w:val="none" w:sz="0" w:space="0" w:color="auto"/>
            <w:right w:val="none" w:sz="0" w:space="0" w:color="auto"/>
          </w:divBdr>
        </w:div>
      </w:divsChild>
    </w:div>
    <w:div w:id="790247793">
      <w:bodyDiv w:val="1"/>
      <w:marLeft w:val="0"/>
      <w:marRight w:val="0"/>
      <w:marTop w:val="0"/>
      <w:marBottom w:val="0"/>
      <w:divBdr>
        <w:top w:val="none" w:sz="0" w:space="0" w:color="auto"/>
        <w:left w:val="none" w:sz="0" w:space="0" w:color="auto"/>
        <w:bottom w:val="none" w:sz="0" w:space="0" w:color="auto"/>
        <w:right w:val="none" w:sz="0" w:space="0" w:color="auto"/>
      </w:divBdr>
    </w:div>
    <w:div w:id="790784455">
      <w:bodyDiv w:val="1"/>
      <w:marLeft w:val="0"/>
      <w:marRight w:val="0"/>
      <w:marTop w:val="0"/>
      <w:marBottom w:val="0"/>
      <w:divBdr>
        <w:top w:val="none" w:sz="0" w:space="0" w:color="auto"/>
        <w:left w:val="none" w:sz="0" w:space="0" w:color="auto"/>
        <w:bottom w:val="none" w:sz="0" w:space="0" w:color="auto"/>
        <w:right w:val="none" w:sz="0" w:space="0" w:color="auto"/>
      </w:divBdr>
      <w:divsChild>
        <w:div w:id="494884633">
          <w:marLeft w:val="640"/>
          <w:marRight w:val="0"/>
          <w:marTop w:val="0"/>
          <w:marBottom w:val="0"/>
          <w:divBdr>
            <w:top w:val="none" w:sz="0" w:space="0" w:color="auto"/>
            <w:left w:val="none" w:sz="0" w:space="0" w:color="auto"/>
            <w:bottom w:val="none" w:sz="0" w:space="0" w:color="auto"/>
            <w:right w:val="none" w:sz="0" w:space="0" w:color="auto"/>
          </w:divBdr>
        </w:div>
        <w:div w:id="2013869196">
          <w:marLeft w:val="640"/>
          <w:marRight w:val="0"/>
          <w:marTop w:val="0"/>
          <w:marBottom w:val="0"/>
          <w:divBdr>
            <w:top w:val="none" w:sz="0" w:space="0" w:color="auto"/>
            <w:left w:val="none" w:sz="0" w:space="0" w:color="auto"/>
            <w:bottom w:val="none" w:sz="0" w:space="0" w:color="auto"/>
            <w:right w:val="none" w:sz="0" w:space="0" w:color="auto"/>
          </w:divBdr>
        </w:div>
        <w:div w:id="2134399484">
          <w:marLeft w:val="640"/>
          <w:marRight w:val="0"/>
          <w:marTop w:val="0"/>
          <w:marBottom w:val="0"/>
          <w:divBdr>
            <w:top w:val="none" w:sz="0" w:space="0" w:color="auto"/>
            <w:left w:val="none" w:sz="0" w:space="0" w:color="auto"/>
            <w:bottom w:val="none" w:sz="0" w:space="0" w:color="auto"/>
            <w:right w:val="none" w:sz="0" w:space="0" w:color="auto"/>
          </w:divBdr>
        </w:div>
        <w:div w:id="855464492">
          <w:marLeft w:val="640"/>
          <w:marRight w:val="0"/>
          <w:marTop w:val="0"/>
          <w:marBottom w:val="0"/>
          <w:divBdr>
            <w:top w:val="none" w:sz="0" w:space="0" w:color="auto"/>
            <w:left w:val="none" w:sz="0" w:space="0" w:color="auto"/>
            <w:bottom w:val="none" w:sz="0" w:space="0" w:color="auto"/>
            <w:right w:val="none" w:sz="0" w:space="0" w:color="auto"/>
          </w:divBdr>
        </w:div>
        <w:div w:id="1646160382">
          <w:marLeft w:val="640"/>
          <w:marRight w:val="0"/>
          <w:marTop w:val="0"/>
          <w:marBottom w:val="0"/>
          <w:divBdr>
            <w:top w:val="none" w:sz="0" w:space="0" w:color="auto"/>
            <w:left w:val="none" w:sz="0" w:space="0" w:color="auto"/>
            <w:bottom w:val="none" w:sz="0" w:space="0" w:color="auto"/>
            <w:right w:val="none" w:sz="0" w:space="0" w:color="auto"/>
          </w:divBdr>
        </w:div>
        <w:div w:id="1508403833">
          <w:marLeft w:val="640"/>
          <w:marRight w:val="0"/>
          <w:marTop w:val="0"/>
          <w:marBottom w:val="0"/>
          <w:divBdr>
            <w:top w:val="none" w:sz="0" w:space="0" w:color="auto"/>
            <w:left w:val="none" w:sz="0" w:space="0" w:color="auto"/>
            <w:bottom w:val="none" w:sz="0" w:space="0" w:color="auto"/>
            <w:right w:val="none" w:sz="0" w:space="0" w:color="auto"/>
          </w:divBdr>
        </w:div>
        <w:div w:id="1578631635">
          <w:marLeft w:val="640"/>
          <w:marRight w:val="0"/>
          <w:marTop w:val="0"/>
          <w:marBottom w:val="0"/>
          <w:divBdr>
            <w:top w:val="none" w:sz="0" w:space="0" w:color="auto"/>
            <w:left w:val="none" w:sz="0" w:space="0" w:color="auto"/>
            <w:bottom w:val="none" w:sz="0" w:space="0" w:color="auto"/>
            <w:right w:val="none" w:sz="0" w:space="0" w:color="auto"/>
          </w:divBdr>
        </w:div>
        <w:div w:id="117071890">
          <w:marLeft w:val="640"/>
          <w:marRight w:val="0"/>
          <w:marTop w:val="0"/>
          <w:marBottom w:val="0"/>
          <w:divBdr>
            <w:top w:val="none" w:sz="0" w:space="0" w:color="auto"/>
            <w:left w:val="none" w:sz="0" w:space="0" w:color="auto"/>
            <w:bottom w:val="none" w:sz="0" w:space="0" w:color="auto"/>
            <w:right w:val="none" w:sz="0" w:space="0" w:color="auto"/>
          </w:divBdr>
        </w:div>
        <w:div w:id="778570189">
          <w:marLeft w:val="640"/>
          <w:marRight w:val="0"/>
          <w:marTop w:val="0"/>
          <w:marBottom w:val="0"/>
          <w:divBdr>
            <w:top w:val="none" w:sz="0" w:space="0" w:color="auto"/>
            <w:left w:val="none" w:sz="0" w:space="0" w:color="auto"/>
            <w:bottom w:val="none" w:sz="0" w:space="0" w:color="auto"/>
            <w:right w:val="none" w:sz="0" w:space="0" w:color="auto"/>
          </w:divBdr>
        </w:div>
        <w:div w:id="2122606892">
          <w:marLeft w:val="640"/>
          <w:marRight w:val="0"/>
          <w:marTop w:val="0"/>
          <w:marBottom w:val="0"/>
          <w:divBdr>
            <w:top w:val="none" w:sz="0" w:space="0" w:color="auto"/>
            <w:left w:val="none" w:sz="0" w:space="0" w:color="auto"/>
            <w:bottom w:val="none" w:sz="0" w:space="0" w:color="auto"/>
            <w:right w:val="none" w:sz="0" w:space="0" w:color="auto"/>
          </w:divBdr>
        </w:div>
        <w:div w:id="1494760987">
          <w:marLeft w:val="640"/>
          <w:marRight w:val="0"/>
          <w:marTop w:val="0"/>
          <w:marBottom w:val="0"/>
          <w:divBdr>
            <w:top w:val="none" w:sz="0" w:space="0" w:color="auto"/>
            <w:left w:val="none" w:sz="0" w:space="0" w:color="auto"/>
            <w:bottom w:val="none" w:sz="0" w:space="0" w:color="auto"/>
            <w:right w:val="none" w:sz="0" w:space="0" w:color="auto"/>
          </w:divBdr>
        </w:div>
        <w:div w:id="571433939">
          <w:marLeft w:val="640"/>
          <w:marRight w:val="0"/>
          <w:marTop w:val="0"/>
          <w:marBottom w:val="0"/>
          <w:divBdr>
            <w:top w:val="none" w:sz="0" w:space="0" w:color="auto"/>
            <w:left w:val="none" w:sz="0" w:space="0" w:color="auto"/>
            <w:bottom w:val="none" w:sz="0" w:space="0" w:color="auto"/>
            <w:right w:val="none" w:sz="0" w:space="0" w:color="auto"/>
          </w:divBdr>
        </w:div>
        <w:div w:id="727460751">
          <w:marLeft w:val="640"/>
          <w:marRight w:val="0"/>
          <w:marTop w:val="0"/>
          <w:marBottom w:val="0"/>
          <w:divBdr>
            <w:top w:val="none" w:sz="0" w:space="0" w:color="auto"/>
            <w:left w:val="none" w:sz="0" w:space="0" w:color="auto"/>
            <w:bottom w:val="none" w:sz="0" w:space="0" w:color="auto"/>
            <w:right w:val="none" w:sz="0" w:space="0" w:color="auto"/>
          </w:divBdr>
        </w:div>
        <w:div w:id="491524961">
          <w:marLeft w:val="640"/>
          <w:marRight w:val="0"/>
          <w:marTop w:val="0"/>
          <w:marBottom w:val="0"/>
          <w:divBdr>
            <w:top w:val="none" w:sz="0" w:space="0" w:color="auto"/>
            <w:left w:val="none" w:sz="0" w:space="0" w:color="auto"/>
            <w:bottom w:val="none" w:sz="0" w:space="0" w:color="auto"/>
            <w:right w:val="none" w:sz="0" w:space="0" w:color="auto"/>
          </w:divBdr>
        </w:div>
        <w:div w:id="68961305">
          <w:marLeft w:val="640"/>
          <w:marRight w:val="0"/>
          <w:marTop w:val="0"/>
          <w:marBottom w:val="0"/>
          <w:divBdr>
            <w:top w:val="none" w:sz="0" w:space="0" w:color="auto"/>
            <w:left w:val="none" w:sz="0" w:space="0" w:color="auto"/>
            <w:bottom w:val="none" w:sz="0" w:space="0" w:color="auto"/>
            <w:right w:val="none" w:sz="0" w:space="0" w:color="auto"/>
          </w:divBdr>
        </w:div>
        <w:div w:id="309754051">
          <w:marLeft w:val="640"/>
          <w:marRight w:val="0"/>
          <w:marTop w:val="0"/>
          <w:marBottom w:val="0"/>
          <w:divBdr>
            <w:top w:val="none" w:sz="0" w:space="0" w:color="auto"/>
            <w:left w:val="none" w:sz="0" w:space="0" w:color="auto"/>
            <w:bottom w:val="none" w:sz="0" w:space="0" w:color="auto"/>
            <w:right w:val="none" w:sz="0" w:space="0" w:color="auto"/>
          </w:divBdr>
        </w:div>
        <w:div w:id="18092556">
          <w:marLeft w:val="640"/>
          <w:marRight w:val="0"/>
          <w:marTop w:val="0"/>
          <w:marBottom w:val="0"/>
          <w:divBdr>
            <w:top w:val="none" w:sz="0" w:space="0" w:color="auto"/>
            <w:left w:val="none" w:sz="0" w:space="0" w:color="auto"/>
            <w:bottom w:val="none" w:sz="0" w:space="0" w:color="auto"/>
            <w:right w:val="none" w:sz="0" w:space="0" w:color="auto"/>
          </w:divBdr>
        </w:div>
        <w:div w:id="1492060517">
          <w:marLeft w:val="640"/>
          <w:marRight w:val="0"/>
          <w:marTop w:val="0"/>
          <w:marBottom w:val="0"/>
          <w:divBdr>
            <w:top w:val="none" w:sz="0" w:space="0" w:color="auto"/>
            <w:left w:val="none" w:sz="0" w:space="0" w:color="auto"/>
            <w:bottom w:val="none" w:sz="0" w:space="0" w:color="auto"/>
            <w:right w:val="none" w:sz="0" w:space="0" w:color="auto"/>
          </w:divBdr>
        </w:div>
        <w:div w:id="1863211">
          <w:marLeft w:val="640"/>
          <w:marRight w:val="0"/>
          <w:marTop w:val="0"/>
          <w:marBottom w:val="0"/>
          <w:divBdr>
            <w:top w:val="none" w:sz="0" w:space="0" w:color="auto"/>
            <w:left w:val="none" w:sz="0" w:space="0" w:color="auto"/>
            <w:bottom w:val="none" w:sz="0" w:space="0" w:color="auto"/>
            <w:right w:val="none" w:sz="0" w:space="0" w:color="auto"/>
          </w:divBdr>
        </w:div>
        <w:div w:id="415787853">
          <w:marLeft w:val="640"/>
          <w:marRight w:val="0"/>
          <w:marTop w:val="0"/>
          <w:marBottom w:val="0"/>
          <w:divBdr>
            <w:top w:val="none" w:sz="0" w:space="0" w:color="auto"/>
            <w:left w:val="none" w:sz="0" w:space="0" w:color="auto"/>
            <w:bottom w:val="none" w:sz="0" w:space="0" w:color="auto"/>
            <w:right w:val="none" w:sz="0" w:space="0" w:color="auto"/>
          </w:divBdr>
        </w:div>
        <w:div w:id="60492375">
          <w:marLeft w:val="640"/>
          <w:marRight w:val="0"/>
          <w:marTop w:val="0"/>
          <w:marBottom w:val="0"/>
          <w:divBdr>
            <w:top w:val="none" w:sz="0" w:space="0" w:color="auto"/>
            <w:left w:val="none" w:sz="0" w:space="0" w:color="auto"/>
            <w:bottom w:val="none" w:sz="0" w:space="0" w:color="auto"/>
            <w:right w:val="none" w:sz="0" w:space="0" w:color="auto"/>
          </w:divBdr>
        </w:div>
        <w:div w:id="909386784">
          <w:marLeft w:val="640"/>
          <w:marRight w:val="0"/>
          <w:marTop w:val="0"/>
          <w:marBottom w:val="0"/>
          <w:divBdr>
            <w:top w:val="none" w:sz="0" w:space="0" w:color="auto"/>
            <w:left w:val="none" w:sz="0" w:space="0" w:color="auto"/>
            <w:bottom w:val="none" w:sz="0" w:space="0" w:color="auto"/>
            <w:right w:val="none" w:sz="0" w:space="0" w:color="auto"/>
          </w:divBdr>
        </w:div>
        <w:div w:id="27948188">
          <w:marLeft w:val="640"/>
          <w:marRight w:val="0"/>
          <w:marTop w:val="0"/>
          <w:marBottom w:val="0"/>
          <w:divBdr>
            <w:top w:val="none" w:sz="0" w:space="0" w:color="auto"/>
            <w:left w:val="none" w:sz="0" w:space="0" w:color="auto"/>
            <w:bottom w:val="none" w:sz="0" w:space="0" w:color="auto"/>
            <w:right w:val="none" w:sz="0" w:space="0" w:color="auto"/>
          </w:divBdr>
        </w:div>
        <w:div w:id="890118115">
          <w:marLeft w:val="640"/>
          <w:marRight w:val="0"/>
          <w:marTop w:val="0"/>
          <w:marBottom w:val="0"/>
          <w:divBdr>
            <w:top w:val="none" w:sz="0" w:space="0" w:color="auto"/>
            <w:left w:val="none" w:sz="0" w:space="0" w:color="auto"/>
            <w:bottom w:val="none" w:sz="0" w:space="0" w:color="auto"/>
            <w:right w:val="none" w:sz="0" w:space="0" w:color="auto"/>
          </w:divBdr>
        </w:div>
        <w:div w:id="1459182819">
          <w:marLeft w:val="640"/>
          <w:marRight w:val="0"/>
          <w:marTop w:val="0"/>
          <w:marBottom w:val="0"/>
          <w:divBdr>
            <w:top w:val="none" w:sz="0" w:space="0" w:color="auto"/>
            <w:left w:val="none" w:sz="0" w:space="0" w:color="auto"/>
            <w:bottom w:val="none" w:sz="0" w:space="0" w:color="auto"/>
            <w:right w:val="none" w:sz="0" w:space="0" w:color="auto"/>
          </w:divBdr>
        </w:div>
        <w:div w:id="27488365">
          <w:marLeft w:val="640"/>
          <w:marRight w:val="0"/>
          <w:marTop w:val="0"/>
          <w:marBottom w:val="0"/>
          <w:divBdr>
            <w:top w:val="none" w:sz="0" w:space="0" w:color="auto"/>
            <w:left w:val="none" w:sz="0" w:space="0" w:color="auto"/>
            <w:bottom w:val="none" w:sz="0" w:space="0" w:color="auto"/>
            <w:right w:val="none" w:sz="0" w:space="0" w:color="auto"/>
          </w:divBdr>
        </w:div>
        <w:div w:id="565721623">
          <w:marLeft w:val="640"/>
          <w:marRight w:val="0"/>
          <w:marTop w:val="0"/>
          <w:marBottom w:val="0"/>
          <w:divBdr>
            <w:top w:val="none" w:sz="0" w:space="0" w:color="auto"/>
            <w:left w:val="none" w:sz="0" w:space="0" w:color="auto"/>
            <w:bottom w:val="none" w:sz="0" w:space="0" w:color="auto"/>
            <w:right w:val="none" w:sz="0" w:space="0" w:color="auto"/>
          </w:divBdr>
        </w:div>
        <w:div w:id="318773023">
          <w:marLeft w:val="640"/>
          <w:marRight w:val="0"/>
          <w:marTop w:val="0"/>
          <w:marBottom w:val="0"/>
          <w:divBdr>
            <w:top w:val="none" w:sz="0" w:space="0" w:color="auto"/>
            <w:left w:val="none" w:sz="0" w:space="0" w:color="auto"/>
            <w:bottom w:val="none" w:sz="0" w:space="0" w:color="auto"/>
            <w:right w:val="none" w:sz="0" w:space="0" w:color="auto"/>
          </w:divBdr>
        </w:div>
        <w:div w:id="169297702">
          <w:marLeft w:val="640"/>
          <w:marRight w:val="0"/>
          <w:marTop w:val="0"/>
          <w:marBottom w:val="0"/>
          <w:divBdr>
            <w:top w:val="none" w:sz="0" w:space="0" w:color="auto"/>
            <w:left w:val="none" w:sz="0" w:space="0" w:color="auto"/>
            <w:bottom w:val="none" w:sz="0" w:space="0" w:color="auto"/>
            <w:right w:val="none" w:sz="0" w:space="0" w:color="auto"/>
          </w:divBdr>
        </w:div>
        <w:div w:id="614555741">
          <w:marLeft w:val="640"/>
          <w:marRight w:val="0"/>
          <w:marTop w:val="0"/>
          <w:marBottom w:val="0"/>
          <w:divBdr>
            <w:top w:val="none" w:sz="0" w:space="0" w:color="auto"/>
            <w:left w:val="none" w:sz="0" w:space="0" w:color="auto"/>
            <w:bottom w:val="none" w:sz="0" w:space="0" w:color="auto"/>
            <w:right w:val="none" w:sz="0" w:space="0" w:color="auto"/>
          </w:divBdr>
        </w:div>
        <w:div w:id="2098791310">
          <w:marLeft w:val="640"/>
          <w:marRight w:val="0"/>
          <w:marTop w:val="0"/>
          <w:marBottom w:val="0"/>
          <w:divBdr>
            <w:top w:val="none" w:sz="0" w:space="0" w:color="auto"/>
            <w:left w:val="none" w:sz="0" w:space="0" w:color="auto"/>
            <w:bottom w:val="none" w:sz="0" w:space="0" w:color="auto"/>
            <w:right w:val="none" w:sz="0" w:space="0" w:color="auto"/>
          </w:divBdr>
        </w:div>
        <w:div w:id="1436637854">
          <w:marLeft w:val="640"/>
          <w:marRight w:val="0"/>
          <w:marTop w:val="0"/>
          <w:marBottom w:val="0"/>
          <w:divBdr>
            <w:top w:val="none" w:sz="0" w:space="0" w:color="auto"/>
            <w:left w:val="none" w:sz="0" w:space="0" w:color="auto"/>
            <w:bottom w:val="none" w:sz="0" w:space="0" w:color="auto"/>
            <w:right w:val="none" w:sz="0" w:space="0" w:color="auto"/>
          </w:divBdr>
        </w:div>
        <w:div w:id="2083064571">
          <w:marLeft w:val="640"/>
          <w:marRight w:val="0"/>
          <w:marTop w:val="0"/>
          <w:marBottom w:val="0"/>
          <w:divBdr>
            <w:top w:val="none" w:sz="0" w:space="0" w:color="auto"/>
            <w:left w:val="none" w:sz="0" w:space="0" w:color="auto"/>
            <w:bottom w:val="none" w:sz="0" w:space="0" w:color="auto"/>
            <w:right w:val="none" w:sz="0" w:space="0" w:color="auto"/>
          </w:divBdr>
        </w:div>
        <w:div w:id="1218399303">
          <w:marLeft w:val="640"/>
          <w:marRight w:val="0"/>
          <w:marTop w:val="0"/>
          <w:marBottom w:val="0"/>
          <w:divBdr>
            <w:top w:val="none" w:sz="0" w:space="0" w:color="auto"/>
            <w:left w:val="none" w:sz="0" w:space="0" w:color="auto"/>
            <w:bottom w:val="none" w:sz="0" w:space="0" w:color="auto"/>
            <w:right w:val="none" w:sz="0" w:space="0" w:color="auto"/>
          </w:divBdr>
        </w:div>
        <w:div w:id="1665820827">
          <w:marLeft w:val="640"/>
          <w:marRight w:val="0"/>
          <w:marTop w:val="0"/>
          <w:marBottom w:val="0"/>
          <w:divBdr>
            <w:top w:val="none" w:sz="0" w:space="0" w:color="auto"/>
            <w:left w:val="none" w:sz="0" w:space="0" w:color="auto"/>
            <w:bottom w:val="none" w:sz="0" w:space="0" w:color="auto"/>
            <w:right w:val="none" w:sz="0" w:space="0" w:color="auto"/>
          </w:divBdr>
        </w:div>
        <w:div w:id="747581041">
          <w:marLeft w:val="640"/>
          <w:marRight w:val="0"/>
          <w:marTop w:val="0"/>
          <w:marBottom w:val="0"/>
          <w:divBdr>
            <w:top w:val="none" w:sz="0" w:space="0" w:color="auto"/>
            <w:left w:val="none" w:sz="0" w:space="0" w:color="auto"/>
            <w:bottom w:val="none" w:sz="0" w:space="0" w:color="auto"/>
            <w:right w:val="none" w:sz="0" w:space="0" w:color="auto"/>
          </w:divBdr>
        </w:div>
        <w:div w:id="1011419752">
          <w:marLeft w:val="640"/>
          <w:marRight w:val="0"/>
          <w:marTop w:val="0"/>
          <w:marBottom w:val="0"/>
          <w:divBdr>
            <w:top w:val="none" w:sz="0" w:space="0" w:color="auto"/>
            <w:left w:val="none" w:sz="0" w:space="0" w:color="auto"/>
            <w:bottom w:val="none" w:sz="0" w:space="0" w:color="auto"/>
            <w:right w:val="none" w:sz="0" w:space="0" w:color="auto"/>
          </w:divBdr>
        </w:div>
        <w:div w:id="986280230">
          <w:marLeft w:val="640"/>
          <w:marRight w:val="0"/>
          <w:marTop w:val="0"/>
          <w:marBottom w:val="0"/>
          <w:divBdr>
            <w:top w:val="none" w:sz="0" w:space="0" w:color="auto"/>
            <w:left w:val="none" w:sz="0" w:space="0" w:color="auto"/>
            <w:bottom w:val="none" w:sz="0" w:space="0" w:color="auto"/>
            <w:right w:val="none" w:sz="0" w:space="0" w:color="auto"/>
          </w:divBdr>
        </w:div>
        <w:div w:id="1939827892">
          <w:marLeft w:val="640"/>
          <w:marRight w:val="0"/>
          <w:marTop w:val="0"/>
          <w:marBottom w:val="0"/>
          <w:divBdr>
            <w:top w:val="none" w:sz="0" w:space="0" w:color="auto"/>
            <w:left w:val="none" w:sz="0" w:space="0" w:color="auto"/>
            <w:bottom w:val="none" w:sz="0" w:space="0" w:color="auto"/>
            <w:right w:val="none" w:sz="0" w:space="0" w:color="auto"/>
          </w:divBdr>
        </w:div>
        <w:div w:id="1818302146">
          <w:marLeft w:val="640"/>
          <w:marRight w:val="0"/>
          <w:marTop w:val="0"/>
          <w:marBottom w:val="0"/>
          <w:divBdr>
            <w:top w:val="none" w:sz="0" w:space="0" w:color="auto"/>
            <w:left w:val="none" w:sz="0" w:space="0" w:color="auto"/>
            <w:bottom w:val="none" w:sz="0" w:space="0" w:color="auto"/>
            <w:right w:val="none" w:sz="0" w:space="0" w:color="auto"/>
          </w:divBdr>
        </w:div>
      </w:divsChild>
    </w:div>
    <w:div w:id="792287913">
      <w:bodyDiv w:val="1"/>
      <w:marLeft w:val="0"/>
      <w:marRight w:val="0"/>
      <w:marTop w:val="0"/>
      <w:marBottom w:val="0"/>
      <w:divBdr>
        <w:top w:val="none" w:sz="0" w:space="0" w:color="auto"/>
        <w:left w:val="none" w:sz="0" w:space="0" w:color="auto"/>
        <w:bottom w:val="none" w:sz="0" w:space="0" w:color="auto"/>
        <w:right w:val="none" w:sz="0" w:space="0" w:color="auto"/>
      </w:divBdr>
      <w:divsChild>
        <w:div w:id="1644773004">
          <w:marLeft w:val="640"/>
          <w:marRight w:val="0"/>
          <w:marTop w:val="0"/>
          <w:marBottom w:val="0"/>
          <w:divBdr>
            <w:top w:val="none" w:sz="0" w:space="0" w:color="auto"/>
            <w:left w:val="none" w:sz="0" w:space="0" w:color="auto"/>
            <w:bottom w:val="none" w:sz="0" w:space="0" w:color="auto"/>
            <w:right w:val="none" w:sz="0" w:space="0" w:color="auto"/>
          </w:divBdr>
        </w:div>
        <w:div w:id="520902852">
          <w:marLeft w:val="640"/>
          <w:marRight w:val="0"/>
          <w:marTop w:val="0"/>
          <w:marBottom w:val="0"/>
          <w:divBdr>
            <w:top w:val="none" w:sz="0" w:space="0" w:color="auto"/>
            <w:left w:val="none" w:sz="0" w:space="0" w:color="auto"/>
            <w:bottom w:val="none" w:sz="0" w:space="0" w:color="auto"/>
            <w:right w:val="none" w:sz="0" w:space="0" w:color="auto"/>
          </w:divBdr>
        </w:div>
        <w:div w:id="125246898">
          <w:marLeft w:val="640"/>
          <w:marRight w:val="0"/>
          <w:marTop w:val="0"/>
          <w:marBottom w:val="0"/>
          <w:divBdr>
            <w:top w:val="none" w:sz="0" w:space="0" w:color="auto"/>
            <w:left w:val="none" w:sz="0" w:space="0" w:color="auto"/>
            <w:bottom w:val="none" w:sz="0" w:space="0" w:color="auto"/>
            <w:right w:val="none" w:sz="0" w:space="0" w:color="auto"/>
          </w:divBdr>
        </w:div>
        <w:div w:id="1135365596">
          <w:marLeft w:val="640"/>
          <w:marRight w:val="0"/>
          <w:marTop w:val="0"/>
          <w:marBottom w:val="0"/>
          <w:divBdr>
            <w:top w:val="none" w:sz="0" w:space="0" w:color="auto"/>
            <w:left w:val="none" w:sz="0" w:space="0" w:color="auto"/>
            <w:bottom w:val="none" w:sz="0" w:space="0" w:color="auto"/>
            <w:right w:val="none" w:sz="0" w:space="0" w:color="auto"/>
          </w:divBdr>
        </w:div>
        <w:div w:id="362874507">
          <w:marLeft w:val="640"/>
          <w:marRight w:val="0"/>
          <w:marTop w:val="0"/>
          <w:marBottom w:val="0"/>
          <w:divBdr>
            <w:top w:val="none" w:sz="0" w:space="0" w:color="auto"/>
            <w:left w:val="none" w:sz="0" w:space="0" w:color="auto"/>
            <w:bottom w:val="none" w:sz="0" w:space="0" w:color="auto"/>
            <w:right w:val="none" w:sz="0" w:space="0" w:color="auto"/>
          </w:divBdr>
        </w:div>
        <w:div w:id="53427943">
          <w:marLeft w:val="640"/>
          <w:marRight w:val="0"/>
          <w:marTop w:val="0"/>
          <w:marBottom w:val="0"/>
          <w:divBdr>
            <w:top w:val="none" w:sz="0" w:space="0" w:color="auto"/>
            <w:left w:val="none" w:sz="0" w:space="0" w:color="auto"/>
            <w:bottom w:val="none" w:sz="0" w:space="0" w:color="auto"/>
            <w:right w:val="none" w:sz="0" w:space="0" w:color="auto"/>
          </w:divBdr>
        </w:div>
        <w:div w:id="1233546183">
          <w:marLeft w:val="640"/>
          <w:marRight w:val="0"/>
          <w:marTop w:val="0"/>
          <w:marBottom w:val="0"/>
          <w:divBdr>
            <w:top w:val="none" w:sz="0" w:space="0" w:color="auto"/>
            <w:left w:val="none" w:sz="0" w:space="0" w:color="auto"/>
            <w:bottom w:val="none" w:sz="0" w:space="0" w:color="auto"/>
            <w:right w:val="none" w:sz="0" w:space="0" w:color="auto"/>
          </w:divBdr>
        </w:div>
        <w:div w:id="1497499166">
          <w:marLeft w:val="640"/>
          <w:marRight w:val="0"/>
          <w:marTop w:val="0"/>
          <w:marBottom w:val="0"/>
          <w:divBdr>
            <w:top w:val="none" w:sz="0" w:space="0" w:color="auto"/>
            <w:left w:val="none" w:sz="0" w:space="0" w:color="auto"/>
            <w:bottom w:val="none" w:sz="0" w:space="0" w:color="auto"/>
            <w:right w:val="none" w:sz="0" w:space="0" w:color="auto"/>
          </w:divBdr>
        </w:div>
        <w:div w:id="1106924305">
          <w:marLeft w:val="640"/>
          <w:marRight w:val="0"/>
          <w:marTop w:val="0"/>
          <w:marBottom w:val="0"/>
          <w:divBdr>
            <w:top w:val="none" w:sz="0" w:space="0" w:color="auto"/>
            <w:left w:val="none" w:sz="0" w:space="0" w:color="auto"/>
            <w:bottom w:val="none" w:sz="0" w:space="0" w:color="auto"/>
            <w:right w:val="none" w:sz="0" w:space="0" w:color="auto"/>
          </w:divBdr>
        </w:div>
        <w:div w:id="1412896606">
          <w:marLeft w:val="640"/>
          <w:marRight w:val="0"/>
          <w:marTop w:val="0"/>
          <w:marBottom w:val="0"/>
          <w:divBdr>
            <w:top w:val="none" w:sz="0" w:space="0" w:color="auto"/>
            <w:left w:val="none" w:sz="0" w:space="0" w:color="auto"/>
            <w:bottom w:val="none" w:sz="0" w:space="0" w:color="auto"/>
            <w:right w:val="none" w:sz="0" w:space="0" w:color="auto"/>
          </w:divBdr>
        </w:div>
        <w:div w:id="148330476">
          <w:marLeft w:val="640"/>
          <w:marRight w:val="0"/>
          <w:marTop w:val="0"/>
          <w:marBottom w:val="0"/>
          <w:divBdr>
            <w:top w:val="none" w:sz="0" w:space="0" w:color="auto"/>
            <w:left w:val="none" w:sz="0" w:space="0" w:color="auto"/>
            <w:bottom w:val="none" w:sz="0" w:space="0" w:color="auto"/>
            <w:right w:val="none" w:sz="0" w:space="0" w:color="auto"/>
          </w:divBdr>
        </w:div>
        <w:div w:id="524753276">
          <w:marLeft w:val="640"/>
          <w:marRight w:val="0"/>
          <w:marTop w:val="0"/>
          <w:marBottom w:val="0"/>
          <w:divBdr>
            <w:top w:val="none" w:sz="0" w:space="0" w:color="auto"/>
            <w:left w:val="none" w:sz="0" w:space="0" w:color="auto"/>
            <w:bottom w:val="none" w:sz="0" w:space="0" w:color="auto"/>
            <w:right w:val="none" w:sz="0" w:space="0" w:color="auto"/>
          </w:divBdr>
        </w:div>
        <w:div w:id="1188836152">
          <w:marLeft w:val="640"/>
          <w:marRight w:val="0"/>
          <w:marTop w:val="0"/>
          <w:marBottom w:val="0"/>
          <w:divBdr>
            <w:top w:val="none" w:sz="0" w:space="0" w:color="auto"/>
            <w:left w:val="none" w:sz="0" w:space="0" w:color="auto"/>
            <w:bottom w:val="none" w:sz="0" w:space="0" w:color="auto"/>
            <w:right w:val="none" w:sz="0" w:space="0" w:color="auto"/>
          </w:divBdr>
        </w:div>
        <w:div w:id="141655383">
          <w:marLeft w:val="640"/>
          <w:marRight w:val="0"/>
          <w:marTop w:val="0"/>
          <w:marBottom w:val="0"/>
          <w:divBdr>
            <w:top w:val="none" w:sz="0" w:space="0" w:color="auto"/>
            <w:left w:val="none" w:sz="0" w:space="0" w:color="auto"/>
            <w:bottom w:val="none" w:sz="0" w:space="0" w:color="auto"/>
            <w:right w:val="none" w:sz="0" w:space="0" w:color="auto"/>
          </w:divBdr>
        </w:div>
        <w:div w:id="589896614">
          <w:marLeft w:val="640"/>
          <w:marRight w:val="0"/>
          <w:marTop w:val="0"/>
          <w:marBottom w:val="0"/>
          <w:divBdr>
            <w:top w:val="none" w:sz="0" w:space="0" w:color="auto"/>
            <w:left w:val="none" w:sz="0" w:space="0" w:color="auto"/>
            <w:bottom w:val="none" w:sz="0" w:space="0" w:color="auto"/>
            <w:right w:val="none" w:sz="0" w:space="0" w:color="auto"/>
          </w:divBdr>
        </w:div>
        <w:div w:id="1236471184">
          <w:marLeft w:val="640"/>
          <w:marRight w:val="0"/>
          <w:marTop w:val="0"/>
          <w:marBottom w:val="0"/>
          <w:divBdr>
            <w:top w:val="none" w:sz="0" w:space="0" w:color="auto"/>
            <w:left w:val="none" w:sz="0" w:space="0" w:color="auto"/>
            <w:bottom w:val="none" w:sz="0" w:space="0" w:color="auto"/>
            <w:right w:val="none" w:sz="0" w:space="0" w:color="auto"/>
          </w:divBdr>
        </w:div>
        <w:div w:id="1437796061">
          <w:marLeft w:val="640"/>
          <w:marRight w:val="0"/>
          <w:marTop w:val="0"/>
          <w:marBottom w:val="0"/>
          <w:divBdr>
            <w:top w:val="none" w:sz="0" w:space="0" w:color="auto"/>
            <w:left w:val="none" w:sz="0" w:space="0" w:color="auto"/>
            <w:bottom w:val="none" w:sz="0" w:space="0" w:color="auto"/>
            <w:right w:val="none" w:sz="0" w:space="0" w:color="auto"/>
          </w:divBdr>
        </w:div>
        <w:div w:id="1594433405">
          <w:marLeft w:val="640"/>
          <w:marRight w:val="0"/>
          <w:marTop w:val="0"/>
          <w:marBottom w:val="0"/>
          <w:divBdr>
            <w:top w:val="none" w:sz="0" w:space="0" w:color="auto"/>
            <w:left w:val="none" w:sz="0" w:space="0" w:color="auto"/>
            <w:bottom w:val="none" w:sz="0" w:space="0" w:color="auto"/>
            <w:right w:val="none" w:sz="0" w:space="0" w:color="auto"/>
          </w:divBdr>
        </w:div>
        <w:div w:id="537010441">
          <w:marLeft w:val="640"/>
          <w:marRight w:val="0"/>
          <w:marTop w:val="0"/>
          <w:marBottom w:val="0"/>
          <w:divBdr>
            <w:top w:val="none" w:sz="0" w:space="0" w:color="auto"/>
            <w:left w:val="none" w:sz="0" w:space="0" w:color="auto"/>
            <w:bottom w:val="none" w:sz="0" w:space="0" w:color="auto"/>
            <w:right w:val="none" w:sz="0" w:space="0" w:color="auto"/>
          </w:divBdr>
        </w:div>
        <w:div w:id="1954750776">
          <w:marLeft w:val="640"/>
          <w:marRight w:val="0"/>
          <w:marTop w:val="0"/>
          <w:marBottom w:val="0"/>
          <w:divBdr>
            <w:top w:val="none" w:sz="0" w:space="0" w:color="auto"/>
            <w:left w:val="none" w:sz="0" w:space="0" w:color="auto"/>
            <w:bottom w:val="none" w:sz="0" w:space="0" w:color="auto"/>
            <w:right w:val="none" w:sz="0" w:space="0" w:color="auto"/>
          </w:divBdr>
        </w:div>
        <w:div w:id="1890219067">
          <w:marLeft w:val="640"/>
          <w:marRight w:val="0"/>
          <w:marTop w:val="0"/>
          <w:marBottom w:val="0"/>
          <w:divBdr>
            <w:top w:val="none" w:sz="0" w:space="0" w:color="auto"/>
            <w:left w:val="none" w:sz="0" w:space="0" w:color="auto"/>
            <w:bottom w:val="none" w:sz="0" w:space="0" w:color="auto"/>
            <w:right w:val="none" w:sz="0" w:space="0" w:color="auto"/>
          </w:divBdr>
        </w:div>
        <w:div w:id="630284949">
          <w:marLeft w:val="640"/>
          <w:marRight w:val="0"/>
          <w:marTop w:val="0"/>
          <w:marBottom w:val="0"/>
          <w:divBdr>
            <w:top w:val="none" w:sz="0" w:space="0" w:color="auto"/>
            <w:left w:val="none" w:sz="0" w:space="0" w:color="auto"/>
            <w:bottom w:val="none" w:sz="0" w:space="0" w:color="auto"/>
            <w:right w:val="none" w:sz="0" w:space="0" w:color="auto"/>
          </w:divBdr>
        </w:div>
        <w:div w:id="20135699">
          <w:marLeft w:val="640"/>
          <w:marRight w:val="0"/>
          <w:marTop w:val="0"/>
          <w:marBottom w:val="0"/>
          <w:divBdr>
            <w:top w:val="none" w:sz="0" w:space="0" w:color="auto"/>
            <w:left w:val="none" w:sz="0" w:space="0" w:color="auto"/>
            <w:bottom w:val="none" w:sz="0" w:space="0" w:color="auto"/>
            <w:right w:val="none" w:sz="0" w:space="0" w:color="auto"/>
          </w:divBdr>
        </w:div>
        <w:div w:id="1390765919">
          <w:marLeft w:val="640"/>
          <w:marRight w:val="0"/>
          <w:marTop w:val="0"/>
          <w:marBottom w:val="0"/>
          <w:divBdr>
            <w:top w:val="none" w:sz="0" w:space="0" w:color="auto"/>
            <w:left w:val="none" w:sz="0" w:space="0" w:color="auto"/>
            <w:bottom w:val="none" w:sz="0" w:space="0" w:color="auto"/>
            <w:right w:val="none" w:sz="0" w:space="0" w:color="auto"/>
          </w:divBdr>
        </w:div>
        <w:div w:id="1201282358">
          <w:marLeft w:val="640"/>
          <w:marRight w:val="0"/>
          <w:marTop w:val="0"/>
          <w:marBottom w:val="0"/>
          <w:divBdr>
            <w:top w:val="none" w:sz="0" w:space="0" w:color="auto"/>
            <w:left w:val="none" w:sz="0" w:space="0" w:color="auto"/>
            <w:bottom w:val="none" w:sz="0" w:space="0" w:color="auto"/>
            <w:right w:val="none" w:sz="0" w:space="0" w:color="auto"/>
          </w:divBdr>
        </w:div>
        <w:div w:id="997537040">
          <w:marLeft w:val="640"/>
          <w:marRight w:val="0"/>
          <w:marTop w:val="0"/>
          <w:marBottom w:val="0"/>
          <w:divBdr>
            <w:top w:val="none" w:sz="0" w:space="0" w:color="auto"/>
            <w:left w:val="none" w:sz="0" w:space="0" w:color="auto"/>
            <w:bottom w:val="none" w:sz="0" w:space="0" w:color="auto"/>
            <w:right w:val="none" w:sz="0" w:space="0" w:color="auto"/>
          </w:divBdr>
        </w:div>
      </w:divsChild>
    </w:div>
    <w:div w:id="817306525">
      <w:bodyDiv w:val="1"/>
      <w:marLeft w:val="0"/>
      <w:marRight w:val="0"/>
      <w:marTop w:val="0"/>
      <w:marBottom w:val="0"/>
      <w:divBdr>
        <w:top w:val="none" w:sz="0" w:space="0" w:color="auto"/>
        <w:left w:val="none" w:sz="0" w:space="0" w:color="auto"/>
        <w:bottom w:val="none" w:sz="0" w:space="0" w:color="auto"/>
        <w:right w:val="none" w:sz="0" w:space="0" w:color="auto"/>
      </w:divBdr>
      <w:divsChild>
        <w:div w:id="1828403682">
          <w:marLeft w:val="640"/>
          <w:marRight w:val="0"/>
          <w:marTop w:val="0"/>
          <w:marBottom w:val="0"/>
          <w:divBdr>
            <w:top w:val="none" w:sz="0" w:space="0" w:color="auto"/>
            <w:left w:val="none" w:sz="0" w:space="0" w:color="auto"/>
            <w:bottom w:val="none" w:sz="0" w:space="0" w:color="auto"/>
            <w:right w:val="none" w:sz="0" w:space="0" w:color="auto"/>
          </w:divBdr>
        </w:div>
        <w:div w:id="474421186">
          <w:marLeft w:val="640"/>
          <w:marRight w:val="0"/>
          <w:marTop w:val="0"/>
          <w:marBottom w:val="0"/>
          <w:divBdr>
            <w:top w:val="none" w:sz="0" w:space="0" w:color="auto"/>
            <w:left w:val="none" w:sz="0" w:space="0" w:color="auto"/>
            <w:bottom w:val="none" w:sz="0" w:space="0" w:color="auto"/>
            <w:right w:val="none" w:sz="0" w:space="0" w:color="auto"/>
          </w:divBdr>
        </w:div>
        <w:div w:id="1966617767">
          <w:marLeft w:val="640"/>
          <w:marRight w:val="0"/>
          <w:marTop w:val="0"/>
          <w:marBottom w:val="0"/>
          <w:divBdr>
            <w:top w:val="none" w:sz="0" w:space="0" w:color="auto"/>
            <w:left w:val="none" w:sz="0" w:space="0" w:color="auto"/>
            <w:bottom w:val="none" w:sz="0" w:space="0" w:color="auto"/>
            <w:right w:val="none" w:sz="0" w:space="0" w:color="auto"/>
          </w:divBdr>
        </w:div>
        <w:div w:id="325403088">
          <w:marLeft w:val="640"/>
          <w:marRight w:val="0"/>
          <w:marTop w:val="0"/>
          <w:marBottom w:val="0"/>
          <w:divBdr>
            <w:top w:val="none" w:sz="0" w:space="0" w:color="auto"/>
            <w:left w:val="none" w:sz="0" w:space="0" w:color="auto"/>
            <w:bottom w:val="none" w:sz="0" w:space="0" w:color="auto"/>
            <w:right w:val="none" w:sz="0" w:space="0" w:color="auto"/>
          </w:divBdr>
        </w:div>
        <w:div w:id="1410808525">
          <w:marLeft w:val="640"/>
          <w:marRight w:val="0"/>
          <w:marTop w:val="0"/>
          <w:marBottom w:val="0"/>
          <w:divBdr>
            <w:top w:val="none" w:sz="0" w:space="0" w:color="auto"/>
            <w:left w:val="none" w:sz="0" w:space="0" w:color="auto"/>
            <w:bottom w:val="none" w:sz="0" w:space="0" w:color="auto"/>
            <w:right w:val="none" w:sz="0" w:space="0" w:color="auto"/>
          </w:divBdr>
        </w:div>
        <w:div w:id="1449622060">
          <w:marLeft w:val="640"/>
          <w:marRight w:val="0"/>
          <w:marTop w:val="0"/>
          <w:marBottom w:val="0"/>
          <w:divBdr>
            <w:top w:val="none" w:sz="0" w:space="0" w:color="auto"/>
            <w:left w:val="none" w:sz="0" w:space="0" w:color="auto"/>
            <w:bottom w:val="none" w:sz="0" w:space="0" w:color="auto"/>
            <w:right w:val="none" w:sz="0" w:space="0" w:color="auto"/>
          </w:divBdr>
        </w:div>
        <w:div w:id="216092228">
          <w:marLeft w:val="640"/>
          <w:marRight w:val="0"/>
          <w:marTop w:val="0"/>
          <w:marBottom w:val="0"/>
          <w:divBdr>
            <w:top w:val="none" w:sz="0" w:space="0" w:color="auto"/>
            <w:left w:val="none" w:sz="0" w:space="0" w:color="auto"/>
            <w:bottom w:val="none" w:sz="0" w:space="0" w:color="auto"/>
            <w:right w:val="none" w:sz="0" w:space="0" w:color="auto"/>
          </w:divBdr>
        </w:div>
        <w:div w:id="340013633">
          <w:marLeft w:val="640"/>
          <w:marRight w:val="0"/>
          <w:marTop w:val="0"/>
          <w:marBottom w:val="0"/>
          <w:divBdr>
            <w:top w:val="none" w:sz="0" w:space="0" w:color="auto"/>
            <w:left w:val="none" w:sz="0" w:space="0" w:color="auto"/>
            <w:bottom w:val="none" w:sz="0" w:space="0" w:color="auto"/>
            <w:right w:val="none" w:sz="0" w:space="0" w:color="auto"/>
          </w:divBdr>
        </w:div>
        <w:div w:id="236134735">
          <w:marLeft w:val="640"/>
          <w:marRight w:val="0"/>
          <w:marTop w:val="0"/>
          <w:marBottom w:val="0"/>
          <w:divBdr>
            <w:top w:val="none" w:sz="0" w:space="0" w:color="auto"/>
            <w:left w:val="none" w:sz="0" w:space="0" w:color="auto"/>
            <w:bottom w:val="none" w:sz="0" w:space="0" w:color="auto"/>
            <w:right w:val="none" w:sz="0" w:space="0" w:color="auto"/>
          </w:divBdr>
        </w:div>
        <w:div w:id="1893300190">
          <w:marLeft w:val="640"/>
          <w:marRight w:val="0"/>
          <w:marTop w:val="0"/>
          <w:marBottom w:val="0"/>
          <w:divBdr>
            <w:top w:val="none" w:sz="0" w:space="0" w:color="auto"/>
            <w:left w:val="none" w:sz="0" w:space="0" w:color="auto"/>
            <w:bottom w:val="none" w:sz="0" w:space="0" w:color="auto"/>
            <w:right w:val="none" w:sz="0" w:space="0" w:color="auto"/>
          </w:divBdr>
        </w:div>
        <w:div w:id="981692653">
          <w:marLeft w:val="640"/>
          <w:marRight w:val="0"/>
          <w:marTop w:val="0"/>
          <w:marBottom w:val="0"/>
          <w:divBdr>
            <w:top w:val="none" w:sz="0" w:space="0" w:color="auto"/>
            <w:left w:val="none" w:sz="0" w:space="0" w:color="auto"/>
            <w:bottom w:val="none" w:sz="0" w:space="0" w:color="auto"/>
            <w:right w:val="none" w:sz="0" w:space="0" w:color="auto"/>
          </w:divBdr>
        </w:div>
        <w:div w:id="1369530313">
          <w:marLeft w:val="640"/>
          <w:marRight w:val="0"/>
          <w:marTop w:val="0"/>
          <w:marBottom w:val="0"/>
          <w:divBdr>
            <w:top w:val="none" w:sz="0" w:space="0" w:color="auto"/>
            <w:left w:val="none" w:sz="0" w:space="0" w:color="auto"/>
            <w:bottom w:val="none" w:sz="0" w:space="0" w:color="auto"/>
            <w:right w:val="none" w:sz="0" w:space="0" w:color="auto"/>
          </w:divBdr>
        </w:div>
        <w:div w:id="1504511514">
          <w:marLeft w:val="640"/>
          <w:marRight w:val="0"/>
          <w:marTop w:val="0"/>
          <w:marBottom w:val="0"/>
          <w:divBdr>
            <w:top w:val="none" w:sz="0" w:space="0" w:color="auto"/>
            <w:left w:val="none" w:sz="0" w:space="0" w:color="auto"/>
            <w:bottom w:val="none" w:sz="0" w:space="0" w:color="auto"/>
            <w:right w:val="none" w:sz="0" w:space="0" w:color="auto"/>
          </w:divBdr>
        </w:div>
        <w:div w:id="407045690">
          <w:marLeft w:val="640"/>
          <w:marRight w:val="0"/>
          <w:marTop w:val="0"/>
          <w:marBottom w:val="0"/>
          <w:divBdr>
            <w:top w:val="none" w:sz="0" w:space="0" w:color="auto"/>
            <w:left w:val="none" w:sz="0" w:space="0" w:color="auto"/>
            <w:bottom w:val="none" w:sz="0" w:space="0" w:color="auto"/>
            <w:right w:val="none" w:sz="0" w:space="0" w:color="auto"/>
          </w:divBdr>
        </w:div>
        <w:div w:id="2059082370">
          <w:marLeft w:val="640"/>
          <w:marRight w:val="0"/>
          <w:marTop w:val="0"/>
          <w:marBottom w:val="0"/>
          <w:divBdr>
            <w:top w:val="none" w:sz="0" w:space="0" w:color="auto"/>
            <w:left w:val="none" w:sz="0" w:space="0" w:color="auto"/>
            <w:bottom w:val="none" w:sz="0" w:space="0" w:color="auto"/>
            <w:right w:val="none" w:sz="0" w:space="0" w:color="auto"/>
          </w:divBdr>
        </w:div>
        <w:div w:id="270432487">
          <w:marLeft w:val="640"/>
          <w:marRight w:val="0"/>
          <w:marTop w:val="0"/>
          <w:marBottom w:val="0"/>
          <w:divBdr>
            <w:top w:val="none" w:sz="0" w:space="0" w:color="auto"/>
            <w:left w:val="none" w:sz="0" w:space="0" w:color="auto"/>
            <w:bottom w:val="none" w:sz="0" w:space="0" w:color="auto"/>
            <w:right w:val="none" w:sz="0" w:space="0" w:color="auto"/>
          </w:divBdr>
        </w:div>
        <w:div w:id="1434012437">
          <w:marLeft w:val="640"/>
          <w:marRight w:val="0"/>
          <w:marTop w:val="0"/>
          <w:marBottom w:val="0"/>
          <w:divBdr>
            <w:top w:val="none" w:sz="0" w:space="0" w:color="auto"/>
            <w:left w:val="none" w:sz="0" w:space="0" w:color="auto"/>
            <w:bottom w:val="none" w:sz="0" w:space="0" w:color="auto"/>
            <w:right w:val="none" w:sz="0" w:space="0" w:color="auto"/>
          </w:divBdr>
        </w:div>
        <w:div w:id="324481229">
          <w:marLeft w:val="640"/>
          <w:marRight w:val="0"/>
          <w:marTop w:val="0"/>
          <w:marBottom w:val="0"/>
          <w:divBdr>
            <w:top w:val="none" w:sz="0" w:space="0" w:color="auto"/>
            <w:left w:val="none" w:sz="0" w:space="0" w:color="auto"/>
            <w:bottom w:val="none" w:sz="0" w:space="0" w:color="auto"/>
            <w:right w:val="none" w:sz="0" w:space="0" w:color="auto"/>
          </w:divBdr>
        </w:div>
        <w:div w:id="1217934899">
          <w:marLeft w:val="640"/>
          <w:marRight w:val="0"/>
          <w:marTop w:val="0"/>
          <w:marBottom w:val="0"/>
          <w:divBdr>
            <w:top w:val="none" w:sz="0" w:space="0" w:color="auto"/>
            <w:left w:val="none" w:sz="0" w:space="0" w:color="auto"/>
            <w:bottom w:val="none" w:sz="0" w:space="0" w:color="auto"/>
            <w:right w:val="none" w:sz="0" w:space="0" w:color="auto"/>
          </w:divBdr>
        </w:div>
        <w:div w:id="1678969888">
          <w:marLeft w:val="640"/>
          <w:marRight w:val="0"/>
          <w:marTop w:val="0"/>
          <w:marBottom w:val="0"/>
          <w:divBdr>
            <w:top w:val="none" w:sz="0" w:space="0" w:color="auto"/>
            <w:left w:val="none" w:sz="0" w:space="0" w:color="auto"/>
            <w:bottom w:val="none" w:sz="0" w:space="0" w:color="auto"/>
            <w:right w:val="none" w:sz="0" w:space="0" w:color="auto"/>
          </w:divBdr>
        </w:div>
        <w:div w:id="1016031944">
          <w:marLeft w:val="640"/>
          <w:marRight w:val="0"/>
          <w:marTop w:val="0"/>
          <w:marBottom w:val="0"/>
          <w:divBdr>
            <w:top w:val="none" w:sz="0" w:space="0" w:color="auto"/>
            <w:left w:val="none" w:sz="0" w:space="0" w:color="auto"/>
            <w:bottom w:val="none" w:sz="0" w:space="0" w:color="auto"/>
            <w:right w:val="none" w:sz="0" w:space="0" w:color="auto"/>
          </w:divBdr>
        </w:div>
        <w:div w:id="310453345">
          <w:marLeft w:val="640"/>
          <w:marRight w:val="0"/>
          <w:marTop w:val="0"/>
          <w:marBottom w:val="0"/>
          <w:divBdr>
            <w:top w:val="none" w:sz="0" w:space="0" w:color="auto"/>
            <w:left w:val="none" w:sz="0" w:space="0" w:color="auto"/>
            <w:bottom w:val="none" w:sz="0" w:space="0" w:color="auto"/>
            <w:right w:val="none" w:sz="0" w:space="0" w:color="auto"/>
          </w:divBdr>
        </w:div>
        <w:div w:id="1037047969">
          <w:marLeft w:val="640"/>
          <w:marRight w:val="0"/>
          <w:marTop w:val="0"/>
          <w:marBottom w:val="0"/>
          <w:divBdr>
            <w:top w:val="none" w:sz="0" w:space="0" w:color="auto"/>
            <w:left w:val="none" w:sz="0" w:space="0" w:color="auto"/>
            <w:bottom w:val="none" w:sz="0" w:space="0" w:color="auto"/>
            <w:right w:val="none" w:sz="0" w:space="0" w:color="auto"/>
          </w:divBdr>
        </w:div>
        <w:div w:id="1832258753">
          <w:marLeft w:val="640"/>
          <w:marRight w:val="0"/>
          <w:marTop w:val="0"/>
          <w:marBottom w:val="0"/>
          <w:divBdr>
            <w:top w:val="none" w:sz="0" w:space="0" w:color="auto"/>
            <w:left w:val="none" w:sz="0" w:space="0" w:color="auto"/>
            <w:bottom w:val="none" w:sz="0" w:space="0" w:color="auto"/>
            <w:right w:val="none" w:sz="0" w:space="0" w:color="auto"/>
          </w:divBdr>
        </w:div>
        <w:div w:id="1130825764">
          <w:marLeft w:val="640"/>
          <w:marRight w:val="0"/>
          <w:marTop w:val="0"/>
          <w:marBottom w:val="0"/>
          <w:divBdr>
            <w:top w:val="none" w:sz="0" w:space="0" w:color="auto"/>
            <w:left w:val="none" w:sz="0" w:space="0" w:color="auto"/>
            <w:bottom w:val="none" w:sz="0" w:space="0" w:color="auto"/>
            <w:right w:val="none" w:sz="0" w:space="0" w:color="auto"/>
          </w:divBdr>
        </w:div>
        <w:div w:id="1708943822">
          <w:marLeft w:val="640"/>
          <w:marRight w:val="0"/>
          <w:marTop w:val="0"/>
          <w:marBottom w:val="0"/>
          <w:divBdr>
            <w:top w:val="none" w:sz="0" w:space="0" w:color="auto"/>
            <w:left w:val="none" w:sz="0" w:space="0" w:color="auto"/>
            <w:bottom w:val="none" w:sz="0" w:space="0" w:color="auto"/>
            <w:right w:val="none" w:sz="0" w:space="0" w:color="auto"/>
          </w:divBdr>
        </w:div>
        <w:div w:id="816801795">
          <w:marLeft w:val="640"/>
          <w:marRight w:val="0"/>
          <w:marTop w:val="0"/>
          <w:marBottom w:val="0"/>
          <w:divBdr>
            <w:top w:val="none" w:sz="0" w:space="0" w:color="auto"/>
            <w:left w:val="none" w:sz="0" w:space="0" w:color="auto"/>
            <w:bottom w:val="none" w:sz="0" w:space="0" w:color="auto"/>
            <w:right w:val="none" w:sz="0" w:space="0" w:color="auto"/>
          </w:divBdr>
        </w:div>
        <w:div w:id="1371879797">
          <w:marLeft w:val="640"/>
          <w:marRight w:val="0"/>
          <w:marTop w:val="0"/>
          <w:marBottom w:val="0"/>
          <w:divBdr>
            <w:top w:val="none" w:sz="0" w:space="0" w:color="auto"/>
            <w:left w:val="none" w:sz="0" w:space="0" w:color="auto"/>
            <w:bottom w:val="none" w:sz="0" w:space="0" w:color="auto"/>
            <w:right w:val="none" w:sz="0" w:space="0" w:color="auto"/>
          </w:divBdr>
        </w:div>
        <w:div w:id="1665353962">
          <w:marLeft w:val="640"/>
          <w:marRight w:val="0"/>
          <w:marTop w:val="0"/>
          <w:marBottom w:val="0"/>
          <w:divBdr>
            <w:top w:val="none" w:sz="0" w:space="0" w:color="auto"/>
            <w:left w:val="none" w:sz="0" w:space="0" w:color="auto"/>
            <w:bottom w:val="none" w:sz="0" w:space="0" w:color="auto"/>
            <w:right w:val="none" w:sz="0" w:space="0" w:color="auto"/>
          </w:divBdr>
        </w:div>
        <w:div w:id="1189219087">
          <w:marLeft w:val="640"/>
          <w:marRight w:val="0"/>
          <w:marTop w:val="0"/>
          <w:marBottom w:val="0"/>
          <w:divBdr>
            <w:top w:val="none" w:sz="0" w:space="0" w:color="auto"/>
            <w:left w:val="none" w:sz="0" w:space="0" w:color="auto"/>
            <w:bottom w:val="none" w:sz="0" w:space="0" w:color="auto"/>
            <w:right w:val="none" w:sz="0" w:space="0" w:color="auto"/>
          </w:divBdr>
        </w:div>
        <w:div w:id="1198817239">
          <w:marLeft w:val="640"/>
          <w:marRight w:val="0"/>
          <w:marTop w:val="0"/>
          <w:marBottom w:val="0"/>
          <w:divBdr>
            <w:top w:val="none" w:sz="0" w:space="0" w:color="auto"/>
            <w:left w:val="none" w:sz="0" w:space="0" w:color="auto"/>
            <w:bottom w:val="none" w:sz="0" w:space="0" w:color="auto"/>
            <w:right w:val="none" w:sz="0" w:space="0" w:color="auto"/>
          </w:divBdr>
        </w:div>
        <w:div w:id="290138927">
          <w:marLeft w:val="640"/>
          <w:marRight w:val="0"/>
          <w:marTop w:val="0"/>
          <w:marBottom w:val="0"/>
          <w:divBdr>
            <w:top w:val="none" w:sz="0" w:space="0" w:color="auto"/>
            <w:left w:val="none" w:sz="0" w:space="0" w:color="auto"/>
            <w:bottom w:val="none" w:sz="0" w:space="0" w:color="auto"/>
            <w:right w:val="none" w:sz="0" w:space="0" w:color="auto"/>
          </w:divBdr>
        </w:div>
        <w:div w:id="946809026">
          <w:marLeft w:val="640"/>
          <w:marRight w:val="0"/>
          <w:marTop w:val="0"/>
          <w:marBottom w:val="0"/>
          <w:divBdr>
            <w:top w:val="none" w:sz="0" w:space="0" w:color="auto"/>
            <w:left w:val="none" w:sz="0" w:space="0" w:color="auto"/>
            <w:bottom w:val="none" w:sz="0" w:space="0" w:color="auto"/>
            <w:right w:val="none" w:sz="0" w:space="0" w:color="auto"/>
          </w:divBdr>
        </w:div>
      </w:divsChild>
    </w:div>
    <w:div w:id="817957049">
      <w:bodyDiv w:val="1"/>
      <w:marLeft w:val="0"/>
      <w:marRight w:val="0"/>
      <w:marTop w:val="0"/>
      <w:marBottom w:val="0"/>
      <w:divBdr>
        <w:top w:val="none" w:sz="0" w:space="0" w:color="auto"/>
        <w:left w:val="none" w:sz="0" w:space="0" w:color="auto"/>
        <w:bottom w:val="none" w:sz="0" w:space="0" w:color="auto"/>
        <w:right w:val="none" w:sz="0" w:space="0" w:color="auto"/>
      </w:divBdr>
      <w:divsChild>
        <w:div w:id="530455206">
          <w:marLeft w:val="640"/>
          <w:marRight w:val="0"/>
          <w:marTop w:val="0"/>
          <w:marBottom w:val="0"/>
          <w:divBdr>
            <w:top w:val="none" w:sz="0" w:space="0" w:color="auto"/>
            <w:left w:val="none" w:sz="0" w:space="0" w:color="auto"/>
            <w:bottom w:val="none" w:sz="0" w:space="0" w:color="auto"/>
            <w:right w:val="none" w:sz="0" w:space="0" w:color="auto"/>
          </w:divBdr>
        </w:div>
        <w:div w:id="1397896334">
          <w:marLeft w:val="640"/>
          <w:marRight w:val="0"/>
          <w:marTop w:val="0"/>
          <w:marBottom w:val="0"/>
          <w:divBdr>
            <w:top w:val="none" w:sz="0" w:space="0" w:color="auto"/>
            <w:left w:val="none" w:sz="0" w:space="0" w:color="auto"/>
            <w:bottom w:val="none" w:sz="0" w:space="0" w:color="auto"/>
            <w:right w:val="none" w:sz="0" w:space="0" w:color="auto"/>
          </w:divBdr>
        </w:div>
        <w:div w:id="1049839410">
          <w:marLeft w:val="640"/>
          <w:marRight w:val="0"/>
          <w:marTop w:val="0"/>
          <w:marBottom w:val="0"/>
          <w:divBdr>
            <w:top w:val="none" w:sz="0" w:space="0" w:color="auto"/>
            <w:left w:val="none" w:sz="0" w:space="0" w:color="auto"/>
            <w:bottom w:val="none" w:sz="0" w:space="0" w:color="auto"/>
            <w:right w:val="none" w:sz="0" w:space="0" w:color="auto"/>
          </w:divBdr>
        </w:div>
        <w:div w:id="1477990861">
          <w:marLeft w:val="640"/>
          <w:marRight w:val="0"/>
          <w:marTop w:val="0"/>
          <w:marBottom w:val="0"/>
          <w:divBdr>
            <w:top w:val="none" w:sz="0" w:space="0" w:color="auto"/>
            <w:left w:val="none" w:sz="0" w:space="0" w:color="auto"/>
            <w:bottom w:val="none" w:sz="0" w:space="0" w:color="auto"/>
            <w:right w:val="none" w:sz="0" w:space="0" w:color="auto"/>
          </w:divBdr>
        </w:div>
        <w:div w:id="715469897">
          <w:marLeft w:val="640"/>
          <w:marRight w:val="0"/>
          <w:marTop w:val="0"/>
          <w:marBottom w:val="0"/>
          <w:divBdr>
            <w:top w:val="none" w:sz="0" w:space="0" w:color="auto"/>
            <w:left w:val="none" w:sz="0" w:space="0" w:color="auto"/>
            <w:bottom w:val="none" w:sz="0" w:space="0" w:color="auto"/>
            <w:right w:val="none" w:sz="0" w:space="0" w:color="auto"/>
          </w:divBdr>
        </w:div>
        <w:div w:id="1601181112">
          <w:marLeft w:val="640"/>
          <w:marRight w:val="0"/>
          <w:marTop w:val="0"/>
          <w:marBottom w:val="0"/>
          <w:divBdr>
            <w:top w:val="none" w:sz="0" w:space="0" w:color="auto"/>
            <w:left w:val="none" w:sz="0" w:space="0" w:color="auto"/>
            <w:bottom w:val="none" w:sz="0" w:space="0" w:color="auto"/>
            <w:right w:val="none" w:sz="0" w:space="0" w:color="auto"/>
          </w:divBdr>
        </w:div>
        <w:div w:id="1394305723">
          <w:marLeft w:val="640"/>
          <w:marRight w:val="0"/>
          <w:marTop w:val="0"/>
          <w:marBottom w:val="0"/>
          <w:divBdr>
            <w:top w:val="none" w:sz="0" w:space="0" w:color="auto"/>
            <w:left w:val="none" w:sz="0" w:space="0" w:color="auto"/>
            <w:bottom w:val="none" w:sz="0" w:space="0" w:color="auto"/>
            <w:right w:val="none" w:sz="0" w:space="0" w:color="auto"/>
          </w:divBdr>
        </w:div>
        <w:div w:id="1031538605">
          <w:marLeft w:val="640"/>
          <w:marRight w:val="0"/>
          <w:marTop w:val="0"/>
          <w:marBottom w:val="0"/>
          <w:divBdr>
            <w:top w:val="none" w:sz="0" w:space="0" w:color="auto"/>
            <w:left w:val="none" w:sz="0" w:space="0" w:color="auto"/>
            <w:bottom w:val="none" w:sz="0" w:space="0" w:color="auto"/>
            <w:right w:val="none" w:sz="0" w:space="0" w:color="auto"/>
          </w:divBdr>
        </w:div>
        <w:div w:id="1895004247">
          <w:marLeft w:val="640"/>
          <w:marRight w:val="0"/>
          <w:marTop w:val="0"/>
          <w:marBottom w:val="0"/>
          <w:divBdr>
            <w:top w:val="none" w:sz="0" w:space="0" w:color="auto"/>
            <w:left w:val="none" w:sz="0" w:space="0" w:color="auto"/>
            <w:bottom w:val="none" w:sz="0" w:space="0" w:color="auto"/>
            <w:right w:val="none" w:sz="0" w:space="0" w:color="auto"/>
          </w:divBdr>
        </w:div>
        <w:div w:id="1483038122">
          <w:marLeft w:val="640"/>
          <w:marRight w:val="0"/>
          <w:marTop w:val="0"/>
          <w:marBottom w:val="0"/>
          <w:divBdr>
            <w:top w:val="none" w:sz="0" w:space="0" w:color="auto"/>
            <w:left w:val="none" w:sz="0" w:space="0" w:color="auto"/>
            <w:bottom w:val="none" w:sz="0" w:space="0" w:color="auto"/>
            <w:right w:val="none" w:sz="0" w:space="0" w:color="auto"/>
          </w:divBdr>
        </w:div>
        <w:div w:id="1911190523">
          <w:marLeft w:val="640"/>
          <w:marRight w:val="0"/>
          <w:marTop w:val="0"/>
          <w:marBottom w:val="0"/>
          <w:divBdr>
            <w:top w:val="none" w:sz="0" w:space="0" w:color="auto"/>
            <w:left w:val="none" w:sz="0" w:space="0" w:color="auto"/>
            <w:bottom w:val="none" w:sz="0" w:space="0" w:color="auto"/>
            <w:right w:val="none" w:sz="0" w:space="0" w:color="auto"/>
          </w:divBdr>
        </w:div>
        <w:div w:id="237517380">
          <w:marLeft w:val="640"/>
          <w:marRight w:val="0"/>
          <w:marTop w:val="0"/>
          <w:marBottom w:val="0"/>
          <w:divBdr>
            <w:top w:val="none" w:sz="0" w:space="0" w:color="auto"/>
            <w:left w:val="none" w:sz="0" w:space="0" w:color="auto"/>
            <w:bottom w:val="none" w:sz="0" w:space="0" w:color="auto"/>
            <w:right w:val="none" w:sz="0" w:space="0" w:color="auto"/>
          </w:divBdr>
        </w:div>
        <w:div w:id="1302882061">
          <w:marLeft w:val="640"/>
          <w:marRight w:val="0"/>
          <w:marTop w:val="0"/>
          <w:marBottom w:val="0"/>
          <w:divBdr>
            <w:top w:val="none" w:sz="0" w:space="0" w:color="auto"/>
            <w:left w:val="none" w:sz="0" w:space="0" w:color="auto"/>
            <w:bottom w:val="none" w:sz="0" w:space="0" w:color="auto"/>
            <w:right w:val="none" w:sz="0" w:space="0" w:color="auto"/>
          </w:divBdr>
        </w:div>
        <w:div w:id="268900817">
          <w:marLeft w:val="640"/>
          <w:marRight w:val="0"/>
          <w:marTop w:val="0"/>
          <w:marBottom w:val="0"/>
          <w:divBdr>
            <w:top w:val="none" w:sz="0" w:space="0" w:color="auto"/>
            <w:left w:val="none" w:sz="0" w:space="0" w:color="auto"/>
            <w:bottom w:val="none" w:sz="0" w:space="0" w:color="auto"/>
            <w:right w:val="none" w:sz="0" w:space="0" w:color="auto"/>
          </w:divBdr>
        </w:div>
        <w:div w:id="2082824132">
          <w:marLeft w:val="640"/>
          <w:marRight w:val="0"/>
          <w:marTop w:val="0"/>
          <w:marBottom w:val="0"/>
          <w:divBdr>
            <w:top w:val="none" w:sz="0" w:space="0" w:color="auto"/>
            <w:left w:val="none" w:sz="0" w:space="0" w:color="auto"/>
            <w:bottom w:val="none" w:sz="0" w:space="0" w:color="auto"/>
            <w:right w:val="none" w:sz="0" w:space="0" w:color="auto"/>
          </w:divBdr>
        </w:div>
        <w:div w:id="2012558831">
          <w:marLeft w:val="640"/>
          <w:marRight w:val="0"/>
          <w:marTop w:val="0"/>
          <w:marBottom w:val="0"/>
          <w:divBdr>
            <w:top w:val="none" w:sz="0" w:space="0" w:color="auto"/>
            <w:left w:val="none" w:sz="0" w:space="0" w:color="auto"/>
            <w:bottom w:val="none" w:sz="0" w:space="0" w:color="auto"/>
            <w:right w:val="none" w:sz="0" w:space="0" w:color="auto"/>
          </w:divBdr>
        </w:div>
        <w:div w:id="896554770">
          <w:marLeft w:val="640"/>
          <w:marRight w:val="0"/>
          <w:marTop w:val="0"/>
          <w:marBottom w:val="0"/>
          <w:divBdr>
            <w:top w:val="none" w:sz="0" w:space="0" w:color="auto"/>
            <w:left w:val="none" w:sz="0" w:space="0" w:color="auto"/>
            <w:bottom w:val="none" w:sz="0" w:space="0" w:color="auto"/>
            <w:right w:val="none" w:sz="0" w:space="0" w:color="auto"/>
          </w:divBdr>
        </w:div>
        <w:div w:id="2054961917">
          <w:marLeft w:val="640"/>
          <w:marRight w:val="0"/>
          <w:marTop w:val="0"/>
          <w:marBottom w:val="0"/>
          <w:divBdr>
            <w:top w:val="none" w:sz="0" w:space="0" w:color="auto"/>
            <w:left w:val="none" w:sz="0" w:space="0" w:color="auto"/>
            <w:bottom w:val="none" w:sz="0" w:space="0" w:color="auto"/>
            <w:right w:val="none" w:sz="0" w:space="0" w:color="auto"/>
          </w:divBdr>
        </w:div>
        <w:div w:id="75522289">
          <w:marLeft w:val="640"/>
          <w:marRight w:val="0"/>
          <w:marTop w:val="0"/>
          <w:marBottom w:val="0"/>
          <w:divBdr>
            <w:top w:val="none" w:sz="0" w:space="0" w:color="auto"/>
            <w:left w:val="none" w:sz="0" w:space="0" w:color="auto"/>
            <w:bottom w:val="none" w:sz="0" w:space="0" w:color="auto"/>
            <w:right w:val="none" w:sz="0" w:space="0" w:color="auto"/>
          </w:divBdr>
        </w:div>
        <w:div w:id="460654914">
          <w:marLeft w:val="640"/>
          <w:marRight w:val="0"/>
          <w:marTop w:val="0"/>
          <w:marBottom w:val="0"/>
          <w:divBdr>
            <w:top w:val="none" w:sz="0" w:space="0" w:color="auto"/>
            <w:left w:val="none" w:sz="0" w:space="0" w:color="auto"/>
            <w:bottom w:val="none" w:sz="0" w:space="0" w:color="auto"/>
            <w:right w:val="none" w:sz="0" w:space="0" w:color="auto"/>
          </w:divBdr>
        </w:div>
        <w:div w:id="908885054">
          <w:marLeft w:val="640"/>
          <w:marRight w:val="0"/>
          <w:marTop w:val="0"/>
          <w:marBottom w:val="0"/>
          <w:divBdr>
            <w:top w:val="none" w:sz="0" w:space="0" w:color="auto"/>
            <w:left w:val="none" w:sz="0" w:space="0" w:color="auto"/>
            <w:bottom w:val="none" w:sz="0" w:space="0" w:color="auto"/>
            <w:right w:val="none" w:sz="0" w:space="0" w:color="auto"/>
          </w:divBdr>
        </w:div>
        <w:div w:id="2081974091">
          <w:marLeft w:val="640"/>
          <w:marRight w:val="0"/>
          <w:marTop w:val="0"/>
          <w:marBottom w:val="0"/>
          <w:divBdr>
            <w:top w:val="none" w:sz="0" w:space="0" w:color="auto"/>
            <w:left w:val="none" w:sz="0" w:space="0" w:color="auto"/>
            <w:bottom w:val="none" w:sz="0" w:space="0" w:color="auto"/>
            <w:right w:val="none" w:sz="0" w:space="0" w:color="auto"/>
          </w:divBdr>
        </w:div>
        <w:div w:id="1115903098">
          <w:marLeft w:val="640"/>
          <w:marRight w:val="0"/>
          <w:marTop w:val="0"/>
          <w:marBottom w:val="0"/>
          <w:divBdr>
            <w:top w:val="none" w:sz="0" w:space="0" w:color="auto"/>
            <w:left w:val="none" w:sz="0" w:space="0" w:color="auto"/>
            <w:bottom w:val="none" w:sz="0" w:space="0" w:color="auto"/>
            <w:right w:val="none" w:sz="0" w:space="0" w:color="auto"/>
          </w:divBdr>
        </w:div>
        <w:div w:id="2020964264">
          <w:marLeft w:val="640"/>
          <w:marRight w:val="0"/>
          <w:marTop w:val="0"/>
          <w:marBottom w:val="0"/>
          <w:divBdr>
            <w:top w:val="none" w:sz="0" w:space="0" w:color="auto"/>
            <w:left w:val="none" w:sz="0" w:space="0" w:color="auto"/>
            <w:bottom w:val="none" w:sz="0" w:space="0" w:color="auto"/>
            <w:right w:val="none" w:sz="0" w:space="0" w:color="auto"/>
          </w:divBdr>
        </w:div>
        <w:div w:id="312562669">
          <w:marLeft w:val="640"/>
          <w:marRight w:val="0"/>
          <w:marTop w:val="0"/>
          <w:marBottom w:val="0"/>
          <w:divBdr>
            <w:top w:val="none" w:sz="0" w:space="0" w:color="auto"/>
            <w:left w:val="none" w:sz="0" w:space="0" w:color="auto"/>
            <w:bottom w:val="none" w:sz="0" w:space="0" w:color="auto"/>
            <w:right w:val="none" w:sz="0" w:space="0" w:color="auto"/>
          </w:divBdr>
        </w:div>
        <w:div w:id="1179807785">
          <w:marLeft w:val="640"/>
          <w:marRight w:val="0"/>
          <w:marTop w:val="0"/>
          <w:marBottom w:val="0"/>
          <w:divBdr>
            <w:top w:val="none" w:sz="0" w:space="0" w:color="auto"/>
            <w:left w:val="none" w:sz="0" w:space="0" w:color="auto"/>
            <w:bottom w:val="none" w:sz="0" w:space="0" w:color="auto"/>
            <w:right w:val="none" w:sz="0" w:space="0" w:color="auto"/>
          </w:divBdr>
        </w:div>
        <w:div w:id="1861965790">
          <w:marLeft w:val="640"/>
          <w:marRight w:val="0"/>
          <w:marTop w:val="0"/>
          <w:marBottom w:val="0"/>
          <w:divBdr>
            <w:top w:val="none" w:sz="0" w:space="0" w:color="auto"/>
            <w:left w:val="none" w:sz="0" w:space="0" w:color="auto"/>
            <w:bottom w:val="none" w:sz="0" w:space="0" w:color="auto"/>
            <w:right w:val="none" w:sz="0" w:space="0" w:color="auto"/>
          </w:divBdr>
        </w:div>
        <w:div w:id="191384272">
          <w:marLeft w:val="640"/>
          <w:marRight w:val="0"/>
          <w:marTop w:val="0"/>
          <w:marBottom w:val="0"/>
          <w:divBdr>
            <w:top w:val="none" w:sz="0" w:space="0" w:color="auto"/>
            <w:left w:val="none" w:sz="0" w:space="0" w:color="auto"/>
            <w:bottom w:val="none" w:sz="0" w:space="0" w:color="auto"/>
            <w:right w:val="none" w:sz="0" w:space="0" w:color="auto"/>
          </w:divBdr>
        </w:div>
        <w:div w:id="885339195">
          <w:marLeft w:val="640"/>
          <w:marRight w:val="0"/>
          <w:marTop w:val="0"/>
          <w:marBottom w:val="0"/>
          <w:divBdr>
            <w:top w:val="none" w:sz="0" w:space="0" w:color="auto"/>
            <w:left w:val="none" w:sz="0" w:space="0" w:color="auto"/>
            <w:bottom w:val="none" w:sz="0" w:space="0" w:color="auto"/>
            <w:right w:val="none" w:sz="0" w:space="0" w:color="auto"/>
          </w:divBdr>
        </w:div>
        <w:div w:id="1401558308">
          <w:marLeft w:val="640"/>
          <w:marRight w:val="0"/>
          <w:marTop w:val="0"/>
          <w:marBottom w:val="0"/>
          <w:divBdr>
            <w:top w:val="none" w:sz="0" w:space="0" w:color="auto"/>
            <w:left w:val="none" w:sz="0" w:space="0" w:color="auto"/>
            <w:bottom w:val="none" w:sz="0" w:space="0" w:color="auto"/>
            <w:right w:val="none" w:sz="0" w:space="0" w:color="auto"/>
          </w:divBdr>
        </w:div>
        <w:div w:id="459686063">
          <w:marLeft w:val="640"/>
          <w:marRight w:val="0"/>
          <w:marTop w:val="0"/>
          <w:marBottom w:val="0"/>
          <w:divBdr>
            <w:top w:val="none" w:sz="0" w:space="0" w:color="auto"/>
            <w:left w:val="none" w:sz="0" w:space="0" w:color="auto"/>
            <w:bottom w:val="none" w:sz="0" w:space="0" w:color="auto"/>
            <w:right w:val="none" w:sz="0" w:space="0" w:color="auto"/>
          </w:divBdr>
        </w:div>
        <w:div w:id="530799581">
          <w:marLeft w:val="640"/>
          <w:marRight w:val="0"/>
          <w:marTop w:val="0"/>
          <w:marBottom w:val="0"/>
          <w:divBdr>
            <w:top w:val="none" w:sz="0" w:space="0" w:color="auto"/>
            <w:left w:val="none" w:sz="0" w:space="0" w:color="auto"/>
            <w:bottom w:val="none" w:sz="0" w:space="0" w:color="auto"/>
            <w:right w:val="none" w:sz="0" w:space="0" w:color="auto"/>
          </w:divBdr>
        </w:div>
        <w:div w:id="1397165025">
          <w:marLeft w:val="640"/>
          <w:marRight w:val="0"/>
          <w:marTop w:val="0"/>
          <w:marBottom w:val="0"/>
          <w:divBdr>
            <w:top w:val="none" w:sz="0" w:space="0" w:color="auto"/>
            <w:left w:val="none" w:sz="0" w:space="0" w:color="auto"/>
            <w:bottom w:val="none" w:sz="0" w:space="0" w:color="auto"/>
            <w:right w:val="none" w:sz="0" w:space="0" w:color="auto"/>
          </w:divBdr>
        </w:div>
      </w:divsChild>
    </w:div>
    <w:div w:id="825823427">
      <w:bodyDiv w:val="1"/>
      <w:marLeft w:val="0"/>
      <w:marRight w:val="0"/>
      <w:marTop w:val="0"/>
      <w:marBottom w:val="0"/>
      <w:divBdr>
        <w:top w:val="none" w:sz="0" w:space="0" w:color="auto"/>
        <w:left w:val="none" w:sz="0" w:space="0" w:color="auto"/>
        <w:bottom w:val="none" w:sz="0" w:space="0" w:color="auto"/>
        <w:right w:val="none" w:sz="0" w:space="0" w:color="auto"/>
      </w:divBdr>
      <w:divsChild>
        <w:div w:id="205678932">
          <w:marLeft w:val="640"/>
          <w:marRight w:val="0"/>
          <w:marTop w:val="0"/>
          <w:marBottom w:val="0"/>
          <w:divBdr>
            <w:top w:val="none" w:sz="0" w:space="0" w:color="auto"/>
            <w:left w:val="none" w:sz="0" w:space="0" w:color="auto"/>
            <w:bottom w:val="none" w:sz="0" w:space="0" w:color="auto"/>
            <w:right w:val="none" w:sz="0" w:space="0" w:color="auto"/>
          </w:divBdr>
        </w:div>
        <w:div w:id="1691295378">
          <w:marLeft w:val="640"/>
          <w:marRight w:val="0"/>
          <w:marTop w:val="0"/>
          <w:marBottom w:val="0"/>
          <w:divBdr>
            <w:top w:val="none" w:sz="0" w:space="0" w:color="auto"/>
            <w:left w:val="none" w:sz="0" w:space="0" w:color="auto"/>
            <w:bottom w:val="none" w:sz="0" w:space="0" w:color="auto"/>
            <w:right w:val="none" w:sz="0" w:space="0" w:color="auto"/>
          </w:divBdr>
        </w:div>
        <w:div w:id="1230534662">
          <w:marLeft w:val="640"/>
          <w:marRight w:val="0"/>
          <w:marTop w:val="0"/>
          <w:marBottom w:val="0"/>
          <w:divBdr>
            <w:top w:val="none" w:sz="0" w:space="0" w:color="auto"/>
            <w:left w:val="none" w:sz="0" w:space="0" w:color="auto"/>
            <w:bottom w:val="none" w:sz="0" w:space="0" w:color="auto"/>
            <w:right w:val="none" w:sz="0" w:space="0" w:color="auto"/>
          </w:divBdr>
        </w:div>
        <w:div w:id="660350188">
          <w:marLeft w:val="640"/>
          <w:marRight w:val="0"/>
          <w:marTop w:val="0"/>
          <w:marBottom w:val="0"/>
          <w:divBdr>
            <w:top w:val="none" w:sz="0" w:space="0" w:color="auto"/>
            <w:left w:val="none" w:sz="0" w:space="0" w:color="auto"/>
            <w:bottom w:val="none" w:sz="0" w:space="0" w:color="auto"/>
            <w:right w:val="none" w:sz="0" w:space="0" w:color="auto"/>
          </w:divBdr>
        </w:div>
        <w:div w:id="116917198">
          <w:marLeft w:val="640"/>
          <w:marRight w:val="0"/>
          <w:marTop w:val="0"/>
          <w:marBottom w:val="0"/>
          <w:divBdr>
            <w:top w:val="none" w:sz="0" w:space="0" w:color="auto"/>
            <w:left w:val="none" w:sz="0" w:space="0" w:color="auto"/>
            <w:bottom w:val="none" w:sz="0" w:space="0" w:color="auto"/>
            <w:right w:val="none" w:sz="0" w:space="0" w:color="auto"/>
          </w:divBdr>
        </w:div>
        <w:div w:id="2105958458">
          <w:marLeft w:val="640"/>
          <w:marRight w:val="0"/>
          <w:marTop w:val="0"/>
          <w:marBottom w:val="0"/>
          <w:divBdr>
            <w:top w:val="none" w:sz="0" w:space="0" w:color="auto"/>
            <w:left w:val="none" w:sz="0" w:space="0" w:color="auto"/>
            <w:bottom w:val="none" w:sz="0" w:space="0" w:color="auto"/>
            <w:right w:val="none" w:sz="0" w:space="0" w:color="auto"/>
          </w:divBdr>
        </w:div>
        <w:div w:id="1081221780">
          <w:marLeft w:val="640"/>
          <w:marRight w:val="0"/>
          <w:marTop w:val="0"/>
          <w:marBottom w:val="0"/>
          <w:divBdr>
            <w:top w:val="none" w:sz="0" w:space="0" w:color="auto"/>
            <w:left w:val="none" w:sz="0" w:space="0" w:color="auto"/>
            <w:bottom w:val="none" w:sz="0" w:space="0" w:color="auto"/>
            <w:right w:val="none" w:sz="0" w:space="0" w:color="auto"/>
          </w:divBdr>
        </w:div>
        <w:div w:id="587077133">
          <w:marLeft w:val="640"/>
          <w:marRight w:val="0"/>
          <w:marTop w:val="0"/>
          <w:marBottom w:val="0"/>
          <w:divBdr>
            <w:top w:val="none" w:sz="0" w:space="0" w:color="auto"/>
            <w:left w:val="none" w:sz="0" w:space="0" w:color="auto"/>
            <w:bottom w:val="none" w:sz="0" w:space="0" w:color="auto"/>
            <w:right w:val="none" w:sz="0" w:space="0" w:color="auto"/>
          </w:divBdr>
        </w:div>
        <w:div w:id="159273048">
          <w:marLeft w:val="640"/>
          <w:marRight w:val="0"/>
          <w:marTop w:val="0"/>
          <w:marBottom w:val="0"/>
          <w:divBdr>
            <w:top w:val="none" w:sz="0" w:space="0" w:color="auto"/>
            <w:left w:val="none" w:sz="0" w:space="0" w:color="auto"/>
            <w:bottom w:val="none" w:sz="0" w:space="0" w:color="auto"/>
            <w:right w:val="none" w:sz="0" w:space="0" w:color="auto"/>
          </w:divBdr>
        </w:div>
        <w:div w:id="1810707934">
          <w:marLeft w:val="640"/>
          <w:marRight w:val="0"/>
          <w:marTop w:val="0"/>
          <w:marBottom w:val="0"/>
          <w:divBdr>
            <w:top w:val="none" w:sz="0" w:space="0" w:color="auto"/>
            <w:left w:val="none" w:sz="0" w:space="0" w:color="auto"/>
            <w:bottom w:val="none" w:sz="0" w:space="0" w:color="auto"/>
            <w:right w:val="none" w:sz="0" w:space="0" w:color="auto"/>
          </w:divBdr>
        </w:div>
        <w:div w:id="708409724">
          <w:marLeft w:val="640"/>
          <w:marRight w:val="0"/>
          <w:marTop w:val="0"/>
          <w:marBottom w:val="0"/>
          <w:divBdr>
            <w:top w:val="none" w:sz="0" w:space="0" w:color="auto"/>
            <w:left w:val="none" w:sz="0" w:space="0" w:color="auto"/>
            <w:bottom w:val="none" w:sz="0" w:space="0" w:color="auto"/>
            <w:right w:val="none" w:sz="0" w:space="0" w:color="auto"/>
          </w:divBdr>
        </w:div>
        <w:div w:id="1162087347">
          <w:marLeft w:val="640"/>
          <w:marRight w:val="0"/>
          <w:marTop w:val="0"/>
          <w:marBottom w:val="0"/>
          <w:divBdr>
            <w:top w:val="none" w:sz="0" w:space="0" w:color="auto"/>
            <w:left w:val="none" w:sz="0" w:space="0" w:color="auto"/>
            <w:bottom w:val="none" w:sz="0" w:space="0" w:color="auto"/>
            <w:right w:val="none" w:sz="0" w:space="0" w:color="auto"/>
          </w:divBdr>
        </w:div>
        <w:div w:id="1623805935">
          <w:marLeft w:val="640"/>
          <w:marRight w:val="0"/>
          <w:marTop w:val="0"/>
          <w:marBottom w:val="0"/>
          <w:divBdr>
            <w:top w:val="none" w:sz="0" w:space="0" w:color="auto"/>
            <w:left w:val="none" w:sz="0" w:space="0" w:color="auto"/>
            <w:bottom w:val="none" w:sz="0" w:space="0" w:color="auto"/>
            <w:right w:val="none" w:sz="0" w:space="0" w:color="auto"/>
          </w:divBdr>
        </w:div>
        <w:div w:id="371148847">
          <w:marLeft w:val="640"/>
          <w:marRight w:val="0"/>
          <w:marTop w:val="0"/>
          <w:marBottom w:val="0"/>
          <w:divBdr>
            <w:top w:val="none" w:sz="0" w:space="0" w:color="auto"/>
            <w:left w:val="none" w:sz="0" w:space="0" w:color="auto"/>
            <w:bottom w:val="none" w:sz="0" w:space="0" w:color="auto"/>
            <w:right w:val="none" w:sz="0" w:space="0" w:color="auto"/>
          </w:divBdr>
        </w:div>
        <w:div w:id="1149325864">
          <w:marLeft w:val="640"/>
          <w:marRight w:val="0"/>
          <w:marTop w:val="0"/>
          <w:marBottom w:val="0"/>
          <w:divBdr>
            <w:top w:val="none" w:sz="0" w:space="0" w:color="auto"/>
            <w:left w:val="none" w:sz="0" w:space="0" w:color="auto"/>
            <w:bottom w:val="none" w:sz="0" w:space="0" w:color="auto"/>
            <w:right w:val="none" w:sz="0" w:space="0" w:color="auto"/>
          </w:divBdr>
        </w:div>
        <w:div w:id="1692418683">
          <w:marLeft w:val="640"/>
          <w:marRight w:val="0"/>
          <w:marTop w:val="0"/>
          <w:marBottom w:val="0"/>
          <w:divBdr>
            <w:top w:val="none" w:sz="0" w:space="0" w:color="auto"/>
            <w:left w:val="none" w:sz="0" w:space="0" w:color="auto"/>
            <w:bottom w:val="none" w:sz="0" w:space="0" w:color="auto"/>
            <w:right w:val="none" w:sz="0" w:space="0" w:color="auto"/>
          </w:divBdr>
        </w:div>
        <w:div w:id="359667550">
          <w:marLeft w:val="640"/>
          <w:marRight w:val="0"/>
          <w:marTop w:val="0"/>
          <w:marBottom w:val="0"/>
          <w:divBdr>
            <w:top w:val="none" w:sz="0" w:space="0" w:color="auto"/>
            <w:left w:val="none" w:sz="0" w:space="0" w:color="auto"/>
            <w:bottom w:val="none" w:sz="0" w:space="0" w:color="auto"/>
            <w:right w:val="none" w:sz="0" w:space="0" w:color="auto"/>
          </w:divBdr>
        </w:div>
        <w:div w:id="1991055394">
          <w:marLeft w:val="640"/>
          <w:marRight w:val="0"/>
          <w:marTop w:val="0"/>
          <w:marBottom w:val="0"/>
          <w:divBdr>
            <w:top w:val="none" w:sz="0" w:space="0" w:color="auto"/>
            <w:left w:val="none" w:sz="0" w:space="0" w:color="auto"/>
            <w:bottom w:val="none" w:sz="0" w:space="0" w:color="auto"/>
            <w:right w:val="none" w:sz="0" w:space="0" w:color="auto"/>
          </w:divBdr>
        </w:div>
        <w:div w:id="1294754467">
          <w:marLeft w:val="640"/>
          <w:marRight w:val="0"/>
          <w:marTop w:val="0"/>
          <w:marBottom w:val="0"/>
          <w:divBdr>
            <w:top w:val="none" w:sz="0" w:space="0" w:color="auto"/>
            <w:left w:val="none" w:sz="0" w:space="0" w:color="auto"/>
            <w:bottom w:val="none" w:sz="0" w:space="0" w:color="auto"/>
            <w:right w:val="none" w:sz="0" w:space="0" w:color="auto"/>
          </w:divBdr>
        </w:div>
        <w:div w:id="500240847">
          <w:marLeft w:val="640"/>
          <w:marRight w:val="0"/>
          <w:marTop w:val="0"/>
          <w:marBottom w:val="0"/>
          <w:divBdr>
            <w:top w:val="none" w:sz="0" w:space="0" w:color="auto"/>
            <w:left w:val="none" w:sz="0" w:space="0" w:color="auto"/>
            <w:bottom w:val="none" w:sz="0" w:space="0" w:color="auto"/>
            <w:right w:val="none" w:sz="0" w:space="0" w:color="auto"/>
          </w:divBdr>
        </w:div>
      </w:divsChild>
    </w:div>
    <w:div w:id="827136018">
      <w:bodyDiv w:val="1"/>
      <w:marLeft w:val="0"/>
      <w:marRight w:val="0"/>
      <w:marTop w:val="0"/>
      <w:marBottom w:val="0"/>
      <w:divBdr>
        <w:top w:val="none" w:sz="0" w:space="0" w:color="auto"/>
        <w:left w:val="none" w:sz="0" w:space="0" w:color="auto"/>
        <w:bottom w:val="none" w:sz="0" w:space="0" w:color="auto"/>
        <w:right w:val="none" w:sz="0" w:space="0" w:color="auto"/>
      </w:divBdr>
    </w:div>
    <w:div w:id="832839795">
      <w:bodyDiv w:val="1"/>
      <w:marLeft w:val="0"/>
      <w:marRight w:val="0"/>
      <w:marTop w:val="0"/>
      <w:marBottom w:val="0"/>
      <w:divBdr>
        <w:top w:val="none" w:sz="0" w:space="0" w:color="auto"/>
        <w:left w:val="none" w:sz="0" w:space="0" w:color="auto"/>
        <w:bottom w:val="none" w:sz="0" w:space="0" w:color="auto"/>
        <w:right w:val="none" w:sz="0" w:space="0" w:color="auto"/>
      </w:divBdr>
      <w:divsChild>
        <w:div w:id="332488653">
          <w:marLeft w:val="640"/>
          <w:marRight w:val="0"/>
          <w:marTop w:val="0"/>
          <w:marBottom w:val="0"/>
          <w:divBdr>
            <w:top w:val="none" w:sz="0" w:space="0" w:color="auto"/>
            <w:left w:val="none" w:sz="0" w:space="0" w:color="auto"/>
            <w:bottom w:val="none" w:sz="0" w:space="0" w:color="auto"/>
            <w:right w:val="none" w:sz="0" w:space="0" w:color="auto"/>
          </w:divBdr>
        </w:div>
        <w:div w:id="1453357649">
          <w:marLeft w:val="640"/>
          <w:marRight w:val="0"/>
          <w:marTop w:val="0"/>
          <w:marBottom w:val="0"/>
          <w:divBdr>
            <w:top w:val="none" w:sz="0" w:space="0" w:color="auto"/>
            <w:left w:val="none" w:sz="0" w:space="0" w:color="auto"/>
            <w:bottom w:val="none" w:sz="0" w:space="0" w:color="auto"/>
            <w:right w:val="none" w:sz="0" w:space="0" w:color="auto"/>
          </w:divBdr>
        </w:div>
        <w:div w:id="663167438">
          <w:marLeft w:val="640"/>
          <w:marRight w:val="0"/>
          <w:marTop w:val="0"/>
          <w:marBottom w:val="0"/>
          <w:divBdr>
            <w:top w:val="none" w:sz="0" w:space="0" w:color="auto"/>
            <w:left w:val="none" w:sz="0" w:space="0" w:color="auto"/>
            <w:bottom w:val="none" w:sz="0" w:space="0" w:color="auto"/>
            <w:right w:val="none" w:sz="0" w:space="0" w:color="auto"/>
          </w:divBdr>
        </w:div>
        <w:div w:id="1619876585">
          <w:marLeft w:val="640"/>
          <w:marRight w:val="0"/>
          <w:marTop w:val="0"/>
          <w:marBottom w:val="0"/>
          <w:divBdr>
            <w:top w:val="none" w:sz="0" w:space="0" w:color="auto"/>
            <w:left w:val="none" w:sz="0" w:space="0" w:color="auto"/>
            <w:bottom w:val="none" w:sz="0" w:space="0" w:color="auto"/>
            <w:right w:val="none" w:sz="0" w:space="0" w:color="auto"/>
          </w:divBdr>
        </w:div>
        <w:div w:id="1037973672">
          <w:marLeft w:val="640"/>
          <w:marRight w:val="0"/>
          <w:marTop w:val="0"/>
          <w:marBottom w:val="0"/>
          <w:divBdr>
            <w:top w:val="none" w:sz="0" w:space="0" w:color="auto"/>
            <w:left w:val="none" w:sz="0" w:space="0" w:color="auto"/>
            <w:bottom w:val="none" w:sz="0" w:space="0" w:color="auto"/>
            <w:right w:val="none" w:sz="0" w:space="0" w:color="auto"/>
          </w:divBdr>
        </w:div>
        <w:div w:id="703989896">
          <w:marLeft w:val="640"/>
          <w:marRight w:val="0"/>
          <w:marTop w:val="0"/>
          <w:marBottom w:val="0"/>
          <w:divBdr>
            <w:top w:val="none" w:sz="0" w:space="0" w:color="auto"/>
            <w:left w:val="none" w:sz="0" w:space="0" w:color="auto"/>
            <w:bottom w:val="none" w:sz="0" w:space="0" w:color="auto"/>
            <w:right w:val="none" w:sz="0" w:space="0" w:color="auto"/>
          </w:divBdr>
        </w:div>
        <w:div w:id="1206599043">
          <w:marLeft w:val="640"/>
          <w:marRight w:val="0"/>
          <w:marTop w:val="0"/>
          <w:marBottom w:val="0"/>
          <w:divBdr>
            <w:top w:val="none" w:sz="0" w:space="0" w:color="auto"/>
            <w:left w:val="none" w:sz="0" w:space="0" w:color="auto"/>
            <w:bottom w:val="none" w:sz="0" w:space="0" w:color="auto"/>
            <w:right w:val="none" w:sz="0" w:space="0" w:color="auto"/>
          </w:divBdr>
        </w:div>
        <w:div w:id="1490176557">
          <w:marLeft w:val="640"/>
          <w:marRight w:val="0"/>
          <w:marTop w:val="0"/>
          <w:marBottom w:val="0"/>
          <w:divBdr>
            <w:top w:val="none" w:sz="0" w:space="0" w:color="auto"/>
            <w:left w:val="none" w:sz="0" w:space="0" w:color="auto"/>
            <w:bottom w:val="none" w:sz="0" w:space="0" w:color="auto"/>
            <w:right w:val="none" w:sz="0" w:space="0" w:color="auto"/>
          </w:divBdr>
        </w:div>
        <w:div w:id="756755402">
          <w:marLeft w:val="640"/>
          <w:marRight w:val="0"/>
          <w:marTop w:val="0"/>
          <w:marBottom w:val="0"/>
          <w:divBdr>
            <w:top w:val="none" w:sz="0" w:space="0" w:color="auto"/>
            <w:left w:val="none" w:sz="0" w:space="0" w:color="auto"/>
            <w:bottom w:val="none" w:sz="0" w:space="0" w:color="auto"/>
            <w:right w:val="none" w:sz="0" w:space="0" w:color="auto"/>
          </w:divBdr>
        </w:div>
        <w:div w:id="2091804682">
          <w:marLeft w:val="640"/>
          <w:marRight w:val="0"/>
          <w:marTop w:val="0"/>
          <w:marBottom w:val="0"/>
          <w:divBdr>
            <w:top w:val="none" w:sz="0" w:space="0" w:color="auto"/>
            <w:left w:val="none" w:sz="0" w:space="0" w:color="auto"/>
            <w:bottom w:val="none" w:sz="0" w:space="0" w:color="auto"/>
            <w:right w:val="none" w:sz="0" w:space="0" w:color="auto"/>
          </w:divBdr>
        </w:div>
        <w:div w:id="1658803804">
          <w:marLeft w:val="640"/>
          <w:marRight w:val="0"/>
          <w:marTop w:val="0"/>
          <w:marBottom w:val="0"/>
          <w:divBdr>
            <w:top w:val="none" w:sz="0" w:space="0" w:color="auto"/>
            <w:left w:val="none" w:sz="0" w:space="0" w:color="auto"/>
            <w:bottom w:val="none" w:sz="0" w:space="0" w:color="auto"/>
            <w:right w:val="none" w:sz="0" w:space="0" w:color="auto"/>
          </w:divBdr>
        </w:div>
        <w:div w:id="946546850">
          <w:marLeft w:val="640"/>
          <w:marRight w:val="0"/>
          <w:marTop w:val="0"/>
          <w:marBottom w:val="0"/>
          <w:divBdr>
            <w:top w:val="none" w:sz="0" w:space="0" w:color="auto"/>
            <w:left w:val="none" w:sz="0" w:space="0" w:color="auto"/>
            <w:bottom w:val="none" w:sz="0" w:space="0" w:color="auto"/>
            <w:right w:val="none" w:sz="0" w:space="0" w:color="auto"/>
          </w:divBdr>
        </w:div>
        <w:div w:id="1750693229">
          <w:marLeft w:val="640"/>
          <w:marRight w:val="0"/>
          <w:marTop w:val="0"/>
          <w:marBottom w:val="0"/>
          <w:divBdr>
            <w:top w:val="none" w:sz="0" w:space="0" w:color="auto"/>
            <w:left w:val="none" w:sz="0" w:space="0" w:color="auto"/>
            <w:bottom w:val="none" w:sz="0" w:space="0" w:color="auto"/>
            <w:right w:val="none" w:sz="0" w:space="0" w:color="auto"/>
          </w:divBdr>
        </w:div>
        <w:div w:id="150220087">
          <w:marLeft w:val="640"/>
          <w:marRight w:val="0"/>
          <w:marTop w:val="0"/>
          <w:marBottom w:val="0"/>
          <w:divBdr>
            <w:top w:val="none" w:sz="0" w:space="0" w:color="auto"/>
            <w:left w:val="none" w:sz="0" w:space="0" w:color="auto"/>
            <w:bottom w:val="none" w:sz="0" w:space="0" w:color="auto"/>
            <w:right w:val="none" w:sz="0" w:space="0" w:color="auto"/>
          </w:divBdr>
        </w:div>
        <w:div w:id="631400126">
          <w:marLeft w:val="640"/>
          <w:marRight w:val="0"/>
          <w:marTop w:val="0"/>
          <w:marBottom w:val="0"/>
          <w:divBdr>
            <w:top w:val="none" w:sz="0" w:space="0" w:color="auto"/>
            <w:left w:val="none" w:sz="0" w:space="0" w:color="auto"/>
            <w:bottom w:val="none" w:sz="0" w:space="0" w:color="auto"/>
            <w:right w:val="none" w:sz="0" w:space="0" w:color="auto"/>
          </w:divBdr>
        </w:div>
        <w:div w:id="992756913">
          <w:marLeft w:val="640"/>
          <w:marRight w:val="0"/>
          <w:marTop w:val="0"/>
          <w:marBottom w:val="0"/>
          <w:divBdr>
            <w:top w:val="none" w:sz="0" w:space="0" w:color="auto"/>
            <w:left w:val="none" w:sz="0" w:space="0" w:color="auto"/>
            <w:bottom w:val="none" w:sz="0" w:space="0" w:color="auto"/>
            <w:right w:val="none" w:sz="0" w:space="0" w:color="auto"/>
          </w:divBdr>
        </w:div>
        <w:div w:id="1373191283">
          <w:marLeft w:val="640"/>
          <w:marRight w:val="0"/>
          <w:marTop w:val="0"/>
          <w:marBottom w:val="0"/>
          <w:divBdr>
            <w:top w:val="none" w:sz="0" w:space="0" w:color="auto"/>
            <w:left w:val="none" w:sz="0" w:space="0" w:color="auto"/>
            <w:bottom w:val="none" w:sz="0" w:space="0" w:color="auto"/>
            <w:right w:val="none" w:sz="0" w:space="0" w:color="auto"/>
          </w:divBdr>
        </w:div>
        <w:div w:id="465662567">
          <w:marLeft w:val="640"/>
          <w:marRight w:val="0"/>
          <w:marTop w:val="0"/>
          <w:marBottom w:val="0"/>
          <w:divBdr>
            <w:top w:val="none" w:sz="0" w:space="0" w:color="auto"/>
            <w:left w:val="none" w:sz="0" w:space="0" w:color="auto"/>
            <w:bottom w:val="none" w:sz="0" w:space="0" w:color="auto"/>
            <w:right w:val="none" w:sz="0" w:space="0" w:color="auto"/>
          </w:divBdr>
        </w:div>
        <w:div w:id="1950698466">
          <w:marLeft w:val="640"/>
          <w:marRight w:val="0"/>
          <w:marTop w:val="0"/>
          <w:marBottom w:val="0"/>
          <w:divBdr>
            <w:top w:val="none" w:sz="0" w:space="0" w:color="auto"/>
            <w:left w:val="none" w:sz="0" w:space="0" w:color="auto"/>
            <w:bottom w:val="none" w:sz="0" w:space="0" w:color="auto"/>
            <w:right w:val="none" w:sz="0" w:space="0" w:color="auto"/>
          </w:divBdr>
        </w:div>
        <w:div w:id="842473723">
          <w:marLeft w:val="640"/>
          <w:marRight w:val="0"/>
          <w:marTop w:val="0"/>
          <w:marBottom w:val="0"/>
          <w:divBdr>
            <w:top w:val="none" w:sz="0" w:space="0" w:color="auto"/>
            <w:left w:val="none" w:sz="0" w:space="0" w:color="auto"/>
            <w:bottom w:val="none" w:sz="0" w:space="0" w:color="auto"/>
            <w:right w:val="none" w:sz="0" w:space="0" w:color="auto"/>
          </w:divBdr>
        </w:div>
        <w:div w:id="1337615329">
          <w:marLeft w:val="640"/>
          <w:marRight w:val="0"/>
          <w:marTop w:val="0"/>
          <w:marBottom w:val="0"/>
          <w:divBdr>
            <w:top w:val="none" w:sz="0" w:space="0" w:color="auto"/>
            <w:left w:val="none" w:sz="0" w:space="0" w:color="auto"/>
            <w:bottom w:val="none" w:sz="0" w:space="0" w:color="auto"/>
            <w:right w:val="none" w:sz="0" w:space="0" w:color="auto"/>
          </w:divBdr>
        </w:div>
        <w:div w:id="1327779049">
          <w:marLeft w:val="640"/>
          <w:marRight w:val="0"/>
          <w:marTop w:val="0"/>
          <w:marBottom w:val="0"/>
          <w:divBdr>
            <w:top w:val="none" w:sz="0" w:space="0" w:color="auto"/>
            <w:left w:val="none" w:sz="0" w:space="0" w:color="auto"/>
            <w:bottom w:val="none" w:sz="0" w:space="0" w:color="auto"/>
            <w:right w:val="none" w:sz="0" w:space="0" w:color="auto"/>
          </w:divBdr>
        </w:div>
        <w:div w:id="783691146">
          <w:marLeft w:val="640"/>
          <w:marRight w:val="0"/>
          <w:marTop w:val="0"/>
          <w:marBottom w:val="0"/>
          <w:divBdr>
            <w:top w:val="none" w:sz="0" w:space="0" w:color="auto"/>
            <w:left w:val="none" w:sz="0" w:space="0" w:color="auto"/>
            <w:bottom w:val="none" w:sz="0" w:space="0" w:color="auto"/>
            <w:right w:val="none" w:sz="0" w:space="0" w:color="auto"/>
          </w:divBdr>
        </w:div>
        <w:div w:id="470487804">
          <w:marLeft w:val="640"/>
          <w:marRight w:val="0"/>
          <w:marTop w:val="0"/>
          <w:marBottom w:val="0"/>
          <w:divBdr>
            <w:top w:val="none" w:sz="0" w:space="0" w:color="auto"/>
            <w:left w:val="none" w:sz="0" w:space="0" w:color="auto"/>
            <w:bottom w:val="none" w:sz="0" w:space="0" w:color="auto"/>
            <w:right w:val="none" w:sz="0" w:space="0" w:color="auto"/>
          </w:divBdr>
        </w:div>
        <w:div w:id="1221132508">
          <w:marLeft w:val="640"/>
          <w:marRight w:val="0"/>
          <w:marTop w:val="0"/>
          <w:marBottom w:val="0"/>
          <w:divBdr>
            <w:top w:val="none" w:sz="0" w:space="0" w:color="auto"/>
            <w:left w:val="none" w:sz="0" w:space="0" w:color="auto"/>
            <w:bottom w:val="none" w:sz="0" w:space="0" w:color="auto"/>
            <w:right w:val="none" w:sz="0" w:space="0" w:color="auto"/>
          </w:divBdr>
        </w:div>
        <w:div w:id="2133358938">
          <w:marLeft w:val="640"/>
          <w:marRight w:val="0"/>
          <w:marTop w:val="0"/>
          <w:marBottom w:val="0"/>
          <w:divBdr>
            <w:top w:val="none" w:sz="0" w:space="0" w:color="auto"/>
            <w:left w:val="none" w:sz="0" w:space="0" w:color="auto"/>
            <w:bottom w:val="none" w:sz="0" w:space="0" w:color="auto"/>
            <w:right w:val="none" w:sz="0" w:space="0" w:color="auto"/>
          </w:divBdr>
        </w:div>
        <w:div w:id="440999613">
          <w:marLeft w:val="640"/>
          <w:marRight w:val="0"/>
          <w:marTop w:val="0"/>
          <w:marBottom w:val="0"/>
          <w:divBdr>
            <w:top w:val="none" w:sz="0" w:space="0" w:color="auto"/>
            <w:left w:val="none" w:sz="0" w:space="0" w:color="auto"/>
            <w:bottom w:val="none" w:sz="0" w:space="0" w:color="auto"/>
            <w:right w:val="none" w:sz="0" w:space="0" w:color="auto"/>
          </w:divBdr>
        </w:div>
        <w:div w:id="1289314832">
          <w:marLeft w:val="640"/>
          <w:marRight w:val="0"/>
          <w:marTop w:val="0"/>
          <w:marBottom w:val="0"/>
          <w:divBdr>
            <w:top w:val="none" w:sz="0" w:space="0" w:color="auto"/>
            <w:left w:val="none" w:sz="0" w:space="0" w:color="auto"/>
            <w:bottom w:val="none" w:sz="0" w:space="0" w:color="auto"/>
            <w:right w:val="none" w:sz="0" w:space="0" w:color="auto"/>
          </w:divBdr>
        </w:div>
      </w:divsChild>
    </w:div>
    <w:div w:id="858469599">
      <w:bodyDiv w:val="1"/>
      <w:marLeft w:val="0"/>
      <w:marRight w:val="0"/>
      <w:marTop w:val="0"/>
      <w:marBottom w:val="0"/>
      <w:divBdr>
        <w:top w:val="none" w:sz="0" w:space="0" w:color="auto"/>
        <w:left w:val="none" w:sz="0" w:space="0" w:color="auto"/>
        <w:bottom w:val="none" w:sz="0" w:space="0" w:color="auto"/>
        <w:right w:val="none" w:sz="0" w:space="0" w:color="auto"/>
      </w:divBdr>
      <w:divsChild>
        <w:div w:id="939482507">
          <w:marLeft w:val="640"/>
          <w:marRight w:val="0"/>
          <w:marTop w:val="0"/>
          <w:marBottom w:val="0"/>
          <w:divBdr>
            <w:top w:val="none" w:sz="0" w:space="0" w:color="auto"/>
            <w:left w:val="none" w:sz="0" w:space="0" w:color="auto"/>
            <w:bottom w:val="none" w:sz="0" w:space="0" w:color="auto"/>
            <w:right w:val="none" w:sz="0" w:space="0" w:color="auto"/>
          </w:divBdr>
        </w:div>
        <w:div w:id="804742340">
          <w:marLeft w:val="640"/>
          <w:marRight w:val="0"/>
          <w:marTop w:val="0"/>
          <w:marBottom w:val="0"/>
          <w:divBdr>
            <w:top w:val="none" w:sz="0" w:space="0" w:color="auto"/>
            <w:left w:val="none" w:sz="0" w:space="0" w:color="auto"/>
            <w:bottom w:val="none" w:sz="0" w:space="0" w:color="auto"/>
            <w:right w:val="none" w:sz="0" w:space="0" w:color="auto"/>
          </w:divBdr>
        </w:div>
        <w:div w:id="1284381529">
          <w:marLeft w:val="640"/>
          <w:marRight w:val="0"/>
          <w:marTop w:val="0"/>
          <w:marBottom w:val="0"/>
          <w:divBdr>
            <w:top w:val="none" w:sz="0" w:space="0" w:color="auto"/>
            <w:left w:val="none" w:sz="0" w:space="0" w:color="auto"/>
            <w:bottom w:val="none" w:sz="0" w:space="0" w:color="auto"/>
            <w:right w:val="none" w:sz="0" w:space="0" w:color="auto"/>
          </w:divBdr>
        </w:div>
        <w:div w:id="761028638">
          <w:marLeft w:val="640"/>
          <w:marRight w:val="0"/>
          <w:marTop w:val="0"/>
          <w:marBottom w:val="0"/>
          <w:divBdr>
            <w:top w:val="none" w:sz="0" w:space="0" w:color="auto"/>
            <w:left w:val="none" w:sz="0" w:space="0" w:color="auto"/>
            <w:bottom w:val="none" w:sz="0" w:space="0" w:color="auto"/>
            <w:right w:val="none" w:sz="0" w:space="0" w:color="auto"/>
          </w:divBdr>
        </w:div>
        <w:div w:id="1902015428">
          <w:marLeft w:val="640"/>
          <w:marRight w:val="0"/>
          <w:marTop w:val="0"/>
          <w:marBottom w:val="0"/>
          <w:divBdr>
            <w:top w:val="none" w:sz="0" w:space="0" w:color="auto"/>
            <w:left w:val="none" w:sz="0" w:space="0" w:color="auto"/>
            <w:bottom w:val="none" w:sz="0" w:space="0" w:color="auto"/>
            <w:right w:val="none" w:sz="0" w:space="0" w:color="auto"/>
          </w:divBdr>
        </w:div>
        <w:div w:id="1152405742">
          <w:marLeft w:val="640"/>
          <w:marRight w:val="0"/>
          <w:marTop w:val="0"/>
          <w:marBottom w:val="0"/>
          <w:divBdr>
            <w:top w:val="none" w:sz="0" w:space="0" w:color="auto"/>
            <w:left w:val="none" w:sz="0" w:space="0" w:color="auto"/>
            <w:bottom w:val="none" w:sz="0" w:space="0" w:color="auto"/>
            <w:right w:val="none" w:sz="0" w:space="0" w:color="auto"/>
          </w:divBdr>
        </w:div>
        <w:div w:id="1715277292">
          <w:marLeft w:val="640"/>
          <w:marRight w:val="0"/>
          <w:marTop w:val="0"/>
          <w:marBottom w:val="0"/>
          <w:divBdr>
            <w:top w:val="none" w:sz="0" w:space="0" w:color="auto"/>
            <w:left w:val="none" w:sz="0" w:space="0" w:color="auto"/>
            <w:bottom w:val="none" w:sz="0" w:space="0" w:color="auto"/>
            <w:right w:val="none" w:sz="0" w:space="0" w:color="auto"/>
          </w:divBdr>
        </w:div>
        <w:div w:id="587159891">
          <w:marLeft w:val="640"/>
          <w:marRight w:val="0"/>
          <w:marTop w:val="0"/>
          <w:marBottom w:val="0"/>
          <w:divBdr>
            <w:top w:val="none" w:sz="0" w:space="0" w:color="auto"/>
            <w:left w:val="none" w:sz="0" w:space="0" w:color="auto"/>
            <w:bottom w:val="none" w:sz="0" w:space="0" w:color="auto"/>
            <w:right w:val="none" w:sz="0" w:space="0" w:color="auto"/>
          </w:divBdr>
        </w:div>
        <w:div w:id="1969776084">
          <w:marLeft w:val="640"/>
          <w:marRight w:val="0"/>
          <w:marTop w:val="0"/>
          <w:marBottom w:val="0"/>
          <w:divBdr>
            <w:top w:val="none" w:sz="0" w:space="0" w:color="auto"/>
            <w:left w:val="none" w:sz="0" w:space="0" w:color="auto"/>
            <w:bottom w:val="none" w:sz="0" w:space="0" w:color="auto"/>
            <w:right w:val="none" w:sz="0" w:space="0" w:color="auto"/>
          </w:divBdr>
        </w:div>
        <w:div w:id="734163080">
          <w:marLeft w:val="640"/>
          <w:marRight w:val="0"/>
          <w:marTop w:val="0"/>
          <w:marBottom w:val="0"/>
          <w:divBdr>
            <w:top w:val="none" w:sz="0" w:space="0" w:color="auto"/>
            <w:left w:val="none" w:sz="0" w:space="0" w:color="auto"/>
            <w:bottom w:val="none" w:sz="0" w:space="0" w:color="auto"/>
            <w:right w:val="none" w:sz="0" w:space="0" w:color="auto"/>
          </w:divBdr>
        </w:div>
        <w:div w:id="756824027">
          <w:marLeft w:val="640"/>
          <w:marRight w:val="0"/>
          <w:marTop w:val="0"/>
          <w:marBottom w:val="0"/>
          <w:divBdr>
            <w:top w:val="none" w:sz="0" w:space="0" w:color="auto"/>
            <w:left w:val="none" w:sz="0" w:space="0" w:color="auto"/>
            <w:bottom w:val="none" w:sz="0" w:space="0" w:color="auto"/>
            <w:right w:val="none" w:sz="0" w:space="0" w:color="auto"/>
          </w:divBdr>
        </w:div>
        <w:div w:id="1788814336">
          <w:marLeft w:val="640"/>
          <w:marRight w:val="0"/>
          <w:marTop w:val="0"/>
          <w:marBottom w:val="0"/>
          <w:divBdr>
            <w:top w:val="none" w:sz="0" w:space="0" w:color="auto"/>
            <w:left w:val="none" w:sz="0" w:space="0" w:color="auto"/>
            <w:bottom w:val="none" w:sz="0" w:space="0" w:color="auto"/>
            <w:right w:val="none" w:sz="0" w:space="0" w:color="auto"/>
          </w:divBdr>
        </w:div>
        <w:div w:id="913273326">
          <w:marLeft w:val="640"/>
          <w:marRight w:val="0"/>
          <w:marTop w:val="0"/>
          <w:marBottom w:val="0"/>
          <w:divBdr>
            <w:top w:val="none" w:sz="0" w:space="0" w:color="auto"/>
            <w:left w:val="none" w:sz="0" w:space="0" w:color="auto"/>
            <w:bottom w:val="none" w:sz="0" w:space="0" w:color="auto"/>
            <w:right w:val="none" w:sz="0" w:space="0" w:color="auto"/>
          </w:divBdr>
        </w:div>
        <w:div w:id="1926037800">
          <w:marLeft w:val="640"/>
          <w:marRight w:val="0"/>
          <w:marTop w:val="0"/>
          <w:marBottom w:val="0"/>
          <w:divBdr>
            <w:top w:val="none" w:sz="0" w:space="0" w:color="auto"/>
            <w:left w:val="none" w:sz="0" w:space="0" w:color="auto"/>
            <w:bottom w:val="none" w:sz="0" w:space="0" w:color="auto"/>
            <w:right w:val="none" w:sz="0" w:space="0" w:color="auto"/>
          </w:divBdr>
        </w:div>
        <w:div w:id="1743794822">
          <w:marLeft w:val="640"/>
          <w:marRight w:val="0"/>
          <w:marTop w:val="0"/>
          <w:marBottom w:val="0"/>
          <w:divBdr>
            <w:top w:val="none" w:sz="0" w:space="0" w:color="auto"/>
            <w:left w:val="none" w:sz="0" w:space="0" w:color="auto"/>
            <w:bottom w:val="none" w:sz="0" w:space="0" w:color="auto"/>
            <w:right w:val="none" w:sz="0" w:space="0" w:color="auto"/>
          </w:divBdr>
        </w:div>
        <w:div w:id="1165558631">
          <w:marLeft w:val="640"/>
          <w:marRight w:val="0"/>
          <w:marTop w:val="0"/>
          <w:marBottom w:val="0"/>
          <w:divBdr>
            <w:top w:val="none" w:sz="0" w:space="0" w:color="auto"/>
            <w:left w:val="none" w:sz="0" w:space="0" w:color="auto"/>
            <w:bottom w:val="none" w:sz="0" w:space="0" w:color="auto"/>
            <w:right w:val="none" w:sz="0" w:space="0" w:color="auto"/>
          </w:divBdr>
        </w:div>
        <w:div w:id="141505320">
          <w:marLeft w:val="640"/>
          <w:marRight w:val="0"/>
          <w:marTop w:val="0"/>
          <w:marBottom w:val="0"/>
          <w:divBdr>
            <w:top w:val="none" w:sz="0" w:space="0" w:color="auto"/>
            <w:left w:val="none" w:sz="0" w:space="0" w:color="auto"/>
            <w:bottom w:val="none" w:sz="0" w:space="0" w:color="auto"/>
            <w:right w:val="none" w:sz="0" w:space="0" w:color="auto"/>
          </w:divBdr>
        </w:div>
        <w:div w:id="399791548">
          <w:marLeft w:val="640"/>
          <w:marRight w:val="0"/>
          <w:marTop w:val="0"/>
          <w:marBottom w:val="0"/>
          <w:divBdr>
            <w:top w:val="none" w:sz="0" w:space="0" w:color="auto"/>
            <w:left w:val="none" w:sz="0" w:space="0" w:color="auto"/>
            <w:bottom w:val="none" w:sz="0" w:space="0" w:color="auto"/>
            <w:right w:val="none" w:sz="0" w:space="0" w:color="auto"/>
          </w:divBdr>
        </w:div>
        <w:div w:id="672729254">
          <w:marLeft w:val="640"/>
          <w:marRight w:val="0"/>
          <w:marTop w:val="0"/>
          <w:marBottom w:val="0"/>
          <w:divBdr>
            <w:top w:val="none" w:sz="0" w:space="0" w:color="auto"/>
            <w:left w:val="none" w:sz="0" w:space="0" w:color="auto"/>
            <w:bottom w:val="none" w:sz="0" w:space="0" w:color="auto"/>
            <w:right w:val="none" w:sz="0" w:space="0" w:color="auto"/>
          </w:divBdr>
        </w:div>
        <w:div w:id="1485854883">
          <w:marLeft w:val="640"/>
          <w:marRight w:val="0"/>
          <w:marTop w:val="0"/>
          <w:marBottom w:val="0"/>
          <w:divBdr>
            <w:top w:val="none" w:sz="0" w:space="0" w:color="auto"/>
            <w:left w:val="none" w:sz="0" w:space="0" w:color="auto"/>
            <w:bottom w:val="none" w:sz="0" w:space="0" w:color="auto"/>
            <w:right w:val="none" w:sz="0" w:space="0" w:color="auto"/>
          </w:divBdr>
        </w:div>
        <w:div w:id="291518929">
          <w:marLeft w:val="640"/>
          <w:marRight w:val="0"/>
          <w:marTop w:val="0"/>
          <w:marBottom w:val="0"/>
          <w:divBdr>
            <w:top w:val="none" w:sz="0" w:space="0" w:color="auto"/>
            <w:left w:val="none" w:sz="0" w:space="0" w:color="auto"/>
            <w:bottom w:val="none" w:sz="0" w:space="0" w:color="auto"/>
            <w:right w:val="none" w:sz="0" w:space="0" w:color="auto"/>
          </w:divBdr>
        </w:div>
        <w:div w:id="543257077">
          <w:marLeft w:val="640"/>
          <w:marRight w:val="0"/>
          <w:marTop w:val="0"/>
          <w:marBottom w:val="0"/>
          <w:divBdr>
            <w:top w:val="none" w:sz="0" w:space="0" w:color="auto"/>
            <w:left w:val="none" w:sz="0" w:space="0" w:color="auto"/>
            <w:bottom w:val="none" w:sz="0" w:space="0" w:color="auto"/>
            <w:right w:val="none" w:sz="0" w:space="0" w:color="auto"/>
          </w:divBdr>
        </w:div>
        <w:div w:id="1668902802">
          <w:marLeft w:val="640"/>
          <w:marRight w:val="0"/>
          <w:marTop w:val="0"/>
          <w:marBottom w:val="0"/>
          <w:divBdr>
            <w:top w:val="none" w:sz="0" w:space="0" w:color="auto"/>
            <w:left w:val="none" w:sz="0" w:space="0" w:color="auto"/>
            <w:bottom w:val="none" w:sz="0" w:space="0" w:color="auto"/>
            <w:right w:val="none" w:sz="0" w:space="0" w:color="auto"/>
          </w:divBdr>
        </w:div>
        <w:div w:id="1460369896">
          <w:marLeft w:val="640"/>
          <w:marRight w:val="0"/>
          <w:marTop w:val="0"/>
          <w:marBottom w:val="0"/>
          <w:divBdr>
            <w:top w:val="none" w:sz="0" w:space="0" w:color="auto"/>
            <w:left w:val="none" w:sz="0" w:space="0" w:color="auto"/>
            <w:bottom w:val="none" w:sz="0" w:space="0" w:color="auto"/>
            <w:right w:val="none" w:sz="0" w:space="0" w:color="auto"/>
          </w:divBdr>
        </w:div>
        <w:div w:id="1587617920">
          <w:marLeft w:val="640"/>
          <w:marRight w:val="0"/>
          <w:marTop w:val="0"/>
          <w:marBottom w:val="0"/>
          <w:divBdr>
            <w:top w:val="none" w:sz="0" w:space="0" w:color="auto"/>
            <w:left w:val="none" w:sz="0" w:space="0" w:color="auto"/>
            <w:bottom w:val="none" w:sz="0" w:space="0" w:color="auto"/>
            <w:right w:val="none" w:sz="0" w:space="0" w:color="auto"/>
          </w:divBdr>
        </w:div>
        <w:div w:id="1566257182">
          <w:marLeft w:val="640"/>
          <w:marRight w:val="0"/>
          <w:marTop w:val="0"/>
          <w:marBottom w:val="0"/>
          <w:divBdr>
            <w:top w:val="none" w:sz="0" w:space="0" w:color="auto"/>
            <w:left w:val="none" w:sz="0" w:space="0" w:color="auto"/>
            <w:bottom w:val="none" w:sz="0" w:space="0" w:color="auto"/>
            <w:right w:val="none" w:sz="0" w:space="0" w:color="auto"/>
          </w:divBdr>
        </w:div>
        <w:div w:id="1960601941">
          <w:marLeft w:val="640"/>
          <w:marRight w:val="0"/>
          <w:marTop w:val="0"/>
          <w:marBottom w:val="0"/>
          <w:divBdr>
            <w:top w:val="none" w:sz="0" w:space="0" w:color="auto"/>
            <w:left w:val="none" w:sz="0" w:space="0" w:color="auto"/>
            <w:bottom w:val="none" w:sz="0" w:space="0" w:color="auto"/>
            <w:right w:val="none" w:sz="0" w:space="0" w:color="auto"/>
          </w:divBdr>
        </w:div>
        <w:div w:id="2012829836">
          <w:marLeft w:val="640"/>
          <w:marRight w:val="0"/>
          <w:marTop w:val="0"/>
          <w:marBottom w:val="0"/>
          <w:divBdr>
            <w:top w:val="none" w:sz="0" w:space="0" w:color="auto"/>
            <w:left w:val="none" w:sz="0" w:space="0" w:color="auto"/>
            <w:bottom w:val="none" w:sz="0" w:space="0" w:color="auto"/>
            <w:right w:val="none" w:sz="0" w:space="0" w:color="auto"/>
          </w:divBdr>
        </w:div>
        <w:div w:id="329675975">
          <w:marLeft w:val="640"/>
          <w:marRight w:val="0"/>
          <w:marTop w:val="0"/>
          <w:marBottom w:val="0"/>
          <w:divBdr>
            <w:top w:val="none" w:sz="0" w:space="0" w:color="auto"/>
            <w:left w:val="none" w:sz="0" w:space="0" w:color="auto"/>
            <w:bottom w:val="none" w:sz="0" w:space="0" w:color="auto"/>
            <w:right w:val="none" w:sz="0" w:space="0" w:color="auto"/>
          </w:divBdr>
        </w:div>
        <w:div w:id="482046136">
          <w:marLeft w:val="640"/>
          <w:marRight w:val="0"/>
          <w:marTop w:val="0"/>
          <w:marBottom w:val="0"/>
          <w:divBdr>
            <w:top w:val="none" w:sz="0" w:space="0" w:color="auto"/>
            <w:left w:val="none" w:sz="0" w:space="0" w:color="auto"/>
            <w:bottom w:val="none" w:sz="0" w:space="0" w:color="auto"/>
            <w:right w:val="none" w:sz="0" w:space="0" w:color="auto"/>
          </w:divBdr>
        </w:div>
        <w:div w:id="1883519570">
          <w:marLeft w:val="640"/>
          <w:marRight w:val="0"/>
          <w:marTop w:val="0"/>
          <w:marBottom w:val="0"/>
          <w:divBdr>
            <w:top w:val="none" w:sz="0" w:space="0" w:color="auto"/>
            <w:left w:val="none" w:sz="0" w:space="0" w:color="auto"/>
            <w:bottom w:val="none" w:sz="0" w:space="0" w:color="auto"/>
            <w:right w:val="none" w:sz="0" w:space="0" w:color="auto"/>
          </w:divBdr>
        </w:div>
        <w:div w:id="50276953">
          <w:marLeft w:val="640"/>
          <w:marRight w:val="0"/>
          <w:marTop w:val="0"/>
          <w:marBottom w:val="0"/>
          <w:divBdr>
            <w:top w:val="none" w:sz="0" w:space="0" w:color="auto"/>
            <w:left w:val="none" w:sz="0" w:space="0" w:color="auto"/>
            <w:bottom w:val="none" w:sz="0" w:space="0" w:color="auto"/>
            <w:right w:val="none" w:sz="0" w:space="0" w:color="auto"/>
          </w:divBdr>
        </w:div>
        <w:div w:id="499152932">
          <w:marLeft w:val="640"/>
          <w:marRight w:val="0"/>
          <w:marTop w:val="0"/>
          <w:marBottom w:val="0"/>
          <w:divBdr>
            <w:top w:val="none" w:sz="0" w:space="0" w:color="auto"/>
            <w:left w:val="none" w:sz="0" w:space="0" w:color="auto"/>
            <w:bottom w:val="none" w:sz="0" w:space="0" w:color="auto"/>
            <w:right w:val="none" w:sz="0" w:space="0" w:color="auto"/>
          </w:divBdr>
        </w:div>
        <w:div w:id="964458403">
          <w:marLeft w:val="640"/>
          <w:marRight w:val="0"/>
          <w:marTop w:val="0"/>
          <w:marBottom w:val="0"/>
          <w:divBdr>
            <w:top w:val="none" w:sz="0" w:space="0" w:color="auto"/>
            <w:left w:val="none" w:sz="0" w:space="0" w:color="auto"/>
            <w:bottom w:val="none" w:sz="0" w:space="0" w:color="auto"/>
            <w:right w:val="none" w:sz="0" w:space="0" w:color="auto"/>
          </w:divBdr>
        </w:div>
        <w:div w:id="1534147992">
          <w:marLeft w:val="640"/>
          <w:marRight w:val="0"/>
          <w:marTop w:val="0"/>
          <w:marBottom w:val="0"/>
          <w:divBdr>
            <w:top w:val="none" w:sz="0" w:space="0" w:color="auto"/>
            <w:left w:val="none" w:sz="0" w:space="0" w:color="auto"/>
            <w:bottom w:val="none" w:sz="0" w:space="0" w:color="auto"/>
            <w:right w:val="none" w:sz="0" w:space="0" w:color="auto"/>
          </w:divBdr>
        </w:div>
        <w:div w:id="453914475">
          <w:marLeft w:val="640"/>
          <w:marRight w:val="0"/>
          <w:marTop w:val="0"/>
          <w:marBottom w:val="0"/>
          <w:divBdr>
            <w:top w:val="none" w:sz="0" w:space="0" w:color="auto"/>
            <w:left w:val="none" w:sz="0" w:space="0" w:color="auto"/>
            <w:bottom w:val="none" w:sz="0" w:space="0" w:color="auto"/>
            <w:right w:val="none" w:sz="0" w:space="0" w:color="auto"/>
          </w:divBdr>
        </w:div>
        <w:div w:id="920485126">
          <w:marLeft w:val="640"/>
          <w:marRight w:val="0"/>
          <w:marTop w:val="0"/>
          <w:marBottom w:val="0"/>
          <w:divBdr>
            <w:top w:val="none" w:sz="0" w:space="0" w:color="auto"/>
            <w:left w:val="none" w:sz="0" w:space="0" w:color="auto"/>
            <w:bottom w:val="none" w:sz="0" w:space="0" w:color="auto"/>
            <w:right w:val="none" w:sz="0" w:space="0" w:color="auto"/>
          </w:divBdr>
        </w:div>
        <w:div w:id="73750877">
          <w:marLeft w:val="640"/>
          <w:marRight w:val="0"/>
          <w:marTop w:val="0"/>
          <w:marBottom w:val="0"/>
          <w:divBdr>
            <w:top w:val="none" w:sz="0" w:space="0" w:color="auto"/>
            <w:left w:val="none" w:sz="0" w:space="0" w:color="auto"/>
            <w:bottom w:val="none" w:sz="0" w:space="0" w:color="auto"/>
            <w:right w:val="none" w:sz="0" w:space="0" w:color="auto"/>
          </w:divBdr>
        </w:div>
        <w:div w:id="1440024020">
          <w:marLeft w:val="640"/>
          <w:marRight w:val="0"/>
          <w:marTop w:val="0"/>
          <w:marBottom w:val="0"/>
          <w:divBdr>
            <w:top w:val="none" w:sz="0" w:space="0" w:color="auto"/>
            <w:left w:val="none" w:sz="0" w:space="0" w:color="auto"/>
            <w:bottom w:val="none" w:sz="0" w:space="0" w:color="auto"/>
            <w:right w:val="none" w:sz="0" w:space="0" w:color="auto"/>
          </w:divBdr>
        </w:div>
        <w:div w:id="594245860">
          <w:marLeft w:val="640"/>
          <w:marRight w:val="0"/>
          <w:marTop w:val="0"/>
          <w:marBottom w:val="0"/>
          <w:divBdr>
            <w:top w:val="none" w:sz="0" w:space="0" w:color="auto"/>
            <w:left w:val="none" w:sz="0" w:space="0" w:color="auto"/>
            <w:bottom w:val="none" w:sz="0" w:space="0" w:color="auto"/>
            <w:right w:val="none" w:sz="0" w:space="0" w:color="auto"/>
          </w:divBdr>
        </w:div>
        <w:div w:id="2068646851">
          <w:marLeft w:val="640"/>
          <w:marRight w:val="0"/>
          <w:marTop w:val="0"/>
          <w:marBottom w:val="0"/>
          <w:divBdr>
            <w:top w:val="none" w:sz="0" w:space="0" w:color="auto"/>
            <w:left w:val="none" w:sz="0" w:space="0" w:color="auto"/>
            <w:bottom w:val="none" w:sz="0" w:space="0" w:color="auto"/>
            <w:right w:val="none" w:sz="0" w:space="0" w:color="auto"/>
          </w:divBdr>
        </w:div>
        <w:div w:id="1090808826">
          <w:marLeft w:val="640"/>
          <w:marRight w:val="0"/>
          <w:marTop w:val="0"/>
          <w:marBottom w:val="0"/>
          <w:divBdr>
            <w:top w:val="none" w:sz="0" w:space="0" w:color="auto"/>
            <w:left w:val="none" w:sz="0" w:space="0" w:color="auto"/>
            <w:bottom w:val="none" w:sz="0" w:space="0" w:color="auto"/>
            <w:right w:val="none" w:sz="0" w:space="0" w:color="auto"/>
          </w:divBdr>
        </w:div>
        <w:div w:id="117140702">
          <w:marLeft w:val="640"/>
          <w:marRight w:val="0"/>
          <w:marTop w:val="0"/>
          <w:marBottom w:val="0"/>
          <w:divBdr>
            <w:top w:val="none" w:sz="0" w:space="0" w:color="auto"/>
            <w:left w:val="none" w:sz="0" w:space="0" w:color="auto"/>
            <w:bottom w:val="none" w:sz="0" w:space="0" w:color="auto"/>
            <w:right w:val="none" w:sz="0" w:space="0" w:color="auto"/>
          </w:divBdr>
        </w:div>
        <w:div w:id="420486944">
          <w:marLeft w:val="640"/>
          <w:marRight w:val="0"/>
          <w:marTop w:val="0"/>
          <w:marBottom w:val="0"/>
          <w:divBdr>
            <w:top w:val="none" w:sz="0" w:space="0" w:color="auto"/>
            <w:left w:val="none" w:sz="0" w:space="0" w:color="auto"/>
            <w:bottom w:val="none" w:sz="0" w:space="0" w:color="auto"/>
            <w:right w:val="none" w:sz="0" w:space="0" w:color="auto"/>
          </w:divBdr>
        </w:div>
        <w:div w:id="775102155">
          <w:marLeft w:val="640"/>
          <w:marRight w:val="0"/>
          <w:marTop w:val="0"/>
          <w:marBottom w:val="0"/>
          <w:divBdr>
            <w:top w:val="none" w:sz="0" w:space="0" w:color="auto"/>
            <w:left w:val="none" w:sz="0" w:space="0" w:color="auto"/>
            <w:bottom w:val="none" w:sz="0" w:space="0" w:color="auto"/>
            <w:right w:val="none" w:sz="0" w:space="0" w:color="auto"/>
          </w:divBdr>
        </w:div>
        <w:div w:id="1619987696">
          <w:marLeft w:val="640"/>
          <w:marRight w:val="0"/>
          <w:marTop w:val="0"/>
          <w:marBottom w:val="0"/>
          <w:divBdr>
            <w:top w:val="none" w:sz="0" w:space="0" w:color="auto"/>
            <w:left w:val="none" w:sz="0" w:space="0" w:color="auto"/>
            <w:bottom w:val="none" w:sz="0" w:space="0" w:color="auto"/>
            <w:right w:val="none" w:sz="0" w:space="0" w:color="auto"/>
          </w:divBdr>
        </w:div>
        <w:div w:id="1794322860">
          <w:marLeft w:val="640"/>
          <w:marRight w:val="0"/>
          <w:marTop w:val="0"/>
          <w:marBottom w:val="0"/>
          <w:divBdr>
            <w:top w:val="none" w:sz="0" w:space="0" w:color="auto"/>
            <w:left w:val="none" w:sz="0" w:space="0" w:color="auto"/>
            <w:bottom w:val="none" w:sz="0" w:space="0" w:color="auto"/>
            <w:right w:val="none" w:sz="0" w:space="0" w:color="auto"/>
          </w:divBdr>
        </w:div>
      </w:divsChild>
    </w:div>
    <w:div w:id="883326930">
      <w:bodyDiv w:val="1"/>
      <w:marLeft w:val="0"/>
      <w:marRight w:val="0"/>
      <w:marTop w:val="0"/>
      <w:marBottom w:val="0"/>
      <w:divBdr>
        <w:top w:val="none" w:sz="0" w:space="0" w:color="auto"/>
        <w:left w:val="none" w:sz="0" w:space="0" w:color="auto"/>
        <w:bottom w:val="none" w:sz="0" w:space="0" w:color="auto"/>
        <w:right w:val="none" w:sz="0" w:space="0" w:color="auto"/>
      </w:divBdr>
      <w:divsChild>
        <w:div w:id="1779906294">
          <w:marLeft w:val="640"/>
          <w:marRight w:val="0"/>
          <w:marTop w:val="0"/>
          <w:marBottom w:val="0"/>
          <w:divBdr>
            <w:top w:val="none" w:sz="0" w:space="0" w:color="auto"/>
            <w:left w:val="none" w:sz="0" w:space="0" w:color="auto"/>
            <w:bottom w:val="none" w:sz="0" w:space="0" w:color="auto"/>
            <w:right w:val="none" w:sz="0" w:space="0" w:color="auto"/>
          </w:divBdr>
        </w:div>
        <w:div w:id="612788019">
          <w:marLeft w:val="640"/>
          <w:marRight w:val="0"/>
          <w:marTop w:val="0"/>
          <w:marBottom w:val="0"/>
          <w:divBdr>
            <w:top w:val="none" w:sz="0" w:space="0" w:color="auto"/>
            <w:left w:val="none" w:sz="0" w:space="0" w:color="auto"/>
            <w:bottom w:val="none" w:sz="0" w:space="0" w:color="auto"/>
            <w:right w:val="none" w:sz="0" w:space="0" w:color="auto"/>
          </w:divBdr>
        </w:div>
        <w:div w:id="680859006">
          <w:marLeft w:val="640"/>
          <w:marRight w:val="0"/>
          <w:marTop w:val="0"/>
          <w:marBottom w:val="0"/>
          <w:divBdr>
            <w:top w:val="none" w:sz="0" w:space="0" w:color="auto"/>
            <w:left w:val="none" w:sz="0" w:space="0" w:color="auto"/>
            <w:bottom w:val="none" w:sz="0" w:space="0" w:color="auto"/>
            <w:right w:val="none" w:sz="0" w:space="0" w:color="auto"/>
          </w:divBdr>
        </w:div>
        <w:div w:id="167450224">
          <w:marLeft w:val="640"/>
          <w:marRight w:val="0"/>
          <w:marTop w:val="0"/>
          <w:marBottom w:val="0"/>
          <w:divBdr>
            <w:top w:val="none" w:sz="0" w:space="0" w:color="auto"/>
            <w:left w:val="none" w:sz="0" w:space="0" w:color="auto"/>
            <w:bottom w:val="none" w:sz="0" w:space="0" w:color="auto"/>
            <w:right w:val="none" w:sz="0" w:space="0" w:color="auto"/>
          </w:divBdr>
        </w:div>
        <w:div w:id="1340618127">
          <w:marLeft w:val="640"/>
          <w:marRight w:val="0"/>
          <w:marTop w:val="0"/>
          <w:marBottom w:val="0"/>
          <w:divBdr>
            <w:top w:val="none" w:sz="0" w:space="0" w:color="auto"/>
            <w:left w:val="none" w:sz="0" w:space="0" w:color="auto"/>
            <w:bottom w:val="none" w:sz="0" w:space="0" w:color="auto"/>
            <w:right w:val="none" w:sz="0" w:space="0" w:color="auto"/>
          </w:divBdr>
        </w:div>
        <w:div w:id="1207138501">
          <w:marLeft w:val="640"/>
          <w:marRight w:val="0"/>
          <w:marTop w:val="0"/>
          <w:marBottom w:val="0"/>
          <w:divBdr>
            <w:top w:val="none" w:sz="0" w:space="0" w:color="auto"/>
            <w:left w:val="none" w:sz="0" w:space="0" w:color="auto"/>
            <w:bottom w:val="none" w:sz="0" w:space="0" w:color="auto"/>
            <w:right w:val="none" w:sz="0" w:space="0" w:color="auto"/>
          </w:divBdr>
        </w:div>
        <w:div w:id="1233614788">
          <w:marLeft w:val="640"/>
          <w:marRight w:val="0"/>
          <w:marTop w:val="0"/>
          <w:marBottom w:val="0"/>
          <w:divBdr>
            <w:top w:val="none" w:sz="0" w:space="0" w:color="auto"/>
            <w:left w:val="none" w:sz="0" w:space="0" w:color="auto"/>
            <w:bottom w:val="none" w:sz="0" w:space="0" w:color="auto"/>
            <w:right w:val="none" w:sz="0" w:space="0" w:color="auto"/>
          </w:divBdr>
        </w:div>
        <w:div w:id="1369260092">
          <w:marLeft w:val="640"/>
          <w:marRight w:val="0"/>
          <w:marTop w:val="0"/>
          <w:marBottom w:val="0"/>
          <w:divBdr>
            <w:top w:val="none" w:sz="0" w:space="0" w:color="auto"/>
            <w:left w:val="none" w:sz="0" w:space="0" w:color="auto"/>
            <w:bottom w:val="none" w:sz="0" w:space="0" w:color="auto"/>
            <w:right w:val="none" w:sz="0" w:space="0" w:color="auto"/>
          </w:divBdr>
        </w:div>
        <w:div w:id="1523132320">
          <w:marLeft w:val="640"/>
          <w:marRight w:val="0"/>
          <w:marTop w:val="0"/>
          <w:marBottom w:val="0"/>
          <w:divBdr>
            <w:top w:val="none" w:sz="0" w:space="0" w:color="auto"/>
            <w:left w:val="none" w:sz="0" w:space="0" w:color="auto"/>
            <w:bottom w:val="none" w:sz="0" w:space="0" w:color="auto"/>
            <w:right w:val="none" w:sz="0" w:space="0" w:color="auto"/>
          </w:divBdr>
        </w:div>
        <w:div w:id="1053970179">
          <w:marLeft w:val="640"/>
          <w:marRight w:val="0"/>
          <w:marTop w:val="0"/>
          <w:marBottom w:val="0"/>
          <w:divBdr>
            <w:top w:val="none" w:sz="0" w:space="0" w:color="auto"/>
            <w:left w:val="none" w:sz="0" w:space="0" w:color="auto"/>
            <w:bottom w:val="none" w:sz="0" w:space="0" w:color="auto"/>
            <w:right w:val="none" w:sz="0" w:space="0" w:color="auto"/>
          </w:divBdr>
        </w:div>
        <w:div w:id="1088624405">
          <w:marLeft w:val="640"/>
          <w:marRight w:val="0"/>
          <w:marTop w:val="0"/>
          <w:marBottom w:val="0"/>
          <w:divBdr>
            <w:top w:val="none" w:sz="0" w:space="0" w:color="auto"/>
            <w:left w:val="none" w:sz="0" w:space="0" w:color="auto"/>
            <w:bottom w:val="none" w:sz="0" w:space="0" w:color="auto"/>
            <w:right w:val="none" w:sz="0" w:space="0" w:color="auto"/>
          </w:divBdr>
        </w:div>
        <w:div w:id="417822927">
          <w:marLeft w:val="640"/>
          <w:marRight w:val="0"/>
          <w:marTop w:val="0"/>
          <w:marBottom w:val="0"/>
          <w:divBdr>
            <w:top w:val="none" w:sz="0" w:space="0" w:color="auto"/>
            <w:left w:val="none" w:sz="0" w:space="0" w:color="auto"/>
            <w:bottom w:val="none" w:sz="0" w:space="0" w:color="auto"/>
            <w:right w:val="none" w:sz="0" w:space="0" w:color="auto"/>
          </w:divBdr>
        </w:div>
        <w:div w:id="1469938579">
          <w:marLeft w:val="640"/>
          <w:marRight w:val="0"/>
          <w:marTop w:val="0"/>
          <w:marBottom w:val="0"/>
          <w:divBdr>
            <w:top w:val="none" w:sz="0" w:space="0" w:color="auto"/>
            <w:left w:val="none" w:sz="0" w:space="0" w:color="auto"/>
            <w:bottom w:val="none" w:sz="0" w:space="0" w:color="auto"/>
            <w:right w:val="none" w:sz="0" w:space="0" w:color="auto"/>
          </w:divBdr>
        </w:div>
        <w:div w:id="1952545264">
          <w:marLeft w:val="640"/>
          <w:marRight w:val="0"/>
          <w:marTop w:val="0"/>
          <w:marBottom w:val="0"/>
          <w:divBdr>
            <w:top w:val="none" w:sz="0" w:space="0" w:color="auto"/>
            <w:left w:val="none" w:sz="0" w:space="0" w:color="auto"/>
            <w:bottom w:val="none" w:sz="0" w:space="0" w:color="auto"/>
            <w:right w:val="none" w:sz="0" w:space="0" w:color="auto"/>
          </w:divBdr>
        </w:div>
        <w:div w:id="688070889">
          <w:marLeft w:val="640"/>
          <w:marRight w:val="0"/>
          <w:marTop w:val="0"/>
          <w:marBottom w:val="0"/>
          <w:divBdr>
            <w:top w:val="none" w:sz="0" w:space="0" w:color="auto"/>
            <w:left w:val="none" w:sz="0" w:space="0" w:color="auto"/>
            <w:bottom w:val="none" w:sz="0" w:space="0" w:color="auto"/>
            <w:right w:val="none" w:sz="0" w:space="0" w:color="auto"/>
          </w:divBdr>
        </w:div>
        <w:div w:id="374039174">
          <w:marLeft w:val="640"/>
          <w:marRight w:val="0"/>
          <w:marTop w:val="0"/>
          <w:marBottom w:val="0"/>
          <w:divBdr>
            <w:top w:val="none" w:sz="0" w:space="0" w:color="auto"/>
            <w:left w:val="none" w:sz="0" w:space="0" w:color="auto"/>
            <w:bottom w:val="none" w:sz="0" w:space="0" w:color="auto"/>
            <w:right w:val="none" w:sz="0" w:space="0" w:color="auto"/>
          </w:divBdr>
        </w:div>
        <w:div w:id="1100102210">
          <w:marLeft w:val="640"/>
          <w:marRight w:val="0"/>
          <w:marTop w:val="0"/>
          <w:marBottom w:val="0"/>
          <w:divBdr>
            <w:top w:val="none" w:sz="0" w:space="0" w:color="auto"/>
            <w:left w:val="none" w:sz="0" w:space="0" w:color="auto"/>
            <w:bottom w:val="none" w:sz="0" w:space="0" w:color="auto"/>
            <w:right w:val="none" w:sz="0" w:space="0" w:color="auto"/>
          </w:divBdr>
        </w:div>
        <w:div w:id="28116621">
          <w:marLeft w:val="640"/>
          <w:marRight w:val="0"/>
          <w:marTop w:val="0"/>
          <w:marBottom w:val="0"/>
          <w:divBdr>
            <w:top w:val="none" w:sz="0" w:space="0" w:color="auto"/>
            <w:left w:val="none" w:sz="0" w:space="0" w:color="auto"/>
            <w:bottom w:val="none" w:sz="0" w:space="0" w:color="auto"/>
            <w:right w:val="none" w:sz="0" w:space="0" w:color="auto"/>
          </w:divBdr>
        </w:div>
        <w:div w:id="1709180940">
          <w:marLeft w:val="640"/>
          <w:marRight w:val="0"/>
          <w:marTop w:val="0"/>
          <w:marBottom w:val="0"/>
          <w:divBdr>
            <w:top w:val="none" w:sz="0" w:space="0" w:color="auto"/>
            <w:left w:val="none" w:sz="0" w:space="0" w:color="auto"/>
            <w:bottom w:val="none" w:sz="0" w:space="0" w:color="auto"/>
            <w:right w:val="none" w:sz="0" w:space="0" w:color="auto"/>
          </w:divBdr>
        </w:div>
        <w:div w:id="1094740328">
          <w:marLeft w:val="640"/>
          <w:marRight w:val="0"/>
          <w:marTop w:val="0"/>
          <w:marBottom w:val="0"/>
          <w:divBdr>
            <w:top w:val="none" w:sz="0" w:space="0" w:color="auto"/>
            <w:left w:val="none" w:sz="0" w:space="0" w:color="auto"/>
            <w:bottom w:val="none" w:sz="0" w:space="0" w:color="auto"/>
            <w:right w:val="none" w:sz="0" w:space="0" w:color="auto"/>
          </w:divBdr>
        </w:div>
        <w:div w:id="1389380189">
          <w:marLeft w:val="640"/>
          <w:marRight w:val="0"/>
          <w:marTop w:val="0"/>
          <w:marBottom w:val="0"/>
          <w:divBdr>
            <w:top w:val="none" w:sz="0" w:space="0" w:color="auto"/>
            <w:left w:val="none" w:sz="0" w:space="0" w:color="auto"/>
            <w:bottom w:val="none" w:sz="0" w:space="0" w:color="auto"/>
            <w:right w:val="none" w:sz="0" w:space="0" w:color="auto"/>
          </w:divBdr>
        </w:div>
        <w:div w:id="125510112">
          <w:marLeft w:val="640"/>
          <w:marRight w:val="0"/>
          <w:marTop w:val="0"/>
          <w:marBottom w:val="0"/>
          <w:divBdr>
            <w:top w:val="none" w:sz="0" w:space="0" w:color="auto"/>
            <w:left w:val="none" w:sz="0" w:space="0" w:color="auto"/>
            <w:bottom w:val="none" w:sz="0" w:space="0" w:color="auto"/>
            <w:right w:val="none" w:sz="0" w:space="0" w:color="auto"/>
          </w:divBdr>
        </w:div>
        <w:div w:id="548804967">
          <w:marLeft w:val="640"/>
          <w:marRight w:val="0"/>
          <w:marTop w:val="0"/>
          <w:marBottom w:val="0"/>
          <w:divBdr>
            <w:top w:val="none" w:sz="0" w:space="0" w:color="auto"/>
            <w:left w:val="none" w:sz="0" w:space="0" w:color="auto"/>
            <w:bottom w:val="none" w:sz="0" w:space="0" w:color="auto"/>
            <w:right w:val="none" w:sz="0" w:space="0" w:color="auto"/>
          </w:divBdr>
        </w:div>
        <w:div w:id="24794118">
          <w:marLeft w:val="640"/>
          <w:marRight w:val="0"/>
          <w:marTop w:val="0"/>
          <w:marBottom w:val="0"/>
          <w:divBdr>
            <w:top w:val="none" w:sz="0" w:space="0" w:color="auto"/>
            <w:left w:val="none" w:sz="0" w:space="0" w:color="auto"/>
            <w:bottom w:val="none" w:sz="0" w:space="0" w:color="auto"/>
            <w:right w:val="none" w:sz="0" w:space="0" w:color="auto"/>
          </w:divBdr>
        </w:div>
        <w:div w:id="2023311826">
          <w:marLeft w:val="640"/>
          <w:marRight w:val="0"/>
          <w:marTop w:val="0"/>
          <w:marBottom w:val="0"/>
          <w:divBdr>
            <w:top w:val="none" w:sz="0" w:space="0" w:color="auto"/>
            <w:left w:val="none" w:sz="0" w:space="0" w:color="auto"/>
            <w:bottom w:val="none" w:sz="0" w:space="0" w:color="auto"/>
            <w:right w:val="none" w:sz="0" w:space="0" w:color="auto"/>
          </w:divBdr>
        </w:div>
        <w:div w:id="519971176">
          <w:marLeft w:val="640"/>
          <w:marRight w:val="0"/>
          <w:marTop w:val="0"/>
          <w:marBottom w:val="0"/>
          <w:divBdr>
            <w:top w:val="none" w:sz="0" w:space="0" w:color="auto"/>
            <w:left w:val="none" w:sz="0" w:space="0" w:color="auto"/>
            <w:bottom w:val="none" w:sz="0" w:space="0" w:color="auto"/>
            <w:right w:val="none" w:sz="0" w:space="0" w:color="auto"/>
          </w:divBdr>
        </w:div>
        <w:div w:id="781340693">
          <w:marLeft w:val="640"/>
          <w:marRight w:val="0"/>
          <w:marTop w:val="0"/>
          <w:marBottom w:val="0"/>
          <w:divBdr>
            <w:top w:val="none" w:sz="0" w:space="0" w:color="auto"/>
            <w:left w:val="none" w:sz="0" w:space="0" w:color="auto"/>
            <w:bottom w:val="none" w:sz="0" w:space="0" w:color="auto"/>
            <w:right w:val="none" w:sz="0" w:space="0" w:color="auto"/>
          </w:divBdr>
        </w:div>
        <w:div w:id="1546864999">
          <w:marLeft w:val="640"/>
          <w:marRight w:val="0"/>
          <w:marTop w:val="0"/>
          <w:marBottom w:val="0"/>
          <w:divBdr>
            <w:top w:val="none" w:sz="0" w:space="0" w:color="auto"/>
            <w:left w:val="none" w:sz="0" w:space="0" w:color="auto"/>
            <w:bottom w:val="none" w:sz="0" w:space="0" w:color="auto"/>
            <w:right w:val="none" w:sz="0" w:space="0" w:color="auto"/>
          </w:divBdr>
        </w:div>
        <w:div w:id="459539015">
          <w:marLeft w:val="640"/>
          <w:marRight w:val="0"/>
          <w:marTop w:val="0"/>
          <w:marBottom w:val="0"/>
          <w:divBdr>
            <w:top w:val="none" w:sz="0" w:space="0" w:color="auto"/>
            <w:left w:val="none" w:sz="0" w:space="0" w:color="auto"/>
            <w:bottom w:val="none" w:sz="0" w:space="0" w:color="auto"/>
            <w:right w:val="none" w:sz="0" w:space="0" w:color="auto"/>
          </w:divBdr>
        </w:div>
        <w:div w:id="1621954277">
          <w:marLeft w:val="640"/>
          <w:marRight w:val="0"/>
          <w:marTop w:val="0"/>
          <w:marBottom w:val="0"/>
          <w:divBdr>
            <w:top w:val="none" w:sz="0" w:space="0" w:color="auto"/>
            <w:left w:val="none" w:sz="0" w:space="0" w:color="auto"/>
            <w:bottom w:val="none" w:sz="0" w:space="0" w:color="auto"/>
            <w:right w:val="none" w:sz="0" w:space="0" w:color="auto"/>
          </w:divBdr>
        </w:div>
        <w:div w:id="96482318">
          <w:marLeft w:val="640"/>
          <w:marRight w:val="0"/>
          <w:marTop w:val="0"/>
          <w:marBottom w:val="0"/>
          <w:divBdr>
            <w:top w:val="none" w:sz="0" w:space="0" w:color="auto"/>
            <w:left w:val="none" w:sz="0" w:space="0" w:color="auto"/>
            <w:bottom w:val="none" w:sz="0" w:space="0" w:color="auto"/>
            <w:right w:val="none" w:sz="0" w:space="0" w:color="auto"/>
          </w:divBdr>
        </w:div>
        <w:div w:id="46268784">
          <w:marLeft w:val="640"/>
          <w:marRight w:val="0"/>
          <w:marTop w:val="0"/>
          <w:marBottom w:val="0"/>
          <w:divBdr>
            <w:top w:val="none" w:sz="0" w:space="0" w:color="auto"/>
            <w:left w:val="none" w:sz="0" w:space="0" w:color="auto"/>
            <w:bottom w:val="none" w:sz="0" w:space="0" w:color="auto"/>
            <w:right w:val="none" w:sz="0" w:space="0" w:color="auto"/>
          </w:divBdr>
        </w:div>
        <w:div w:id="728650878">
          <w:marLeft w:val="640"/>
          <w:marRight w:val="0"/>
          <w:marTop w:val="0"/>
          <w:marBottom w:val="0"/>
          <w:divBdr>
            <w:top w:val="none" w:sz="0" w:space="0" w:color="auto"/>
            <w:left w:val="none" w:sz="0" w:space="0" w:color="auto"/>
            <w:bottom w:val="none" w:sz="0" w:space="0" w:color="auto"/>
            <w:right w:val="none" w:sz="0" w:space="0" w:color="auto"/>
          </w:divBdr>
        </w:div>
        <w:div w:id="20787566">
          <w:marLeft w:val="640"/>
          <w:marRight w:val="0"/>
          <w:marTop w:val="0"/>
          <w:marBottom w:val="0"/>
          <w:divBdr>
            <w:top w:val="none" w:sz="0" w:space="0" w:color="auto"/>
            <w:left w:val="none" w:sz="0" w:space="0" w:color="auto"/>
            <w:bottom w:val="none" w:sz="0" w:space="0" w:color="auto"/>
            <w:right w:val="none" w:sz="0" w:space="0" w:color="auto"/>
          </w:divBdr>
        </w:div>
        <w:div w:id="1285385088">
          <w:marLeft w:val="640"/>
          <w:marRight w:val="0"/>
          <w:marTop w:val="0"/>
          <w:marBottom w:val="0"/>
          <w:divBdr>
            <w:top w:val="none" w:sz="0" w:space="0" w:color="auto"/>
            <w:left w:val="none" w:sz="0" w:space="0" w:color="auto"/>
            <w:bottom w:val="none" w:sz="0" w:space="0" w:color="auto"/>
            <w:right w:val="none" w:sz="0" w:space="0" w:color="auto"/>
          </w:divBdr>
        </w:div>
        <w:div w:id="1051273608">
          <w:marLeft w:val="640"/>
          <w:marRight w:val="0"/>
          <w:marTop w:val="0"/>
          <w:marBottom w:val="0"/>
          <w:divBdr>
            <w:top w:val="none" w:sz="0" w:space="0" w:color="auto"/>
            <w:left w:val="none" w:sz="0" w:space="0" w:color="auto"/>
            <w:bottom w:val="none" w:sz="0" w:space="0" w:color="auto"/>
            <w:right w:val="none" w:sz="0" w:space="0" w:color="auto"/>
          </w:divBdr>
        </w:div>
        <w:div w:id="1452630024">
          <w:marLeft w:val="640"/>
          <w:marRight w:val="0"/>
          <w:marTop w:val="0"/>
          <w:marBottom w:val="0"/>
          <w:divBdr>
            <w:top w:val="none" w:sz="0" w:space="0" w:color="auto"/>
            <w:left w:val="none" w:sz="0" w:space="0" w:color="auto"/>
            <w:bottom w:val="none" w:sz="0" w:space="0" w:color="auto"/>
            <w:right w:val="none" w:sz="0" w:space="0" w:color="auto"/>
          </w:divBdr>
        </w:div>
        <w:div w:id="1170634256">
          <w:marLeft w:val="640"/>
          <w:marRight w:val="0"/>
          <w:marTop w:val="0"/>
          <w:marBottom w:val="0"/>
          <w:divBdr>
            <w:top w:val="none" w:sz="0" w:space="0" w:color="auto"/>
            <w:left w:val="none" w:sz="0" w:space="0" w:color="auto"/>
            <w:bottom w:val="none" w:sz="0" w:space="0" w:color="auto"/>
            <w:right w:val="none" w:sz="0" w:space="0" w:color="auto"/>
          </w:divBdr>
        </w:div>
        <w:div w:id="2068335516">
          <w:marLeft w:val="640"/>
          <w:marRight w:val="0"/>
          <w:marTop w:val="0"/>
          <w:marBottom w:val="0"/>
          <w:divBdr>
            <w:top w:val="none" w:sz="0" w:space="0" w:color="auto"/>
            <w:left w:val="none" w:sz="0" w:space="0" w:color="auto"/>
            <w:bottom w:val="none" w:sz="0" w:space="0" w:color="auto"/>
            <w:right w:val="none" w:sz="0" w:space="0" w:color="auto"/>
          </w:divBdr>
        </w:div>
        <w:div w:id="1068769674">
          <w:marLeft w:val="640"/>
          <w:marRight w:val="0"/>
          <w:marTop w:val="0"/>
          <w:marBottom w:val="0"/>
          <w:divBdr>
            <w:top w:val="none" w:sz="0" w:space="0" w:color="auto"/>
            <w:left w:val="none" w:sz="0" w:space="0" w:color="auto"/>
            <w:bottom w:val="none" w:sz="0" w:space="0" w:color="auto"/>
            <w:right w:val="none" w:sz="0" w:space="0" w:color="auto"/>
          </w:divBdr>
        </w:div>
        <w:div w:id="1225603925">
          <w:marLeft w:val="640"/>
          <w:marRight w:val="0"/>
          <w:marTop w:val="0"/>
          <w:marBottom w:val="0"/>
          <w:divBdr>
            <w:top w:val="none" w:sz="0" w:space="0" w:color="auto"/>
            <w:left w:val="none" w:sz="0" w:space="0" w:color="auto"/>
            <w:bottom w:val="none" w:sz="0" w:space="0" w:color="auto"/>
            <w:right w:val="none" w:sz="0" w:space="0" w:color="auto"/>
          </w:divBdr>
        </w:div>
        <w:div w:id="969626021">
          <w:marLeft w:val="640"/>
          <w:marRight w:val="0"/>
          <w:marTop w:val="0"/>
          <w:marBottom w:val="0"/>
          <w:divBdr>
            <w:top w:val="none" w:sz="0" w:space="0" w:color="auto"/>
            <w:left w:val="none" w:sz="0" w:space="0" w:color="auto"/>
            <w:bottom w:val="none" w:sz="0" w:space="0" w:color="auto"/>
            <w:right w:val="none" w:sz="0" w:space="0" w:color="auto"/>
          </w:divBdr>
        </w:div>
      </w:divsChild>
    </w:div>
    <w:div w:id="896626719">
      <w:bodyDiv w:val="1"/>
      <w:marLeft w:val="0"/>
      <w:marRight w:val="0"/>
      <w:marTop w:val="0"/>
      <w:marBottom w:val="0"/>
      <w:divBdr>
        <w:top w:val="none" w:sz="0" w:space="0" w:color="auto"/>
        <w:left w:val="none" w:sz="0" w:space="0" w:color="auto"/>
        <w:bottom w:val="none" w:sz="0" w:space="0" w:color="auto"/>
        <w:right w:val="none" w:sz="0" w:space="0" w:color="auto"/>
      </w:divBdr>
      <w:divsChild>
        <w:div w:id="898519901">
          <w:marLeft w:val="640"/>
          <w:marRight w:val="0"/>
          <w:marTop w:val="0"/>
          <w:marBottom w:val="0"/>
          <w:divBdr>
            <w:top w:val="none" w:sz="0" w:space="0" w:color="auto"/>
            <w:left w:val="none" w:sz="0" w:space="0" w:color="auto"/>
            <w:bottom w:val="none" w:sz="0" w:space="0" w:color="auto"/>
            <w:right w:val="none" w:sz="0" w:space="0" w:color="auto"/>
          </w:divBdr>
        </w:div>
        <w:div w:id="1168448295">
          <w:marLeft w:val="640"/>
          <w:marRight w:val="0"/>
          <w:marTop w:val="0"/>
          <w:marBottom w:val="0"/>
          <w:divBdr>
            <w:top w:val="none" w:sz="0" w:space="0" w:color="auto"/>
            <w:left w:val="none" w:sz="0" w:space="0" w:color="auto"/>
            <w:bottom w:val="none" w:sz="0" w:space="0" w:color="auto"/>
            <w:right w:val="none" w:sz="0" w:space="0" w:color="auto"/>
          </w:divBdr>
        </w:div>
        <w:div w:id="917205897">
          <w:marLeft w:val="640"/>
          <w:marRight w:val="0"/>
          <w:marTop w:val="0"/>
          <w:marBottom w:val="0"/>
          <w:divBdr>
            <w:top w:val="none" w:sz="0" w:space="0" w:color="auto"/>
            <w:left w:val="none" w:sz="0" w:space="0" w:color="auto"/>
            <w:bottom w:val="none" w:sz="0" w:space="0" w:color="auto"/>
            <w:right w:val="none" w:sz="0" w:space="0" w:color="auto"/>
          </w:divBdr>
        </w:div>
        <w:div w:id="1739862750">
          <w:marLeft w:val="640"/>
          <w:marRight w:val="0"/>
          <w:marTop w:val="0"/>
          <w:marBottom w:val="0"/>
          <w:divBdr>
            <w:top w:val="none" w:sz="0" w:space="0" w:color="auto"/>
            <w:left w:val="none" w:sz="0" w:space="0" w:color="auto"/>
            <w:bottom w:val="none" w:sz="0" w:space="0" w:color="auto"/>
            <w:right w:val="none" w:sz="0" w:space="0" w:color="auto"/>
          </w:divBdr>
        </w:div>
        <w:div w:id="348677763">
          <w:marLeft w:val="640"/>
          <w:marRight w:val="0"/>
          <w:marTop w:val="0"/>
          <w:marBottom w:val="0"/>
          <w:divBdr>
            <w:top w:val="none" w:sz="0" w:space="0" w:color="auto"/>
            <w:left w:val="none" w:sz="0" w:space="0" w:color="auto"/>
            <w:bottom w:val="none" w:sz="0" w:space="0" w:color="auto"/>
            <w:right w:val="none" w:sz="0" w:space="0" w:color="auto"/>
          </w:divBdr>
        </w:div>
        <w:div w:id="1202744148">
          <w:marLeft w:val="640"/>
          <w:marRight w:val="0"/>
          <w:marTop w:val="0"/>
          <w:marBottom w:val="0"/>
          <w:divBdr>
            <w:top w:val="none" w:sz="0" w:space="0" w:color="auto"/>
            <w:left w:val="none" w:sz="0" w:space="0" w:color="auto"/>
            <w:bottom w:val="none" w:sz="0" w:space="0" w:color="auto"/>
            <w:right w:val="none" w:sz="0" w:space="0" w:color="auto"/>
          </w:divBdr>
        </w:div>
        <w:div w:id="381103537">
          <w:marLeft w:val="640"/>
          <w:marRight w:val="0"/>
          <w:marTop w:val="0"/>
          <w:marBottom w:val="0"/>
          <w:divBdr>
            <w:top w:val="none" w:sz="0" w:space="0" w:color="auto"/>
            <w:left w:val="none" w:sz="0" w:space="0" w:color="auto"/>
            <w:bottom w:val="none" w:sz="0" w:space="0" w:color="auto"/>
            <w:right w:val="none" w:sz="0" w:space="0" w:color="auto"/>
          </w:divBdr>
        </w:div>
        <w:div w:id="43601287">
          <w:marLeft w:val="640"/>
          <w:marRight w:val="0"/>
          <w:marTop w:val="0"/>
          <w:marBottom w:val="0"/>
          <w:divBdr>
            <w:top w:val="none" w:sz="0" w:space="0" w:color="auto"/>
            <w:left w:val="none" w:sz="0" w:space="0" w:color="auto"/>
            <w:bottom w:val="none" w:sz="0" w:space="0" w:color="auto"/>
            <w:right w:val="none" w:sz="0" w:space="0" w:color="auto"/>
          </w:divBdr>
        </w:div>
        <w:div w:id="1437365016">
          <w:marLeft w:val="640"/>
          <w:marRight w:val="0"/>
          <w:marTop w:val="0"/>
          <w:marBottom w:val="0"/>
          <w:divBdr>
            <w:top w:val="none" w:sz="0" w:space="0" w:color="auto"/>
            <w:left w:val="none" w:sz="0" w:space="0" w:color="auto"/>
            <w:bottom w:val="none" w:sz="0" w:space="0" w:color="auto"/>
            <w:right w:val="none" w:sz="0" w:space="0" w:color="auto"/>
          </w:divBdr>
        </w:div>
        <w:div w:id="116218448">
          <w:marLeft w:val="640"/>
          <w:marRight w:val="0"/>
          <w:marTop w:val="0"/>
          <w:marBottom w:val="0"/>
          <w:divBdr>
            <w:top w:val="none" w:sz="0" w:space="0" w:color="auto"/>
            <w:left w:val="none" w:sz="0" w:space="0" w:color="auto"/>
            <w:bottom w:val="none" w:sz="0" w:space="0" w:color="auto"/>
            <w:right w:val="none" w:sz="0" w:space="0" w:color="auto"/>
          </w:divBdr>
        </w:div>
        <w:div w:id="1226332065">
          <w:marLeft w:val="640"/>
          <w:marRight w:val="0"/>
          <w:marTop w:val="0"/>
          <w:marBottom w:val="0"/>
          <w:divBdr>
            <w:top w:val="none" w:sz="0" w:space="0" w:color="auto"/>
            <w:left w:val="none" w:sz="0" w:space="0" w:color="auto"/>
            <w:bottom w:val="none" w:sz="0" w:space="0" w:color="auto"/>
            <w:right w:val="none" w:sz="0" w:space="0" w:color="auto"/>
          </w:divBdr>
        </w:div>
        <w:div w:id="1506020559">
          <w:marLeft w:val="640"/>
          <w:marRight w:val="0"/>
          <w:marTop w:val="0"/>
          <w:marBottom w:val="0"/>
          <w:divBdr>
            <w:top w:val="none" w:sz="0" w:space="0" w:color="auto"/>
            <w:left w:val="none" w:sz="0" w:space="0" w:color="auto"/>
            <w:bottom w:val="none" w:sz="0" w:space="0" w:color="auto"/>
            <w:right w:val="none" w:sz="0" w:space="0" w:color="auto"/>
          </w:divBdr>
        </w:div>
        <w:div w:id="1631738973">
          <w:marLeft w:val="640"/>
          <w:marRight w:val="0"/>
          <w:marTop w:val="0"/>
          <w:marBottom w:val="0"/>
          <w:divBdr>
            <w:top w:val="none" w:sz="0" w:space="0" w:color="auto"/>
            <w:left w:val="none" w:sz="0" w:space="0" w:color="auto"/>
            <w:bottom w:val="none" w:sz="0" w:space="0" w:color="auto"/>
            <w:right w:val="none" w:sz="0" w:space="0" w:color="auto"/>
          </w:divBdr>
        </w:div>
        <w:div w:id="271401886">
          <w:marLeft w:val="640"/>
          <w:marRight w:val="0"/>
          <w:marTop w:val="0"/>
          <w:marBottom w:val="0"/>
          <w:divBdr>
            <w:top w:val="none" w:sz="0" w:space="0" w:color="auto"/>
            <w:left w:val="none" w:sz="0" w:space="0" w:color="auto"/>
            <w:bottom w:val="none" w:sz="0" w:space="0" w:color="auto"/>
            <w:right w:val="none" w:sz="0" w:space="0" w:color="auto"/>
          </w:divBdr>
        </w:div>
        <w:div w:id="866523227">
          <w:marLeft w:val="640"/>
          <w:marRight w:val="0"/>
          <w:marTop w:val="0"/>
          <w:marBottom w:val="0"/>
          <w:divBdr>
            <w:top w:val="none" w:sz="0" w:space="0" w:color="auto"/>
            <w:left w:val="none" w:sz="0" w:space="0" w:color="auto"/>
            <w:bottom w:val="none" w:sz="0" w:space="0" w:color="auto"/>
            <w:right w:val="none" w:sz="0" w:space="0" w:color="auto"/>
          </w:divBdr>
        </w:div>
        <w:div w:id="1901865936">
          <w:marLeft w:val="640"/>
          <w:marRight w:val="0"/>
          <w:marTop w:val="0"/>
          <w:marBottom w:val="0"/>
          <w:divBdr>
            <w:top w:val="none" w:sz="0" w:space="0" w:color="auto"/>
            <w:left w:val="none" w:sz="0" w:space="0" w:color="auto"/>
            <w:bottom w:val="none" w:sz="0" w:space="0" w:color="auto"/>
            <w:right w:val="none" w:sz="0" w:space="0" w:color="auto"/>
          </w:divBdr>
        </w:div>
        <w:div w:id="1655450545">
          <w:marLeft w:val="640"/>
          <w:marRight w:val="0"/>
          <w:marTop w:val="0"/>
          <w:marBottom w:val="0"/>
          <w:divBdr>
            <w:top w:val="none" w:sz="0" w:space="0" w:color="auto"/>
            <w:left w:val="none" w:sz="0" w:space="0" w:color="auto"/>
            <w:bottom w:val="none" w:sz="0" w:space="0" w:color="auto"/>
            <w:right w:val="none" w:sz="0" w:space="0" w:color="auto"/>
          </w:divBdr>
        </w:div>
        <w:div w:id="996422179">
          <w:marLeft w:val="640"/>
          <w:marRight w:val="0"/>
          <w:marTop w:val="0"/>
          <w:marBottom w:val="0"/>
          <w:divBdr>
            <w:top w:val="none" w:sz="0" w:space="0" w:color="auto"/>
            <w:left w:val="none" w:sz="0" w:space="0" w:color="auto"/>
            <w:bottom w:val="none" w:sz="0" w:space="0" w:color="auto"/>
            <w:right w:val="none" w:sz="0" w:space="0" w:color="auto"/>
          </w:divBdr>
        </w:div>
        <w:div w:id="164981920">
          <w:marLeft w:val="640"/>
          <w:marRight w:val="0"/>
          <w:marTop w:val="0"/>
          <w:marBottom w:val="0"/>
          <w:divBdr>
            <w:top w:val="none" w:sz="0" w:space="0" w:color="auto"/>
            <w:left w:val="none" w:sz="0" w:space="0" w:color="auto"/>
            <w:bottom w:val="none" w:sz="0" w:space="0" w:color="auto"/>
            <w:right w:val="none" w:sz="0" w:space="0" w:color="auto"/>
          </w:divBdr>
        </w:div>
        <w:div w:id="1296642269">
          <w:marLeft w:val="640"/>
          <w:marRight w:val="0"/>
          <w:marTop w:val="0"/>
          <w:marBottom w:val="0"/>
          <w:divBdr>
            <w:top w:val="none" w:sz="0" w:space="0" w:color="auto"/>
            <w:left w:val="none" w:sz="0" w:space="0" w:color="auto"/>
            <w:bottom w:val="none" w:sz="0" w:space="0" w:color="auto"/>
            <w:right w:val="none" w:sz="0" w:space="0" w:color="auto"/>
          </w:divBdr>
        </w:div>
        <w:div w:id="507984364">
          <w:marLeft w:val="640"/>
          <w:marRight w:val="0"/>
          <w:marTop w:val="0"/>
          <w:marBottom w:val="0"/>
          <w:divBdr>
            <w:top w:val="none" w:sz="0" w:space="0" w:color="auto"/>
            <w:left w:val="none" w:sz="0" w:space="0" w:color="auto"/>
            <w:bottom w:val="none" w:sz="0" w:space="0" w:color="auto"/>
            <w:right w:val="none" w:sz="0" w:space="0" w:color="auto"/>
          </w:divBdr>
        </w:div>
        <w:div w:id="821047859">
          <w:marLeft w:val="640"/>
          <w:marRight w:val="0"/>
          <w:marTop w:val="0"/>
          <w:marBottom w:val="0"/>
          <w:divBdr>
            <w:top w:val="none" w:sz="0" w:space="0" w:color="auto"/>
            <w:left w:val="none" w:sz="0" w:space="0" w:color="auto"/>
            <w:bottom w:val="none" w:sz="0" w:space="0" w:color="auto"/>
            <w:right w:val="none" w:sz="0" w:space="0" w:color="auto"/>
          </w:divBdr>
        </w:div>
        <w:div w:id="1418550916">
          <w:marLeft w:val="640"/>
          <w:marRight w:val="0"/>
          <w:marTop w:val="0"/>
          <w:marBottom w:val="0"/>
          <w:divBdr>
            <w:top w:val="none" w:sz="0" w:space="0" w:color="auto"/>
            <w:left w:val="none" w:sz="0" w:space="0" w:color="auto"/>
            <w:bottom w:val="none" w:sz="0" w:space="0" w:color="auto"/>
            <w:right w:val="none" w:sz="0" w:space="0" w:color="auto"/>
          </w:divBdr>
        </w:div>
        <w:div w:id="93138523">
          <w:marLeft w:val="640"/>
          <w:marRight w:val="0"/>
          <w:marTop w:val="0"/>
          <w:marBottom w:val="0"/>
          <w:divBdr>
            <w:top w:val="none" w:sz="0" w:space="0" w:color="auto"/>
            <w:left w:val="none" w:sz="0" w:space="0" w:color="auto"/>
            <w:bottom w:val="none" w:sz="0" w:space="0" w:color="auto"/>
            <w:right w:val="none" w:sz="0" w:space="0" w:color="auto"/>
          </w:divBdr>
        </w:div>
        <w:div w:id="2127693433">
          <w:marLeft w:val="640"/>
          <w:marRight w:val="0"/>
          <w:marTop w:val="0"/>
          <w:marBottom w:val="0"/>
          <w:divBdr>
            <w:top w:val="none" w:sz="0" w:space="0" w:color="auto"/>
            <w:left w:val="none" w:sz="0" w:space="0" w:color="auto"/>
            <w:bottom w:val="none" w:sz="0" w:space="0" w:color="auto"/>
            <w:right w:val="none" w:sz="0" w:space="0" w:color="auto"/>
          </w:divBdr>
        </w:div>
        <w:div w:id="1813331083">
          <w:marLeft w:val="640"/>
          <w:marRight w:val="0"/>
          <w:marTop w:val="0"/>
          <w:marBottom w:val="0"/>
          <w:divBdr>
            <w:top w:val="none" w:sz="0" w:space="0" w:color="auto"/>
            <w:left w:val="none" w:sz="0" w:space="0" w:color="auto"/>
            <w:bottom w:val="none" w:sz="0" w:space="0" w:color="auto"/>
            <w:right w:val="none" w:sz="0" w:space="0" w:color="auto"/>
          </w:divBdr>
        </w:div>
      </w:divsChild>
    </w:div>
    <w:div w:id="963659150">
      <w:bodyDiv w:val="1"/>
      <w:marLeft w:val="0"/>
      <w:marRight w:val="0"/>
      <w:marTop w:val="0"/>
      <w:marBottom w:val="0"/>
      <w:divBdr>
        <w:top w:val="none" w:sz="0" w:space="0" w:color="auto"/>
        <w:left w:val="none" w:sz="0" w:space="0" w:color="auto"/>
        <w:bottom w:val="none" w:sz="0" w:space="0" w:color="auto"/>
        <w:right w:val="none" w:sz="0" w:space="0" w:color="auto"/>
      </w:divBdr>
      <w:divsChild>
        <w:div w:id="224151309">
          <w:marLeft w:val="640"/>
          <w:marRight w:val="0"/>
          <w:marTop w:val="0"/>
          <w:marBottom w:val="0"/>
          <w:divBdr>
            <w:top w:val="none" w:sz="0" w:space="0" w:color="auto"/>
            <w:left w:val="none" w:sz="0" w:space="0" w:color="auto"/>
            <w:bottom w:val="none" w:sz="0" w:space="0" w:color="auto"/>
            <w:right w:val="none" w:sz="0" w:space="0" w:color="auto"/>
          </w:divBdr>
        </w:div>
        <w:div w:id="1713383964">
          <w:marLeft w:val="640"/>
          <w:marRight w:val="0"/>
          <w:marTop w:val="0"/>
          <w:marBottom w:val="0"/>
          <w:divBdr>
            <w:top w:val="none" w:sz="0" w:space="0" w:color="auto"/>
            <w:left w:val="none" w:sz="0" w:space="0" w:color="auto"/>
            <w:bottom w:val="none" w:sz="0" w:space="0" w:color="auto"/>
            <w:right w:val="none" w:sz="0" w:space="0" w:color="auto"/>
          </w:divBdr>
        </w:div>
        <w:div w:id="98917040">
          <w:marLeft w:val="640"/>
          <w:marRight w:val="0"/>
          <w:marTop w:val="0"/>
          <w:marBottom w:val="0"/>
          <w:divBdr>
            <w:top w:val="none" w:sz="0" w:space="0" w:color="auto"/>
            <w:left w:val="none" w:sz="0" w:space="0" w:color="auto"/>
            <w:bottom w:val="none" w:sz="0" w:space="0" w:color="auto"/>
            <w:right w:val="none" w:sz="0" w:space="0" w:color="auto"/>
          </w:divBdr>
        </w:div>
        <w:div w:id="571280216">
          <w:marLeft w:val="640"/>
          <w:marRight w:val="0"/>
          <w:marTop w:val="0"/>
          <w:marBottom w:val="0"/>
          <w:divBdr>
            <w:top w:val="none" w:sz="0" w:space="0" w:color="auto"/>
            <w:left w:val="none" w:sz="0" w:space="0" w:color="auto"/>
            <w:bottom w:val="none" w:sz="0" w:space="0" w:color="auto"/>
            <w:right w:val="none" w:sz="0" w:space="0" w:color="auto"/>
          </w:divBdr>
        </w:div>
        <w:div w:id="790978852">
          <w:marLeft w:val="640"/>
          <w:marRight w:val="0"/>
          <w:marTop w:val="0"/>
          <w:marBottom w:val="0"/>
          <w:divBdr>
            <w:top w:val="none" w:sz="0" w:space="0" w:color="auto"/>
            <w:left w:val="none" w:sz="0" w:space="0" w:color="auto"/>
            <w:bottom w:val="none" w:sz="0" w:space="0" w:color="auto"/>
            <w:right w:val="none" w:sz="0" w:space="0" w:color="auto"/>
          </w:divBdr>
        </w:div>
        <w:div w:id="978457616">
          <w:marLeft w:val="640"/>
          <w:marRight w:val="0"/>
          <w:marTop w:val="0"/>
          <w:marBottom w:val="0"/>
          <w:divBdr>
            <w:top w:val="none" w:sz="0" w:space="0" w:color="auto"/>
            <w:left w:val="none" w:sz="0" w:space="0" w:color="auto"/>
            <w:bottom w:val="none" w:sz="0" w:space="0" w:color="auto"/>
            <w:right w:val="none" w:sz="0" w:space="0" w:color="auto"/>
          </w:divBdr>
        </w:div>
        <w:div w:id="697589624">
          <w:marLeft w:val="640"/>
          <w:marRight w:val="0"/>
          <w:marTop w:val="0"/>
          <w:marBottom w:val="0"/>
          <w:divBdr>
            <w:top w:val="none" w:sz="0" w:space="0" w:color="auto"/>
            <w:left w:val="none" w:sz="0" w:space="0" w:color="auto"/>
            <w:bottom w:val="none" w:sz="0" w:space="0" w:color="auto"/>
            <w:right w:val="none" w:sz="0" w:space="0" w:color="auto"/>
          </w:divBdr>
        </w:div>
        <w:div w:id="562983687">
          <w:marLeft w:val="640"/>
          <w:marRight w:val="0"/>
          <w:marTop w:val="0"/>
          <w:marBottom w:val="0"/>
          <w:divBdr>
            <w:top w:val="none" w:sz="0" w:space="0" w:color="auto"/>
            <w:left w:val="none" w:sz="0" w:space="0" w:color="auto"/>
            <w:bottom w:val="none" w:sz="0" w:space="0" w:color="auto"/>
            <w:right w:val="none" w:sz="0" w:space="0" w:color="auto"/>
          </w:divBdr>
        </w:div>
        <w:div w:id="1919710834">
          <w:marLeft w:val="640"/>
          <w:marRight w:val="0"/>
          <w:marTop w:val="0"/>
          <w:marBottom w:val="0"/>
          <w:divBdr>
            <w:top w:val="none" w:sz="0" w:space="0" w:color="auto"/>
            <w:left w:val="none" w:sz="0" w:space="0" w:color="auto"/>
            <w:bottom w:val="none" w:sz="0" w:space="0" w:color="auto"/>
            <w:right w:val="none" w:sz="0" w:space="0" w:color="auto"/>
          </w:divBdr>
        </w:div>
        <w:div w:id="507252971">
          <w:marLeft w:val="640"/>
          <w:marRight w:val="0"/>
          <w:marTop w:val="0"/>
          <w:marBottom w:val="0"/>
          <w:divBdr>
            <w:top w:val="none" w:sz="0" w:space="0" w:color="auto"/>
            <w:left w:val="none" w:sz="0" w:space="0" w:color="auto"/>
            <w:bottom w:val="none" w:sz="0" w:space="0" w:color="auto"/>
            <w:right w:val="none" w:sz="0" w:space="0" w:color="auto"/>
          </w:divBdr>
        </w:div>
        <w:div w:id="67266150">
          <w:marLeft w:val="640"/>
          <w:marRight w:val="0"/>
          <w:marTop w:val="0"/>
          <w:marBottom w:val="0"/>
          <w:divBdr>
            <w:top w:val="none" w:sz="0" w:space="0" w:color="auto"/>
            <w:left w:val="none" w:sz="0" w:space="0" w:color="auto"/>
            <w:bottom w:val="none" w:sz="0" w:space="0" w:color="auto"/>
            <w:right w:val="none" w:sz="0" w:space="0" w:color="auto"/>
          </w:divBdr>
        </w:div>
        <w:div w:id="1984843148">
          <w:marLeft w:val="640"/>
          <w:marRight w:val="0"/>
          <w:marTop w:val="0"/>
          <w:marBottom w:val="0"/>
          <w:divBdr>
            <w:top w:val="none" w:sz="0" w:space="0" w:color="auto"/>
            <w:left w:val="none" w:sz="0" w:space="0" w:color="auto"/>
            <w:bottom w:val="none" w:sz="0" w:space="0" w:color="auto"/>
            <w:right w:val="none" w:sz="0" w:space="0" w:color="auto"/>
          </w:divBdr>
        </w:div>
        <w:div w:id="35206833">
          <w:marLeft w:val="640"/>
          <w:marRight w:val="0"/>
          <w:marTop w:val="0"/>
          <w:marBottom w:val="0"/>
          <w:divBdr>
            <w:top w:val="none" w:sz="0" w:space="0" w:color="auto"/>
            <w:left w:val="none" w:sz="0" w:space="0" w:color="auto"/>
            <w:bottom w:val="none" w:sz="0" w:space="0" w:color="auto"/>
            <w:right w:val="none" w:sz="0" w:space="0" w:color="auto"/>
          </w:divBdr>
        </w:div>
        <w:div w:id="1109621102">
          <w:marLeft w:val="640"/>
          <w:marRight w:val="0"/>
          <w:marTop w:val="0"/>
          <w:marBottom w:val="0"/>
          <w:divBdr>
            <w:top w:val="none" w:sz="0" w:space="0" w:color="auto"/>
            <w:left w:val="none" w:sz="0" w:space="0" w:color="auto"/>
            <w:bottom w:val="none" w:sz="0" w:space="0" w:color="auto"/>
            <w:right w:val="none" w:sz="0" w:space="0" w:color="auto"/>
          </w:divBdr>
        </w:div>
        <w:div w:id="763648774">
          <w:marLeft w:val="640"/>
          <w:marRight w:val="0"/>
          <w:marTop w:val="0"/>
          <w:marBottom w:val="0"/>
          <w:divBdr>
            <w:top w:val="none" w:sz="0" w:space="0" w:color="auto"/>
            <w:left w:val="none" w:sz="0" w:space="0" w:color="auto"/>
            <w:bottom w:val="none" w:sz="0" w:space="0" w:color="auto"/>
            <w:right w:val="none" w:sz="0" w:space="0" w:color="auto"/>
          </w:divBdr>
        </w:div>
        <w:div w:id="98838557">
          <w:marLeft w:val="640"/>
          <w:marRight w:val="0"/>
          <w:marTop w:val="0"/>
          <w:marBottom w:val="0"/>
          <w:divBdr>
            <w:top w:val="none" w:sz="0" w:space="0" w:color="auto"/>
            <w:left w:val="none" w:sz="0" w:space="0" w:color="auto"/>
            <w:bottom w:val="none" w:sz="0" w:space="0" w:color="auto"/>
            <w:right w:val="none" w:sz="0" w:space="0" w:color="auto"/>
          </w:divBdr>
        </w:div>
        <w:div w:id="1862354873">
          <w:marLeft w:val="640"/>
          <w:marRight w:val="0"/>
          <w:marTop w:val="0"/>
          <w:marBottom w:val="0"/>
          <w:divBdr>
            <w:top w:val="none" w:sz="0" w:space="0" w:color="auto"/>
            <w:left w:val="none" w:sz="0" w:space="0" w:color="auto"/>
            <w:bottom w:val="none" w:sz="0" w:space="0" w:color="auto"/>
            <w:right w:val="none" w:sz="0" w:space="0" w:color="auto"/>
          </w:divBdr>
        </w:div>
        <w:div w:id="273708299">
          <w:marLeft w:val="640"/>
          <w:marRight w:val="0"/>
          <w:marTop w:val="0"/>
          <w:marBottom w:val="0"/>
          <w:divBdr>
            <w:top w:val="none" w:sz="0" w:space="0" w:color="auto"/>
            <w:left w:val="none" w:sz="0" w:space="0" w:color="auto"/>
            <w:bottom w:val="none" w:sz="0" w:space="0" w:color="auto"/>
            <w:right w:val="none" w:sz="0" w:space="0" w:color="auto"/>
          </w:divBdr>
        </w:div>
        <w:div w:id="1229807221">
          <w:marLeft w:val="640"/>
          <w:marRight w:val="0"/>
          <w:marTop w:val="0"/>
          <w:marBottom w:val="0"/>
          <w:divBdr>
            <w:top w:val="none" w:sz="0" w:space="0" w:color="auto"/>
            <w:left w:val="none" w:sz="0" w:space="0" w:color="auto"/>
            <w:bottom w:val="none" w:sz="0" w:space="0" w:color="auto"/>
            <w:right w:val="none" w:sz="0" w:space="0" w:color="auto"/>
          </w:divBdr>
        </w:div>
        <w:div w:id="1446920348">
          <w:marLeft w:val="640"/>
          <w:marRight w:val="0"/>
          <w:marTop w:val="0"/>
          <w:marBottom w:val="0"/>
          <w:divBdr>
            <w:top w:val="none" w:sz="0" w:space="0" w:color="auto"/>
            <w:left w:val="none" w:sz="0" w:space="0" w:color="auto"/>
            <w:bottom w:val="none" w:sz="0" w:space="0" w:color="auto"/>
            <w:right w:val="none" w:sz="0" w:space="0" w:color="auto"/>
          </w:divBdr>
        </w:div>
        <w:div w:id="775976828">
          <w:marLeft w:val="640"/>
          <w:marRight w:val="0"/>
          <w:marTop w:val="0"/>
          <w:marBottom w:val="0"/>
          <w:divBdr>
            <w:top w:val="none" w:sz="0" w:space="0" w:color="auto"/>
            <w:left w:val="none" w:sz="0" w:space="0" w:color="auto"/>
            <w:bottom w:val="none" w:sz="0" w:space="0" w:color="auto"/>
            <w:right w:val="none" w:sz="0" w:space="0" w:color="auto"/>
          </w:divBdr>
        </w:div>
        <w:div w:id="1804880446">
          <w:marLeft w:val="640"/>
          <w:marRight w:val="0"/>
          <w:marTop w:val="0"/>
          <w:marBottom w:val="0"/>
          <w:divBdr>
            <w:top w:val="none" w:sz="0" w:space="0" w:color="auto"/>
            <w:left w:val="none" w:sz="0" w:space="0" w:color="auto"/>
            <w:bottom w:val="none" w:sz="0" w:space="0" w:color="auto"/>
            <w:right w:val="none" w:sz="0" w:space="0" w:color="auto"/>
          </w:divBdr>
        </w:div>
        <w:div w:id="970135144">
          <w:marLeft w:val="640"/>
          <w:marRight w:val="0"/>
          <w:marTop w:val="0"/>
          <w:marBottom w:val="0"/>
          <w:divBdr>
            <w:top w:val="none" w:sz="0" w:space="0" w:color="auto"/>
            <w:left w:val="none" w:sz="0" w:space="0" w:color="auto"/>
            <w:bottom w:val="none" w:sz="0" w:space="0" w:color="auto"/>
            <w:right w:val="none" w:sz="0" w:space="0" w:color="auto"/>
          </w:divBdr>
        </w:div>
        <w:div w:id="676349706">
          <w:marLeft w:val="640"/>
          <w:marRight w:val="0"/>
          <w:marTop w:val="0"/>
          <w:marBottom w:val="0"/>
          <w:divBdr>
            <w:top w:val="none" w:sz="0" w:space="0" w:color="auto"/>
            <w:left w:val="none" w:sz="0" w:space="0" w:color="auto"/>
            <w:bottom w:val="none" w:sz="0" w:space="0" w:color="auto"/>
            <w:right w:val="none" w:sz="0" w:space="0" w:color="auto"/>
          </w:divBdr>
        </w:div>
        <w:div w:id="1575777129">
          <w:marLeft w:val="640"/>
          <w:marRight w:val="0"/>
          <w:marTop w:val="0"/>
          <w:marBottom w:val="0"/>
          <w:divBdr>
            <w:top w:val="none" w:sz="0" w:space="0" w:color="auto"/>
            <w:left w:val="none" w:sz="0" w:space="0" w:color="auto"/>
            <w:bottom w:val="none" w:sz="0" w:space="0" w:color="auto"/>
            <w:right w:val="none" w:sz="0" w:space="0" w:color="auto"/>
          </w:divBdr>
        </w:div>
        <w:div w:id="463423916">
          <w:marLeft w:val="640"/>
          <w:marRight w:val="0"/>
          <w:marTop w:val="0"/>
          <w:marBottom w:val="0"/>
          <w:divBdr>
            <w:top w:val="none" w:sz="0" w:space="0" w:color="auto"/>
            <w:left w:val="none" w:sz="0" w:space="0" w:color="auto"/>
            <w:bottom w:val="none" w:sz="0" w:space="0" w:color="auto"/>
            <w:right w:val="none" w:sz="0" w:space="0" w:color="auto"/>
          </w:divBdr>
        </w:div>
        <w:div w:id="1887834439">
          <w:marLeft w:val="640"/>
          <w:marRight w:val="0"/>
          <w:marTop w:val="0"/>
          <w:marBottom w:val="0"/>
          <w:divBdr>
            <w:top w:val="none" w:sz="0" w:space="0" w:color="auto"/>
            <w:left w:val="none" w:sz="0" w:space="0" w:color="auto"/>
            <w:bottom w:val="none" w:sz="0" w:space="0" w:color="auto"/>
            <w:right w:val="none" w:sz="0" w:space="0" w:color="auto"/>
          </w:divBdr>
        </w:div>
        <w:div w:id="1737627704">
          <w:marLeft w:val="640"/>
          <w:marRight w:val="0"/>
          <w:marTop w:val="0"/>
          <w:marBottom w:val="0"/>
          <w:divBdr>
            <w:top w:val="none" w:sz="0" w:space="0" w:color="auto"/>
            <w:left w:val="none" w:sz="0" w:space="0" w:color="auto"/>
            <w:bottom w:val="none" w:sz="0" w:space="0" w:color="auto"/>
            <w:right w:val="none" w:sz="0" w:space="0" w:color="auto"/>
          </w:divBdr>
        </w:div>
        <w:div w:id="1020350961">
          <w:marLeft w:val="640"/>
          <w:marRight w:val="0"/>
          <w:marTop w:val="0"/>
          <w:marBottom w:val="0"/>
          <w:divBdr>
            <w:top w:val="none" w:sz="0" w:space="0" w:color="auto"/>
            <w:left w:val="none" w:sz="0" w:space="0" w:color="auto"/>
            <w:bottom w:val="none" w:sz="0" w:space="0" w:color="auto"/>
            <w:right w:val="none" w:sz="0" w:space="0" w:color="auto"/>
          </w:divBdr>
        </w:div>
        <w:div w:id="668288661">
          <w:marLeft w:val="640"/>
          <w:marRight w:val="0"/>
          <w:marTop w:val="0"/>
          <w:marBottom w:val="0"/>
          <w:divBdr>
            <w:top w:val="none" w:sz="0" w:space="0" w:color="auto"/>
            <w:left w:val="none" w:sz="0" w:space="0" w:color="auto"/>
            <w:bottom w:val="none" w:sz="0" w:space="0" w:color="auto"/>
            <w:right w:val="none" w:sz="0" w:space="0" w:color="auto"/>
          </w:divBdr>
        </w:div>
        <w:div w:id="1639139484">
          <w:marLeft w:val="640"/>
          <w:marRight w:val="0"/>
          <w:marTop w:val="0"/>
          <w:marBottom w:val="0"/>
          <w:divBdr>
            <w:top w:val="none" w:sz="0" w:space="0" w:color="auto"/>
            <w:left w:val="none" w:sz="0" w:space="0" w:color="auto"/>
            <w:bottom w:val="none" w:sz="0" w:space="0" w:color="auto"/>
            <w:right w:val="none" w:sz="0" w:space="0" w:color="auto"/>
          </w:divBdr>
        </w:div>
        <w:div w:id="636447444">
          <w:marLeft w:val="640"/>
          <w:marRight w:val="0"/>
          <w:marTop w:val="0"/>
          <w:marBottom w:val="0"/>
          <w:divBdr>
            <w:top w:val="none" w:sz="0" w:space="0" w:color="auto"/>
            <w:left w:val="none" w:sz="0" w:space="0" w:color="auto"/>
            <w:bottom w:val="none" w:sz="0" w:space="0" w:color="auto"/>
            <w:right w:val="none" w:sz="0" w:space="0" w:color="auto"/>
          </w:divBdr>
        </w:div>
        <w:div w:id="2013142967">
          <w:marLeft w:val="640"/>
          <w:marRight w:val="0"/>
          <w:marTop w:val="0"/>
          <w:marBottom w:val="0"/>
          <w:divBdr>
            <w:top w:val="none" w:sz="0" w:space="0" w:color="auto"/>
            <w:left w:val="none" w:sz="0" w:space="0" w:color="auto"/>
            <w:bottom w:val="none" w:sz="0" w:space="0" w:color="auto"/>
            <w:right w:val="none" w:sz="0" w:space="0" w:color="auto"/>
          </w:divBdr>
        </w:div>
        <w:div w:id="780228560">
          <w:marLeft w:val="640"/>
          <w:marRight w:val="0"/>
          <w:marTop w:val="0"/>
          <w:marBottom w:val="0"/>
          <w:divBdr>
            <w:top w:val="none" w:sz="0" w:space="0" w:color="auto"/>
            <w:left w:val="none" w:sz="0" w:space="0" w:color="auto"/>
            <w:bottom w:val="none" w:sz="0" w:space="0" w:color="auto"/>
            <w:right w:val="none" w:sz="0" w:space="0" w:color="auto"/>
          </w:divBdr>
        </w:div>
        <w:div w:id="2045788646">
          <w:marLeft w:val="640"/>
          <w:marRight w:val="0"/>
          <w:marTop w:val="0"/>
          <w:marBottom w:val="0"/>
          <w:divBdr>
            <w:top w:val="none" w:sz="0" w:space="0" w:color="auto"/>
            <w:left w:val="none" w:sz="0" w:space="0" w:color="auto"/>
            <w:bottom w:val="none" w:sz="0" w:space="0" w:color="auto"/>
            <w:right w:val="none" w:sz="0" w:space="0" w:color="auto"/>
          </w:divBdr>
        </w:div>
        <w:div w:id="927925387">
          <w:marLeft w:val="640"/>
          <w:marRight w:val="0"/>
          <w:marTop w:val="0"/>
          <w:marBottom w:val="0"/>
          <w:divBdr>
            <w:top w:val="none" w:sz="0" w:space="0" w:color="auto"/>
            <w:left w:val="none" w:sz="0" w:space="0" w:color="auto"/>
            <w:bottom w:val="none" w:sz="0" w:space="0" w:color="auto"/>
            <w:right w:val="none" w:sz="0" w:space="0" w:color="auto"/>
          </w:divBdr>
        </w:div>
        <w:div w:id="1270889824">
          <w:marLeft w:val="640"/>
          <w:marRight w:val="0"/>
          <w:marTop w:val="0"/>
          <w:marBottom w:val="0"/>
          <w:divBdr>
            <w:top w:val="none" w:sz="0" w:space="0" w:color="auto"/>
            <w:left w:val="none" w:sz="0" w:space="0" w:color="auto"/>
            <w:bottom w:val="none" w:sz="0" w:space="0" w:color="auto"/>
            <w:right w:val="none" w:sz="0" w:space="0" w:color="auto"/>
          </w:divBdr>
        </w:div>
        <w:div w:id="843394568">
          <w:marLeft w:val="640"/>
          <w:marRight w:val="0"/>
          <w:marTop w:val="0"/>
          <w:marBottom w:val="0"/>
          <w:divBdr>
            <w:top w:val="none" w:sz="0" w:space="0" w:color="auto"/>
            <w:left w:val="none" w:sz="0" w:space="0" w:color="auto"/>
            <w:bottom w:val="none" w:sz="0" w:space="0" w:color="auto"/>
            <w:right w:val="none" w:sz="0" w:space="0" w:color="auto"/>
          </w:divBdr>
        </w:div>
        <w:div w:id="1902673261">
          <w:marLeft w:val="640"/>
          <w:marRight w:val="0"/>
          <w:marTop w:val="0"/>
          <w:marBottom w:val="0"/>
          <w:divBdr>
            <w:top w:val="none" w:sz="0" w:space="0" w:color="auto"/>
            <w:left w:val="none" w:sz="0" w:space="0" w:color="auto"/>
            <w:bottom w:val="none" w:sz="0" w:space="0" w:color="auto"/>
            <w:right w:val="none" w:sz="0" w:space="0" w:color="auto"/>
          </w:divBdr>
        </w:div>
        <w:div w:id="1667128284">
          <w:marLeft w:val="640"/>
          <w:marRight w:val="0"/>
          <w:marTop w:val="0"/>
          <w:marBottom w:val="0"/>
          <w:divBdr>
            <w:top w:val="none" w:sz="0" w:space="0" w:color="auto"/>
            <w:left w:val="none" w:sz="0" w:space="0" w:color="auto"/>
            <w:bottom w:val="none" w:sz="0" w:space="0" w:color="auto"/>
            <w:right w:val="none" w:sz="0" w:space="0" w:color="auto"/>
          </w:divBdr>
        </w:div>
        <w:div w:id="899822539">
          <w:marLeft w:val="640"/>
          <w:marRight w:val="0"/>
          <w:marTop w:val="0"/>
          <w:marBottom w:val="0"/>
          <w:divBdr>
            <w:top w:val="none" w:sz="0" w:space="0" w:color="auto"/>
            <w:left w:val="none" w:sz="0" w:space="0" w:color="auto"/>
            <w:bottom w:val="none" w:sz="0" w:space="0" w:color="auto"/>
            <w:right w:val="none" w:sz="0" w:space="0" w:color="auto"/>
          </w:divBdr>
        </w:div>
        <w:div w:id="2085108709">
          <w:marLeft w:val="640"/>
          <w:marRight w:val="0"/>
          <w:marTop w:val="0"/>
          <w:marBottom w:val="0"/>
          <w:divBdr>
            <w:top w:val="none" w:sz="0" w:space="0" w:color="auto"/>
            <w:left w:val="none" w:sz="0" w:space="0" w:color="auto"/>
            <w:bottom w:val="none" w:sz="0" w:space="0" w:color="auto"/>
            <w:right w:val="none" w:sz="0" w:space="0" w:color="auto"/>
          </w:divBdr>
        </w:div>
        <w:div w:id="1524707058">
          <w:marLeft w:val="640"/>
          <w:marRight w:val="0"/>
          <w:marTop w:val="0"/>
          <w:marBottom w:val="0"/>
          <w:divBdr>
            <w:top w:val="none" w:sz="0" w:space="0" w:color="auto"/>
            <w:left w:val="none" w:sz="0" w:space="0" w:color="auto"/>
            <w:bottom w:val="none" w:sz="0" w:space="0" w:color="auto"/>
            <w:right w:val="none" w:sz="0" w:space="0" w:color="auto"/>
          </w:divBdr>
        </w:div>
        <w:div w:id="502165700">
          <w:marLeft w:val="640"/>
          <w:marRight w:val="0"/>
          <w:marTop w:val="0"/>
          <w:marBottom w:val="0"/>
          <w:divBdr>
            <w:top w:val="none" w:sz="0" w:space="0" w:color="auto"/>
            <w:left w:val="none" w:sz="0" w:space="0" w:color="auto"/>
            <w:bottom w:val="none" w:sz="0" w:space="0" w:color="auto"/>
            <w:right w:val="none" w:sz="0" w:space="0" w:color="auto"/>
          </w:divBdr>
        </w:div>
        <w:div w:id="1135215234">
          <w:marLeft w:val="640"/>
          <w:marRight w:val="0"/>
          <w:marTop w:val="0"/>
          <w:marBottom w:val="0"/>
          <w:divBdr>
            <w:top w:val="none" w:sz="0" w:space="0" w:color="auto"/>
            <w:left w:val="none" w:sz="0" w:space="0" w:color="auto"/>
            <w:bottom w:val="none" w:sz="0" w:space="0" w:color="auto"/>
            <w:right w:val="none" w:sz="0" w:space="0" w:color="auto"/>
          </w:divBdr>
        </w:div>
        <w:div w:id="1020158437">
          <w:marLeft w:val="640"/>
          <w:marRight w:val="0"/>
          <w:marTop w:val="0"/>
          <w:marBottom w:val="0"/>
          <w:divBdr>
            <w:top w:val="none" w:sz="0" w:space="0" w:color="auto"/>
            <w:left w:val="none" w:sz="0" w:space="0" w:color="auto"/>
            <w:bottom w:val="none" w:sz="0" w:space="0" w:color="auto"/>
            <w:right w:val="none" w:sz="0" w:space="0" w:color="auto"/>
          </w:divBdr>
        </w:div>
        <w:div w:id="733357263">
          <w:marLeft w:val="640"/>
          <w:marRight w:val="0"/>
          <w:marTop w:val="0"/>
          <w:marBottom w:val="0"/>
          <w:divBdr>
            <w:top w:val="none" w:sz="0" w:space="0" w:color="auto"/>
            <w:left w:val="none" w:sz="0" w:space="0" w:color="auto"/>
            <w:bottom w:val="none" w:sz="0" w:space="0" w:color="auto"/>
            <w:right w:val="none" w:sz="0" w:space="0" w:color="auto"/>
          </w:divBdr>
        </w:div>
      </w:divsChild>
    </w:div>
    <w:div w:id="972180026">
      <w:bodyDiv w:val="1"/>
      <w:marLeft w:val="0"/>
      <w:marRight w:val="0"/>
      <w:marTop w:val="0"/>
      <w:marBottom w:val="0"/>
      <w:divBdr>
        <w:top w:val="none" w:sz="0" w:space="0" w:color="auto"/>
        <w:left w:val="none" w:sz="0" w:space="0" w:color="auto"/>
        <w:bottom w:val="none" w:sz="0" w:space="0" w:color="auto"/>
        <w:right w:val="none" w:sz="0" w:space="0" w:color="auto"/>
      </w:divBdr>
      <w:divsChild>
        <w:div w:id="2047098694">
          <w:marLeft w:val="640"/>
          <w:marRight w:val="0"/>
          <w:marTop w:val="0"/>
          <w:marBottom w:val="0"/>
          <w:divBdr>
            <w:top w:val="none" w:sz="0" w:space="0" w:color="auto"/>
            <w:left w:val="none" w:sz="0" w:space="0" w:color="auto"/>
            <w:bottom w:val="none" w:sz="0" w:space="0" w:color="auto"/>
            <w:right w:val="none" w:sz="0" w:space="0" w:color="auto"/>
          </w:divBdr>
        </w:div>
        <w:div w:id="90664877">
          <w:marLeft w:val="640"/>
          <w:marRight w:val="0"/>
          <w:marTop w:val="0"/>
          <w:marBottom w:val="0"/>
          <w:divBdr>
            <w:top w:val="none" w:sz="0" w:space="0" w:color="auto"/>
            <w:left w:val="none" w:sz="0" w:space="0" w:color="auto"/>
            <w:bottom w:val="none" w:sz="0" w:space="0" w:color="auto"/>
            <w:right w:val="none" w:sz="0" w:space="0" w:color="auto"/>
          </w:divBdr>
        </w:div>
        <w:div w:id="1798840020">
          <w:marLeft w:val="640"/>
          <w:marRight w:val="0"/>
          <w:marTop w:val="0"/>
          <w:marBottom w:val="0"/>
          <w:divBdr>
            <w:top w:val="none" w:sz="0" w:space="0" w:color="auto"/>
            <w:left w:val="none" w:sz="0" w:space="0" w:color="auto"/>
            <w:bottom w:val="none" w:sz="0" w:space="0" w:color="auto"/>
            <w:right w:val="none" w:sz="0" w:space="0" w:color="auto"/>
          </w:divBdr>
        </w:div>
        <w:div w:id="1179200471">
          <w:marLeft w:val="640"/>
          <w:marRight w:val="0"/>
          <w:marTop w:val="0"/>
          <w:marBottom w:val="0"/>
          <w:divBdr>
            <w:top w:val="none" w:sz="0" w:space="0" w:color="auto"/>
            <w:left w:val="none" w:sz="0" w:space="0" w:color="auto"/>
            <w:bottom w:val="none" w:sz="0" w:space="0" w:color="auto"/>
            <w:right w:val="none" w:sz="0" w:space="0" w:color="auto"/>
          </w:divBdr>
        </w:div>
        <w:div w:id="2040933495">
          <w:marLeft w:val="640"/>
          <w:marRight w:val="0"/>
          <w:marTop w:val="0"/>
          <w:marBottom w:val="0"/>
          <w:divBdr>
            <w:top w:val="none" w:sz="0" w:space="0" w:color="auto"/>
            <w:left w:val="none" w:sz="0" w:space="0" w:color="auto"/>
            <w:bottom w:val="none" w:sz="0" w:space="0" w:color="auto"/>
            <w:right w:val="none" w:sz="0" w:space="0" w:color="auto"/>
          </w:divBdr>
        </w:div>
        <w:div w:id="1623225893">
          <w:marLeft w:val="640"/>
          <w:marRight w:val="0"/>
          <w:marTop w:val="0"/>
          <w:marBottom w:val="0"/>
          <w:divBdr>
            <w:top w:val="none" w:sz="0" w:space="0" w:color="auto"/>
            <w:left w:val="none" w:sz="0" w:space="0" w:color="auto"/>
            <w:bottom w:val="none" w:sz="0" w:space="0" w:color="auto"/>
            <w:right w:val="none" w:sz="0" w:space="0" w:color="auto"/>
          </w:divBdr>
        </w:div>
        <w:div w:id="301273071">
          <w:marLeft w:val="640"/>
          <w:marRight w:val="0"/>
          <w:marTop w:val="0"/>
          <w:marBottom w:val="0"/>
          <w:divBdr>
            <w:top w:val="none" w:sz="0" w:space="0" w:color="auto"/>
            <w:left w:val="none" w:sz="0" w:space="0" w:color="auto"/>
            <w:bottom w:val="none" w:sz="0" w:space="0" w:color="auto"/>
            <w:right w:val="none" w:sz="0" w:space="0" w:color="auto"/>
          </w:divBdr>
        </w:div>
        <w:div w:id="1654681387">
          <w:marLeft w:val="640"/>
          <w:marRight w:val="0"/>
          <w:marTop w:val="0"/>
          <w:marBottom w:val="0"/>
          <w:divBdr>
            <w:top w:val="none" w:sz="0" w:space="0" w:color="auto"/>
            <w:left w:val="none" w:sz="0" w:space="0" w:color="auto"/>
            <w:bottom w:val="none" w:sz="0" w:space="0" w:color="auto"/>
            <w:right w:val="none" w:sz="0" w:space="0" w:color="auto"/>
          </w:divBdr>
        </w:div>
        <w:div w:id="2025472465">
          <w:marLeft w:val="640"/>
          <w:marRight w:val="0"/>
          <w:marTop w:val="0"/>
          <w:marBottom w:val="0"/>
          <w:divBdr>
            <w:top w:val="none" w:sz="0" w:space="0" w:color="auto"/>
            <w:left w:val="none" w:sz="0" w:space="0" w:color="auto"/>
            <w:bottom w:val="none" w:sz="0" w:space="0" w:color="auto"/>
            <w:right w:val="none" w:sz="0" w:space="0" w:color="auto"/>
          </w:divBdr>
        </w:div>
        <w:div w:id="2045249671">
          <w:marLeft w:val="640"/>
          <w:marRight w:val="0"/>
          <w:marTop w:val="0"/>
          <w:marBottom w:val="0"/>
          <w:divBdr>
            <w:top w:val="none" w:sz="0" w:space="0" w:color="auto"/>
            <w:left w:val="none" w:sz="0" w:space="0" w:color="auto"/>
            <w:bottom w:val="none" w:sz="0" w:space="0" w:color="auto"/>
            <w:right w:val="none" w:sz="0" w:space="0" w:color="auto"/>
          </w:divBdr>
        </w:div>
        <w:div w:id="1047686905">
          <w:marLeft w:val="640"/>
          <w:marRight w:val="0"/>
          <w:marTop w:val="0"/>
          <w:marBottom w:val="0"/>
          <w:divBdr>
            <w:top w:val="none" w:sz="0" w:space="0" w:color="auto"/>
            <w:left w:val="none" w:sz="0" w:space="0" w:color="auto"/>
            <w:bottom w:val="none" w:sz="0" w:space="0" w:color="auto"/>
            <w:right w:val="none" w:sz="0" w:space="0" w:color="auto"/>
          </w:divBdr>
        </w:div>
        <w:div w:id="1784493745">
          <w:marLeft w:val="640"/>
          <w:marRight w:val="0"/>
          <w:marTop w:val="0"/>
          <w:marBottom w:val="0"/>
          <w:divBdr>
            <w:top w:val="none" w:sz="0" w:space="0" w:color="auto"/>
            <w:left w:val="none" w:sz="0" w:space="0" w:color="auto"/>
            <w:bottom w:val="none" w:sz="0" w:space="0" w:color="auto"/>
            <w:right w:val="none" w:sz="0" w:space="0" w:color="auto"/>
          </w:divBdr>
        </w:div>
        <w:div w:id="1158498224">
          <w:marLeft w:val="640"/>
          <w:marRight w:val="0"/>
          <w:marTop w:val="0"/>
          <w:marBottom w:val="0"/>
          <w:divBdr>
            <w:top w:val="none" w:sz="0" w:space="0" w:color="auto"/>
            <w:left w:val="none" w:sz="0" w:space="0" w:color="auto"/>
            <w:bottom w:val="none" w:sz="0" w:space="0" w:color="auto"/>
            <w:right w:val="none" w:sz="0" w:space="0" w:color="auto"/>
          </w:divBdr>
        </w:div>
        <w:div w:id="1122652973">
          <w:marLeft w:val="640"/>
          <w:marRight w:val="0"/>
          <w:marTop w:val="0"/>
          <w:marBottom w:val="0"/>
          <w:divBdr>
            <w:top w:val="none" w:sz="0" w:space="0" w:color="auto"/>
            <w:left w:val="none" w:sz="0" w:space="0" w:color="auto"/>
            <w:bottom w:val="none" w:sz="0" w:space="0" w:color="auto"/>
            <w:right w:val="none" w:sz="0" w:space="0" w:color="auto"/>
          </w:divBdr>
        </w:div>
        <w:div w:id="49350113">
          <w:marLeft w:val="640"/>
          <w:marRight w:val="0"/>
          <w:marTop w:val="0"/>
          <w:marBottom w:val="0"/>
          <w:divBdr>
            <w:top w:val="none" w:sz="0" w:space="0" w:color="auto"/>
            <w:left w:val="none" w:sz="0" w:space="0" w:color="auto"/>
            <w:bottom w:val="none" w:sz="0" w:space="0" w:color="auto"/>
            <w:right w:val="none" w:sz="0" w:space="0" w:color="auto"/>
          </w:divBdr>
        </w:div>
        <w:div w:id="598875792">
          <w:marLeft w:val="640"/>
          <w:marRight w:val="0"/>
          <w:marTop w:val="0"/>
          <w:marBottom w:val="0"/>
          <w:divBdr>
            <w:top w:val="none" w:sz="0" w:space="0" w:color="auto"/>
            <w:left w:val="none" w:sz="0" w:space="0" w:color="auto"/>
            <w:bottom w:val="none" w:sz="0" w:space="0" w:color="auto"/>
            <w:right w:val="none" w:sz="0" w:space="0" w:color="auto"/>
          </w:divBdr>
        </w:div>
        <w:div w:id="2067414735">
          <w:marLeft w:val="640"/>
          <w:marRight w:val="0"/>
          <w:marTop w:val="0"/>
          <w:marBottom w:val="0"/>
          <w:divBdr>
            <w:top w:val="none" w:sz="0" w:space="0" w:color="auto"/>
            <w:left w:val="none" w:sz="0" w:space="0" w:color="auto"/>
            <w:bottom w:val="none" w:sz="0" w:space="0" w:color="auto"/>
            <w:right w:val="none" w:sz="0" w:space="0" w:color="auto"/>
          </w:divBdr>
        </w:div>
        <w:div w:id="409887288">
          <w:marLeft w:val="640"/>
          <w:marRight w:val="0"/>
          <w:marTop w:val="0"/>
          <w:marBottom w:val="0"/>
          <w:divBdr>
            <w:top w:val="none" w:sz="0" w:space="0" w:color="auto"/>
            <w:left w:val="none" w:sz="0" w:space="0" w:color="auto"/>
            <w:bottom w:val="none" w:sz="0" w:space="0" w:color="auto"/>
            <w:right w:val="none" w:sz="0" w:space="0" w:color="auto"/>
          </w:divBdr>
        </w:div>
        <w:div w:id="632059803">
          <w:marLeft w:val="640"/>
          <w:marRight w:val="0"/>
          <w:marTop w:val="0"/>
          <w:marBottom w:val="0"/>
          <w:divBdr>
            <w:top w:val="none" w:sz="0" w:space="0" w:color="auto"/>
            <w:left w:val="none" w:sz="0" w:space="0" w:color="auto"/>
            <w:bottom w:val="none" w:sz="0" w:space="0" w:color="auto"/>
            <w:right w:val="none" w:sz="0" w:space="0" w:color="auto"/>
          </w:divBdr>
        </w:div>
        <w:div w:id="848328260">
          <w:marLeft w:val="640"/>
          <w:marRight w:val="0"/>
          <w:marTop w:val="0"/>
          <w:marBottom w:val="0"/>
          <w:divBdr>
            <w:top w:val="none" w:sz="0" w:space="0" w:color="auto"/>
            <w:left w:val="none" w:sz="0" w:space="0" w:color="auto"/>
            <w:bottom w:val="none" w:sz="0" w:space="0" w:color="auto"/>
            <w:right w:val="none" w:sz="0" w:space="0" w:color="auto"/>
          </w:divBdr>
        </w:div>
        <w:div w:id="699090345">
          <w:marLeft w:val="640"/>
          <w:marRight w:val="0"/>
          <w:marTop w:val="0"/>
          <w:marBottom w:val="0"/>
          <w:divBdr>
            <w:top w:val="none" w:sz="0" w:space="0" w:color="auto"/>
            <w:left w:val="none" w:sz="0" w:space="0" w:color="auto"/>
            <w:bottom w:val="none" w:sz="0" w:space="0" w:color="auto"/>
            <w:right w:val="none" w:sz="0" w:space="0" w:color="auto"/>
          </w:divBdr>
        </w:div>
        <w:div w:id="327680865">
          <w:marLeft w:val="640"/>
          <w:marRight w:val="0"/>
          <w:marTop w:val="0"/>
          <w:marBottom w:val="0"/>
          <w:divBdr>
            <w:top w:val="none" w:sz="0" w:space="0" w:color="auto"/>
            <w:left w:val="none" w:sz="0" w:space="0" w:color="auto"/>
            <w:bottom w:val="none" w:sz="0" w:space="0" w:color="auto"/>
            <w:right w:val="none" w:sz="0" w:space="0" w:color="auto"/>
          </w:divBdr>
        </w:div>
        <w:div w:id="501623062">
          <w:marLeft w:val="640"/>
          <w:marRight w:val="0"/>
          <w:marTop w:val="0"/>
          <w:marBottom w:val="0"/>
          <w:divBdr>
            <w:top w:val="none" w:sz="0" w:space="0" w:color="auto"/>
            <w:left w:val="none" w:sz="0" w:space="0" w:color="auto"/>
            <w:bottom w:val="none" w:sz="0" w:space="0" w:color="auto"/>
            <w:right w:val="none" w:sz="0" w:space="0" w:color="auto"/>
          </w:divBdr>
        </w:div>
        <w:div w:id="1449616572">
          <w:marLeft w:val="640"/>
          <w:marRight w:val="0"/>
          <w:marTop w:val="0"/>
          <w:marBottom w:val="0"/>
          <w:divBdr>
            <w:top w:val="none" w:sz="0" w:space="0" w:color="auto"/>
            <w:left w:val="none" w:sz="0" w:space="0" w:color="auto"/>
            <w:bottom w:val="none" w:sz="0" w:space="0" w:color="auto"/>
            <w:right w:val="none" w:sz="0" w:space="0" w:color="auto"/>
          </w:divBdr>
        </w:div>
        <w:div w:id="862015709">
          <w:marLeft w:val="640"/>
          <w:marRight w:val="0"/>
          <w:marTop w:val="0"/>
          <w:marBottom w:val="0"/>
          <w:divBdr>
            <w:top w:val="none" w:sz="0" w:space="0" w:color="auto"/>
            <w:left w:val="none" w:sz="0" w:space="0" w:color="auto"/>
            <w:bottom w:val="none" w:sz="0" w:space="0" w:color="auto"/>
            <w:right w:val="none" w:sz="0" w:space="0" w:color="auto"/>
          </w:divBdr>
        </w:div>
        <w:div w:id="1213731337">
          <w:marLeft w:val="640"/>
          <w:marRight w:val="0"/>
          <w:marTop w:val="0"/>
          <w:marBottom w:val="0"/>
          <w:divBdr>
            <w:top w:val="none" w:sz="0" w:space="0" w:color="auto"/>
            <w:left w:val="none" w:sz="0" w:space="0" w:color="auto"/>
            <w:bottom w:val="none" w:sz="0" w:space="0" w:color="auto"/>
            <w:right w:val="none" w:sz="0" w:space="0" w:color="auto"/>
          </w:divBdr>
        </w:div>
        <w:div w:id="1955290220">
          <w:marLeft w:val="640"/>
          <w:marRight w:val="0"/>
          <w:marTop w:val="0"/>
          <w:marBottom w:val="0"/>
          <w:divBdr>
            <w:top w:val="none" w:sz="0" w:space="0" w:color="auto"/>
            <w:left w:val="none" w:sz="0" w:space="0" w:color="auto"/>
            <w:bottom w:val="none" w:sz="0" w:space="0" w:color="auto"/>
            <w:right w:val="none" w:sz="0" w:space="0" w:color="auto"/>
          </w:divBdr>
        </w:div>
        <w:div w:id="1152329520">
          <w:marLeft w:val="640"/>
          <w:marRight w:val="0"/>
          <w:marTop w:val="0"/>
          <w:marBottom w:val="0"/>
          <w:divBdr>
            <w:top w:val="none" w:sz="0" w:space="0" w:color="auto"/>
            <w:left w:val="none" w:sz="0" w:space="0" w:color="auto"/>
            <w:bottom w:val="none" w:sz="0" w:space="0" w:color="auto"/>
            <w:right w:val="none" w:sz="0" w:space="0" w:color="auto"/>
          </w:divBdr>
        </w:div>
        <w:div w:id="1823884514">
          <w:marLeft w:val="640"/>
          <w:marRight w:val="0"/>
          <w:marTop w:val="0"/>
          <w:marBottom w:val="0"/>
          <w:divBdr>
            <w:top w:val="none" w:sz="0" w:space="0" w:color="auto"/>
            <w:left w:val="none" w:sz="0" w:space="0" w:color="auto"/>
            <w:bottom w:val="none" w:sz="0" w:space="0" w:color="auto"/>
            <w:right w:val="none" w:sz="0" w:space="0" w:color="auto"/>
          </w:divBdr>
        </w:div>
        <w:div w:id="820004766">
          <w:marLeft w:val="640"/>
          <w:marRight w:val="0"/>
          <w:marTop w:val="0"/>
          <w:marBottom w:val="0"/>
          <w:divBdr>
            <w:top w:val="none" w:sz="0" w:space="0" w:color="auto"/>
            <w:left w:val="none" w:sz="0" w:space="0" w:color="auto"/>
            <w:bottom w:val="none" w:sz="0" w:space="0" w:color="auto"/>
            <w:right w:val="none" w:sz="0" w:space="0" w:color="auto"/>
          </w:divBdr>
        </w:div>
        <w:div w:id="195118206">
          <w:marLeft w:val="640"/>
          <w:marRight w:val="0"/>
          <w:marTop w:val="0"/>
          <w:marBottom w:val="0"/>
          <w:divBdr>
            <w:top w:val="none" w:sz="0" w:space="0" w:color="auto"/>
            <w:left w:val="none" w:sz="0" w:space="0" w:color="auto"/>
            <w:bottom w:val="none" w:sz="0" w:space="0" w:color="auto"/>
            <w:right w:val="none" w:sz="0" w:space="0" w:color="auto"/>
          </w:divBdr>
        </w:div>
        <w:div w:id="1049299470">
          <w:marLeft w:val="640"/>
          <w:marRight w:val="0"/>
          <w:marTop w:val="0"/>
          <w:marBottom w:val="0"/>
          <w:divBdr>
            <w:top w:val="none" w:sz="0" w:space="0" w:color="auto"/>
            <w:left w:val="none" w:sz="0" w:space="0" w:color="auto"/>
            <w:bottom w:val="none" w:sz="0" w:space="0" w:color="auto"/>
            <w:right w:val="none" w:sz="0" w:space="0" w:color="auto"/>
          </w:divBdr>
        </w:div>
        <w:div w:id="1119880787">
          <w:marLeft w:val="640"/>
          <w:marRight w:val="0"/>
          <w:marTop w:val="0"/>
          <w:marBottom w:val="0"/>
          <w:divBdr>
            <w:top w:val="none" w:sz="0" w:space="0" w:color="auto"/>
            <w:left w:val="none" w:sz="0" w:space="0" w:color="auto"/>
            <w:bottom w:val="none" w:sz="0" w:space="0" w:color="auto"/>
            <w:right w:val="none" w:sz="0" w:space="0" w:color="auto"/>
          </w:divBdr>
        </w:div>
      </w:divsChild>
    </w:div>
    <w:div w:id="985234988">
      <w:bodyDiv w:val="1"/>
      <w:marLeft w:val="0"/>
      <w:marRight w:val="0"/>
      <w:marTop w:val="0"/>
      <w:marBottom w:val="0"/>
      <w:divBdr>
        <w:top w:val="none" w:sz="0" w:space="0" w:color="auto"/>
        <w:left w:val="none" w:sz="0" w:space="0" w:color="auto"/>
        <w:bottom w:val="none" w:sz="0" w:space="0" w:color="auto"/>
        <w:right w:val="none" w:sz="0" w:space="0" w:color="auto"/>
      </w:divBdr>
      <w:divsChild>
        <w:div w:id="456609280">
          <w:marLeft w:val="640"/>
          <w:marRight w:val="0"/>
          <w:marTop w:val="0"/>
          <w:marBottom w:val="0"/>
          <w:divBdr>
            <w:top w:val="none" w:sz="0" w:space="0" w:color="auto"/>
            <w:left w:val="none" w:sz="0" w:space="0" w:color="auto"/>
            <w:bottom w:val="none" w:sz="0" w:space="0" w:color="auto"/>
            <w:right w:val="none" w:sz="0" w:space="0" w:color="auto"/>
          </w:divBdr>
        </w:div>
        <w:div w:id="2015496585">
          <w:marLeft w:val="640"/>
          <w:marRight w:val="0"/>
          <w:marTop w:val="0"/>
          <w:marBottom w:val="0"/>
          <w:divBdr>
            <w:top w:val="none" w:sz="0" w:space="0" w:color="auto"/>
            <w:left w:val="none" w:sz="0" w:space="0" w:color="auto"/>
            <w:bottom w:val="none" w:sz="0" w:space="0" w:color="auto"/>
            <w:right w:val="none" w:sz="0" w:space="0" w:color="auto"/>
          </w:divBdr>
        </w:div>
        <w:div w:id="1235314798">
          <w:marLeft w:val="640"/>
          <w:marRight w:val="0"/>
          <w:marTop w:val="0"/>
          <w:marBottom w:val="0"/>
          <w:divBdr>
            <w:top w:val="none" w:sz="0" w:space="0" w:color="auto"/>
            <w:left w:val="none" w:sz="0" w:space="0" w:color="auto"/>
            <w:bottom w:val="none" w:sz="0" w:space="0" w:color="auto"/>
            <w:right w:val="none" w:sz="0" w:space="0" w:color="auto"/>
          </w:divBdr>
        </w:div>
        <w:div w:id="1778016827">
          <w:marLeft w:val="640"/>
          <w:marRight w:val="0"/>
          <w:marTop w:val="0"/>
          <w:marBottom w:val="0"/>
          <w:divBdr>
            <w:top w:val="none" w:sz="0" w:space="0" w:color="auto"/>
            <w:left w:val="none" w:sz="0" w:space="0" w:color="auto"/>
            <w:bottom w:val="none" w:sz="0" w:space="0" w:color="auto"/>
            <w:right w:val="none" w:sz="0" w:space="0" w:color="auto"/>
          </w:divBdr>
        </w:div>
        <w:div w:id="76437613">
          <w:marLeft w:val="640"/>
          <w:marRight w:val="0"/>
          <w:marTop w:val="0"/>
          <w:marBottom w:val="0"/>
          <w:divBdr>
            <w:top w:val="none" w:sz="0" w:space="0" w:color="auto"/>
            <w:left w:val="none" w:sz="0" w:space="0" w:color="auto"/>
            <w:bottom w:val="none" w:sz="0" w:space="0" w:color="auto"/>
            <w:right w:val="none" w:sz="0" w:space="0" w:color="auto"/>
          </w:divBdr>
        </w:div>
        <w:div w:id="1789663460">
          <w:marLeft w:val="640"/>
          <w:marRight w:val="0"/>
          <w:marTop w:val="0"/>
          <w:marBottom w:val="0"/>
          <w:divBdr>
            <w:top w:val="none" w:sz="0" w:space="0" w:color="auto"/>
            <w:left w:val="none" w:sz="0" w:space="0" w:color="auto"/>
            <w:bottom w:val="none" w:sz="0" w:space="0" w:color="auto"/>
            <w:right w:val="none" w:sz="0" w:space="0" w:color="auto"/>
          </w:divBdr>
        </w:div>
        <w:div w:id="1884555024">
          <w:marLeft w:val="640"/>
          <w:marRight w:val="0"/>
          <w:marTop w:val="0"/>
          <w:marBottom w:val="0"/>
          <w:divBdr>
            <w:top w:val="none" w:sz="0" w:space="0" w:color="auto"/>
            <w:left w:val="none" w:sz="0" w:space="0" w:color="auto"/>
            <w:bottom w:val="none" w:sz="0" w:space="0" w:color="auto"/>
            <w:right w:val="none" w:sz="0" w:space="0" w:color="auto"/>
          </w:divBdr>
        </w:div>
        <w:div w:id="2123569321">
          <w:marLeft w:val="640"/>
          <w:marRight w:val="0"/>
          <w:marTop w:val="0"/>
          <w:marBottom w:val="0"/>
          <w:divBdr>
            <w:top w:val="none" w:sz="0" w:space="0" w:color="auto"/>
            <w:left w:val="none" w:sz="0" w:space="0" w:color="auto"/>
            <w:bottom w:val="none" w:sz="0" w:space="0" w:color="auto"/>
            <w:right w:val="none" w:sz="0" w:space="0" w:color="auto"/>
          </w:divBdr>
        </w:div>
        <w:div w:id="181675873">
          <w:marLeft w:val="640"/>
          <w:marRight w:val="0"/>
          <w:marTop w:val="0"/>
          <w:marBottom w:val="0"/>
          <w:divBdr>
            <w:top w:val="none" w:sz="0" w:space="0" w:color="auto"/>
            <w:left w:val="none" w:sz="0" w:space="0" w:color="auto"/>
            <w:bottom w:val="none" w:sz="0" w:space="0" w:color="auto"/>
            <w:right w:val="none" w:sz="0" w:space="0" w:color="auto"/>
          </w:divBdr>
        </w:div>
        <w:div w:id="1472409128">
          <w:marLeft w:val="640"/>
          <w:marRight w:val="0"/>
          <w:marTop w:val="0"/>
          <w:marBottom w:val="0"/>
          <w:divBdr>
            <w:top w:val="none" w:sz="0" w:space="0" w:color="auto"/>
            <w:left w:val="none" w:sz="0" w:space="0" w:color="auto"/>
            <w:bottom w:val="none" w:sz="0" w:space="0" w:color="auto"/>
            <w:right w:val="none" w:sz="0" w:space="0" w:color="auto"/>
          </w:divBdr>
        </w:div>
        <w:div w:id="1549151044">
          <w:marLeft w:val="640"/>
          <w:marRight w:val="0"/>
          <w:marTop w:val="0"/>
          <w:marBottom w:val="0"/>
          <w:divBdr>
            <w:top w:val="none" w:sz="0" w:space="0" w:color="auto"/>
            <w:left w:val="none" w:sz="0" w:space="0" w:color="auto"/>
            <w:bottom w:val="none" w:sz="0" w:space="0" w:color="auto"/>
            <w:right w:val="none" w:sz="0" w:space="0" w:color="auto"/>
          </w:divBdr>
        </w:div>
        <w:div w:id="1993675523">
          <w:marLeft w:val="640"/>
          <w:marRight w:val="0"/>
          <w:marTop w:val="0"/>
          <w:marBottom w:val="0"/>
          <w:divBdr>
            <w:top w:val="none" w:sz="0" w:space="0" w:color="auto"/>
            <w:left w:val="none" w:sz="0" w:space="0" w:color="auto"/>
            <w:bottom w:val="none" w:sz="0" w:space="0" w:color="auto"/>
            <w:right w:val="none" w:sz="0" w:space="0" w:color="auto"/>
          </w:divBdr>
        </w:div>
        <w:div w:id="1636793019">
          <w:marLeft w:val="640"/>
          <w:marRight w:val="0"/>
          <w:marTop w:val="0"/>
          <w:marBottom w:val="0"/>
          <w:divBdr>
            <w:top w:val="none" w:sz="0" w:space="0" w:color="auto"/>
            <w:left w:val="none" w:sz="0" w:space="0" w:color="auto"/>
            <w:bottom w:val="none" w:sz="0" w:space="0" w:color="auto"/>
            <w:right w:val="none" w:sz="0" w:space="0" w:color="auto"/>
          </w:divBdr>
        </w:div>
        <w:div w:id="2028824440">
          <w:marLeft w:val="640"/>
          <w:marRight w:val="0"/>
          <w:marTop w:val="0"/>
          <w:marBottom w:val="0"/>
          <w:divBdr>
            <w:top w:val="none" w:sz="0" w:space="0" w:color="auto"/>
            <w:left w:val="none" w:sz="0" w:space="0" w:color="auto"/>
            <w:bottom w:val="none" w:sz="0" w:space="0" w:color="auto"/>
            <w:right w:val="none" w:sz="0" w:space="0" w:color="auto"/>
          </w:divBdr>
        </w:div>
        <w:div w:id="317349207">
          <w:marLeft w:val="640"/>
          <w:marRight w:val="0"/>
          <w:marTop w:val="0"/>
          <w:marBottom w:val="0"/>
          <w:divBdr>
            <w:top w:val="none" w:sz="0" w:space="0" w:color="auto"/>
            <w:left w:val="none" w:sz="0" w:space="0" w:color="auto"/>
            <w:bottom w:val="none" w:sz="0" w:space="0" w:color="auto"/>
            <w:right w:val="none" w:sz="0" w:space="0" w:color="auto"/>
          </w:divBdr>
        </w:div>
        <w:div w:id="2142334284">
          <w:marLeft w:val="640"/>
          <w:marRight w:val="0"/>
          <w:marTop w:val="0"/>
          <w:marBottom w:val="0"/>
          <w:divBdr>
            <w:top w:val="none" w:sz="0" w:space="0" w:color="auto"/>
            <w:left w:val="none" w:sz="0" w:space="0" w:color="auto"/>
            <w:bottom w:val="none" w:sz="0" w:space="0" w:color="auto"/>
            <w:right w:val="none" w:sz="0" w:space="0" w:color="auto"/>
          </w:divBdr>
        </w:div>
        <w:div w:id="944116366">
          <w:marLeft w:val="640"/>
          <w:marRight w:val="0"/>
          <w:marTop w:val="0"/>
          <w:marBottom w:val="0"/>
          <w:divBdr>
            <w:top w:val="none" w:sz="0" w:space="0" w:color="auto"/>
            <w:left w:val="none" w:sz="0" w:space="0" w:color="auto"/>
            <w:bottom w:val="none" w:sz="0" w:space="0" w:color="auto"/>
            <w:right w:val="none" w:sz="0" w:space="0" w:color="auto"/>
          </w:divBdr>
        </w:div>
        <w:div w:id="1336881209">
          <w:marLeft w:val="640"/>
          <w:marRight w:val="0"/>
          <w:marTop w:val="0"/>
          <w:marBottom w:val="0"/>
          <w:divBdr>
            <w:top w:val="none" w:sz="0" w:space="0" w:color="auto"/>
            <w:left w:val="none" w:sz="0" w:space="0" w:color="auto"/>
            <w:bottom w:val="none" w:sz="0" w:space="0" w:color="auto"/>
            <w:right w:val="none" w:sz="0" w:space="0" w:color="auto"/>
          </w:divBdr>
        </w:div>
        <w:div w:id="35938194">
          <w:marLeft w:val="640"/>
          <w:marRight w:val="0"/>
          <w:marTop w:val="0"/>
          <w:marBottom w:val="0"/>
          <w:divBdr>
            <w:top w:val="none" w:sz="0" w:space="0" w:color="auto"/>
            <w:left w:val="none" w:sz="0" w:space="0" w:color="auto"/>
            <w:bottom w:val="none" w:sz="0" w:space="0" w:color="auto"/>
            <w:right w:val="none" w:sz="0" w:space="0" w:color="auto"/>
          </w:divBdr>
        </w:div>
        <w:div w:id="146753870">
          <w:marLeft w:val="640"/>
          <w:marRight w:val="0"/>
          <w:marTop w:val="0"/>
          <w:marBottom w:val="0"/>
          <w:divBdr>
            <w:top w:val="none" w:sz="0" w:space="0" w:color="auto"/>
            <w:left w:val="none" w:sz="0" w:space="0" w:color="auto"/>
            <w:bottom w:val="none" w:sz="0" w:space="0" w:color="auto"/>
            <w:right w:val="none" w:sz="0" w:space="0" w:color="auto"/>
          </w:divBdr>
        </w:div>
        <w:div w:id="1618023619">
          <w:marLeft w:val="640"/>
          <w:marRight w:val="0"/>
          <w:marTop w:val="0"/>
          <w:marBottom w:val="0"/>
          <w:divBdr>
            <w:top w:val="none" w:sz="0" w:space="0" w:color="auto"/>
            <w:left w:val="none" w:sz="0" w:space="0" w:color="auto"/>
            <w:bottom w:val="none" w:sz="0" w:space="0" w:color="auto"/>
            <w:right w:val="none" w:sz="0" w:space="0" w:color="auto"/>
          </w:divBdr>
        </w:div>
        <w:div w:id="306057725">
          <w:marLeft w:val="640"/>
          <w:marRight w:val="0"/>
          <w:marTop w:val="0"/>
          <w:marBottom w:val="0"/>
          <w:divBdr>
            <w:top w:val="none" w:sz="0" w:space="0" w:color="auto"/>
            <w:left w:val="none" w:sz="0" w:space="0" w:color="auto"/>
            <w:bottom w:val="none" w:sz="0" w:space="0" w:color="auto"/>
            <w:right w:val="none" w:sz="0" w:space="0" w:color="auto"/>
          </w:divBdr>
        </w:div>
        <w:div w:id="583223024">
          <w:marLeft w:val="640"/>
          <w:marRight w:val="0"/>
          <w:marTop w:val="0"/>
          <w:marBottom w:val="0"/>
          <w:divBdr>
            <w:top w:val="none" w:sz="0" w:space="0" w:color="auto"/>
            <w:left w:val="none" w:sz="0" w:space="0" w:color="auto"/>
            <w:bottom w:val="none" w:sz="0" w:space="0" w:color="auto"/>
            <w:right w:val="none" w:sz="0" w:space="0" w:color="auto"/>
          </w:divBdr>
        </w:div>
        <w:div w:id="2044406820">
          <w:marLeft w:val="640"/>
          <w:marRight w:val="0"/>
          <w:marTop w:val="0"/>
          <w:marBottom w:val="0"/>
          <w:divBdr>
            <w:top w:val="none" w:sz="0" w:space="0" w:color="auto"/>
            <w:left w:val="none" w:sz="0" w:space="0" w:color="auto"/>
            <w:bottom w:val="none" w:sz="0" w:space="0" w:color="auto"/>
            <w:right w:val="none" w:sz="0" w:space="0" w:color="auto"/>
          </w:divBdr>
        </w:div>
        <w:div w:id="1944730282">
          <w:marLeft w:val="640"/>
          <w:marRight w:val="0"/>
          <w:marTop w:val="0"/>
          <w:marBottom w:val="0"/>
          <w:divBdr>
            <w:top w:val="none" w:sz="0" w:space="0" w:color="auto"/>
            <w:left w:val="none" w:sz="0" w:space="0" w:color="auto"/>
            <w:bottom w:val="none" w:sz="0" w:space="0" w:color="auto"/>
            <w:right w:val="none" w:sz="0" w:space="0" w:color="auto"/>
          </w:divBdr>
        </w:div>
        <w:div w:id="753668428">
          <w:marLeft w:val="640"/>
          <w:marRight w:val="0"/>
          <w:marTop w:val="0"/>
          <w:marBottom w:val="0"/>
          <w:divBdr>
            <w:top w:val="none" w:sz="0" w:space="0" w:color="auto"/>
            <w:left w:val="none" w:sz="0" w:space="0" w:color="auto"/>
            <w:bottom w:val="none" w:sz="0" w:space="0" w:color="auto"/>
            <w:right w:val="none" w:sz="0" w:space="0" w:color="auto"/>
          </w:divBdr>
        </w:div>
        <w:div w:id="505629574">
          <w:marLeft w:val="640"/>
          <w:marRight w:val="0"/>
          <w:marTop w:val="0"/>
          <w:marBottom w:val="0"/>
          <w:divBdr>
            <w:top w:val="none" w:sz="0" w:space="0" w:color="auto"/>
            <w:left w:val="none" w:sz="0" w:space="0" w:color="auto"/>
            <w:bottom w:val="none" w:sz="0" w:space="0" w:color="auto"/>
            <w:right w:val="none" w:sz="0" w:space="0" w:color="auto"/>
          </w:divBdr>
        </w:div>
        <w:div w:id="1683706791">
          <w:marLeft w:val="640"/>
          <w:marRight w:val="0"/>
          <w:marTop w:val="0"/>
          <w:marBottom w:val="0"/>
          <w:divBdr>
            <w:top w:val="none" w:sz="0" w:space="0" w:color="auto"/>
            <w:left w:val="none" w:sz="0" w:space="0" w:color="auto"/>
            <w:bottom w:val="none" w:sz="0" w:space="0" w:color="auto"/>
            <w:right w:val="none" w:sz="0" w:space="0" w:color="auto"/>
          </w:divBdr>
        </w:div>
        <w:div w:id="1160537959">
          <w:marLeft w:val="640"/>
          <w:marRight w:val="0"/>
          <w:marTop w:val="0"/>
          <w:marBottom w:val="0"/>
          <w:divBdr>
            <w:top w:val="none" w:sz="0" w:space="0" w:color="auto"/>
            <w:left w:val="none" w:sz="0" w:space="0" w:color="auto"/>
            <w:bottom w:val="none" w:sz="0" w:space="0" w:color="auto"/>
            <w:right w:val="none" w:sz="0" w:space="0" w:color="auto"/>
          </w:divBdr>
        </w:div>
        <w:div w:id="1954903310">
          <w:marLeft w:val="640"/>
          <w:marRight w:val="0"/>
          <w:marTop w:val="0"/>
          <w:marBottom w:val="0"/>
          <w:divBdr>
            <w:top w:val="none" w:sz="0" w:space="0" w:color="auto"/>
            <w:left w:val="none" w:sz="0" w:space="0" w:color="auto"/>
            <w:bottom w:val="none" w:sz="0" w:space="0" w:color="auto"/>
            <w:right w:val="none" w:sz="0" w:space="0" w:color="auto"/>
          </w:divBdr>
        </w:div>
        <w:div w:id="1087382342">
          <w:marLeft w:val="640"/>
          <w:marRight w:val="0"/>
          <w:marTop w:val="0"/>
          <w:marBottom w:val="0"/>
          <w:divBdr>
            <w:top w:val="none" w:sz="0" w:space="0" w:color="auto"/>
            <w:left w:val="none" w:sz="0" w:space="0" w:color="auto"/>
            <w:bottom w:val="none" w:sz="0" w:space="0" w:color="auto"/>
            <w:right w:val="none" w:sz="0" w:space="0" w:color="auto"/>
          </w:divBdr>
        </w:div>
        <w:div w:id="898245429">
          <w:marLeft w:val="640"/>
          <w:marRight w:val="0"/>
          <w:marTop w:val="0"/>
          <w:marBottom w:val="0"/>
          <w:divBdr>
            <w:top w:val="none" w:sz="0" w:space="0" w:color="auto"/>
            <w:left w:val="none" w:sz="0" w:space="0" w:color="auto"/>
            <w:bottom w:val="none" w:sz="0" w:space="0" w:color="auto"/>
            <w:right w:val="none" w:sz="0" w:space="0" w:color="auto"/>
          </w:divBdr>
        </w:div>
        <w:div w:id="1094981602">
          <w:marLeft w:val="640"/>
          <w:marRight w:val="0"/>
          <w:marTop w:val="0"/>
          <w:marBottom w:val="0"/>
          <w:divBdr>
            <w:top w:val="none" w:sz="0" w:space="0" w:color="auto"/>
            <w:left w:val="none" w:sz="0" w:space="0" w:color="auto"/>
            <w:bottom w:val="none" w:sz="0" w:space="0" w:color="auto"/>
            <w:right w:val="none" w:sz="0" w:space="0" w:color="auto"/>
          </w:divBdr>
        </w:div>
      </w:divsChild>
    </w:div>
    <w:div w:id="1009480810">
      <w:bodyDiv w:val="1"/>
      <w:marLeft w:val="0"/>
      <w:marRight w:val="0"/>
      <w:marTop w:val="0"/>
      <w:marBottom w:val="0"/>
      <w:divBdr>
        <w:top w:val="none" w:sz="0" w:space="0" w:color="auto"/>
        <w:left w:val="none" w:sz="0" w:space="0" w:color="auto"/>
        <w:bottom w:val="none" w:sz="0" w:space="0" w:color="auto"/>
        <w:right w:val="none" w:sz="0" w:space="0" w:color="auto"/>
      </w:divBdr>
      <w:divsChild>
        <w:div w:id="1850757955">
          <w:marLeft w:val="640"/>
          <w:marRight w:val="0"/>
          <w:marTop w:val="0"/>
          <w:marBottom w:val="0"/>
          <w:divBdr>
            <w:top w:val="none" w:sz="0" w:space="0" w:color="auto"/>
            <w:left w:val="none" w:sz="0" w:space="0" w:color="auto"/>
            <w:bottom w:val="none" w:sz="0" w:space="0" w:color="auto"/>
            <w:right w:val="none" w:sz="0" w:space="0" w:color="auto"/>
          </w:divBdr>
        </w:div>
        <w:div w:id="1569875833">
          <w:marLeft w:val="640"/>
          <w:marRight w:val="0"/>
          <w:marTop w:val="0"/>
          <w:marBottom w:val="0"/>
          <w:divBdr>
            <w:top w:val="none" w:sz="0" w:space="0" w:color="auto"/>
            <w:left w:val="none" w:sz="0" w:space="0" w:color="auto"/>
            <w:bottom w:val="none" w:sz="0" w:space="0" w:color="auto"/>
            <w:right w:val="none" w:sz="0" w:space="0" w:color="auto"/>
          </w:divBdr>
        </w:div>
        <w:div w:id="1082071516">
          <w:marLeft w:val="640"/>
          <w:marRight w:val="0"/>
          <w:marTop w:val="0"/>
          <w:marBottom w:val="0"/>
          <w:divBdr>
            <w:top w:val="none" w:sz="0" w:space="0" w:color="auto"/>
            <w:left w:val="none" w:sz="0" w:space="0" w:color="auto"/>
            <w:bottom w:val="none" w:sz="0" w:space="0" w:color="auto"/>
            <w:right w:val="none" w:sz="0" w:space="0" w:color="auto"/>
          </w:divBdr>
        </w:div>
        <w:div w:id="759721203">
          <w:marLeft w:val="640"/>
          <w:marRight w:val="0"/>
          <w:marTop w:val="0"/>
          <w:marBottom w:val="0"/>
          <w:divBdr>
            <w:top w:val="none" w:sz="0" w:space="0" w:color="auto"/>
            <w:left w:val="none" w:sz="0" w:space="0" w:color="auto"/>
            <w:bottom w:val="none" w:sz="0" w:space="0" w:color="auto"/>
            <w:right w:val="none" w:sz="0" w:space="0" w:color="auto"/>
          </w:divBdr>
        </w:div>
        <w:div w:id="1020205456">
          <w:marLeft w:val="640"/>
          <w:marRight w:val="0"/>
          <w:marTop w:val="0"/>
          <w:marBottom w:val="0"/>
          <w:divBdr>
            <w:top w:val="none" w:sz="0" w:space="0" w:color="auto"/>
            <w:left w:val="none" w:sz="0" w:space="0" w:color="auto"/>
            <w:bottom w:val="none" w:sz="0" w:space="0" w:color="auto"/>
            <w:right w:val="none" w:sz="0" w:space="0" w:color="auto"/>
          </w:divBdr>
        </w:div>
        <w:div w:id="697195446">
          <w:marLeft w:val="640"/>
          <w:marRight w:val="0"/>
          <w:marTop w:val="0"/>
          <w:marBottom w:val="0"/>
          <w:divBdr>
            <w:top w:val="none" w:sz="0" w:space="0" w:color="auto"/>
            <w:left w:val="none" w:sz="0" w:space="0" w:color="auto"/>
            <w:bottom w:val="none" w:sz="0" w:space="0" w:color="auto"/>
            <w:right w:val="none" w:sz="0" w:space="0" w:color="auto"/>
          </w:divBdr>
        </w:div>
        <w:div w:id="1940065118">
          <w:marLeft w:val="640"/>
          <w:marRight w:val="0"/>
          <w:marTop w:val="0"/>
          <w:marBottom w:val="0"/>
          <w:divBdr>
            <w:top w:val="none" w:sz="0" w:space="0" w:color="auto"/>
            <w:left w:val="none" w:sz="0" w:space="0" w:color="auto"/>
            <w:bottom w:val="none" w:sz="0" w:space="0" w:color="auto"/>
            <w:right w:val="none" w:sz="0" w:space="0" w:color="auto"/>
          </w:divBdr>
        </w:div>
        <w:div w:id="712115210">
          <w:marLeft w:val="640"/>
          <w:marRight w:val="0"/>
          <w:marTop w:val="0"/>
          <w:marBottom w:val="0"/>
          <w:divBdr>
            <w:top w:val="none" w:sz="0" w:space="0" w:color="auto"/>
            <w:left w:val="none" w:sz="0" w:space="0" w:color="auto"/>
            <w:bottom w:val="none" w:sz="0" w:space="0" w:color="auto"/>
            <w:right w:val="none" w:sz="0" w:space="0" w:color="auto"/>
          </w:divBdr>
        </w:div>
        <w:div w:id="2048406096">
          <w:marLeft w:val="640"/>
          <w:marRight w:val="0"/>
          <w:marTop w:val="0"/>
          <w:marBottom w:val="0"/>
          <w:divBdr>
            <w:top w:val="none" w:sz="0" w:space="0" w:color="auto"/>
            <w:left w:val="none" w:sz="0" w:space="0" w:color="auto"/>
            <w:bottom w:val="none" w:sz="0" w:space="0" w:color="auto"/>
            <w:right w:val="none" w:sz="0" w:space="0" w:color="auto"/>
          </w:divBdr>
        </w:div>
        <w:div w:id="1321617631">
          <w:marLeft w:val="640"/>
          <w:marRight w:val="0"/>
          <w:marTop w:val="0"/>
          <w:marBottom w:val="0"/>
          <w:divBdr>
            <w:top w:val="none" w:sz="0" w:space="0" w:color="auto"/>
            <w:left w:val="none" w:sz="0" w:space="0" w:color="auto"/>
            <w:bottom w:val="none" w:sz="0" w:space="0" w:color="auto"/>
            <w:right w:val="none" w:sz="0" w:space="0" w:color="auto"/>
          </w:divBdr>
        </w:div>
        <w:div w:id="893352020">
          <w:marLeft w:val="640"/>
          <w:marRight w:val="0"/>
          <w:marTop w:val="0"/>
          <w:marBottom w:val="0"/>
          <w:divBdr>
            <w:top w:val="none" w:sz="0" w:space="0" w:color="auto"/>
            <w:left w:val="none" w:sz="0" w:space="0" w:color="auto"/>
            <w:bottom w:val="none" w:sz="0" w:space="0" w:color="auto"/>
            <w:right w:val="none" w:sz="0" w:space="0" w:color="auto"/>
          </w:divBdr>
        </w:div>
        <w:div w:id="1752392106">
          <w:marLeft w:val="640"/>
          <w:marRight w:val="0"/>
          <w:marTop w:val="0"/>
          <w:marBottom w:val="0"/>
          <w:divBdr>
            <w:top w:val="none" w:sz="0" w:space="0" w:color="auto"/>
            <w:left w:val="none" w:sz="0" w:space="0" w:color="auto"/>
            <w:bottom w:val="none" w:sz="0" w:space="0" w:color="auto"/>
            <w:right w:val="none" w:sz="0" w:space="0" w:color="auto"/>
          </w:divBdr>
        </w:div>
        <w:div w:id="1299846907">
          <w:marLeft w:val="640"/>
          <w:marRight w:val="0"/>
          <w:marTop w:val="0"/>
          <w:marBottom w:val="0"/>
          <w:divBdr>
            <w:top w:val="none" w:sz="0" w:space="0" w:color="auto"/>
            <w:left w:val="none" w:sz="0" w:space="0" w:color="auto"/>
            <w:bottom w:val="none" w:sz="0" w:space="0" w:color="auto"/>
            <w:right w:val="none" w:sz="0" w:space="0" w:color="auto"/>
          </w:divBdr>
        </w:div>
        <w:div w:id="414279448">
          <w:marLeft w:val="640"/>
          <w:marRight w:val="0"/>
          <w:marTop w:val="0"/>
          <w:marBottom w:val="0"/>
          <w:divBdr>
            <w:top w:val="none" w:sz="0" w:space="0" w:color="auto"/>
            <w:left w:val="none" w:sz="0" w:space="0" w:color="auto"/>
            <w:bottom w:val="none" w:sz="0" w:space="0" w:color="auto"/>
            <w:right w:val="none" w:sz="0" w:space="0" w:color="auto"/>
          </w:divBdr>
        </w:div>
        <w:div w:id="884408717">
          <w:marLeft w:val="640"/>
          <w:marRight w:val="0"/>
          <w:marTop w:val="0"/>
          <w:marBottom w:val="0"/>
          <w:divBdr>
            <w:top w:val="none" w:sz="0" w:space="0" w:color="auto"/>
            <w:left w:val="none" w:sz="0" w:space="0" w:color="auto"/>
            <w:bottom w:val="none" w:sz="0" w:space="0" w:color="auto"/>
            <w:right w:val="none" w:sz="0" w:space="0" w:color="auto"/>
          </w:divBdr>
        </w:div>
        <w:div w:id="170146164">
          <w:marLeft w:val="640"/>
          <w:marRight w:val="0"/>
          <w:marTop w:val="0"/>
          <w:marBottom w:val="0"/>
          <w:divBdr>
            <w:top w:val="none" w:sz="0" w:space="0" w:color="auto"/>
            <w:left w:val="none" w:sz="0" w:space="0" w:color="auto"/>
            <w:bottom w:val="none" w:sz="0" w:space="0" w:color="auto"/>
            <w:right w:val="none" w:sz="0" w:space="0" w:color="auto"/>
          </w:divBdr>
        </w:div>
        <w:div w:id="1127940606">
          <w:marLeft w:val="640"/>
          <w:marRight w:val="0"/>
          <w:marTop w:val="0"/>
          <w:marBottom w:val="0"/>
          <w:divBdr>
            <w:top w:val="none" w:sz="0" w:space="0" w:color="auto"/>
            <w:left w:val="none" w:sz="0" w:space="0" w:color="auto"/>
            <w:bottom w:val="none" w:sz="0" w:space="0" w:color="auto"/>
            <w:right w:val="none" w:sz="0" w:space="0" w:color="auto"/>
          </w:divBdr>
        </w:div>
        <w:div w:id="2104495891">
          <w:marLeft w:val="640"/>
          <w:marRight w:val="0"/>
          <w:marTop w:val="0"/>
          <w:marBottom w:val="0"/>
          <w:divBdr>
            <w:top w:val="none" w:sz="0" w:space="0" w:color="auto"/>
            <w:left w:val="none" w:sz="0" w:space="0" w:color="auto"/>
            <w:bottom w:val="none" w:sz="0" w:space="0" w:color="auto"/>
            <w:right w:val="none" w:sz="0" w:space="0" w:color="auto"/>
          </w:divBdr>
        </w:div>
        <w:div w:id="1712611949">
          <w:marLeft w:val="640"/>
          <w:marRight w:val="0"/>
          <w:marTop w:val="0"/>
          <w:marBottom w:val="0"/>
          <w:divBdr>
            <w:top w:val="none" w:sz="0" w:space="0" w:color="auto"/>
            <w:left w:val="none" w:sz="0" w:space="0" w:color="auto"/>
            <w:bottom w:val="none" w:sz="0" w:space="0" w:color="auto"/>
            <w:right w:val="none" w:sz="0" w:space="0" w:color="auto"/>
          </w:divBdr>
        </w:div>
        <w:div w:id="95909722">
          <w:marLeft w:val="640"/>
          <w:marRight w:val="0"/>
          <w:marTop w:val="0"/>
          <w:marBottom w:val="0"/>
          <w:divBdr>
            <w:top w:val="none" w:sz="0" w:space="0" w:color="auto"/>
            <w:left w:val="none" w:sz="0" w:space="0" w:color="auto"/>
            <w:bottom w:val="none" w:sz="0" w:space="0" w:color="auto"/>
            <w:right w:val="none" w:sz="0" w:space="0" w:color="auto"/>
          </w:divBdr>
        </w:div>
        <w:div w:id="1490093576">
          <w:marLeft w:val="640"/>
          <w:marRight w:val="0"/>
          <w:marTop w:val="0"/>
          <w:marBottom w:val="0"/>
          <w:divBdr>
            <w:top w:val="none" w:sz="0" w:space="0" w:color="auto"/>
            <w:left w:val="none" w:sz="0" w:space="0" w:color="auto"/>
            <w:bottom w:val="none" w:sz="0" w:space="0" w:color="auto"/>
            <w:right w:val="none" w:sz="0" w:space="0" w:color="auto"/>
          </w:divBdr>
        </w:div>
        <w:div w:id="1873222853">
          <w:marLeft w:val="640"/>
          <w:marRight w:val="0"/>
          <w:marTop w:val="0"/>
          <w:marBottom w:val="0"/>
          <w:divBdr>
            <w:top w:val="none" w:sz="0" w:space="0" w:color="auto"/>
            <w:left w:val="none" w:sz="0" w:space="0" w:color="auto"/>
            <w:bottom w:val="none" w:sz="0" w:space="0" w:color="auto"/>
            <w:right w:val="none" w:sz="0" w:space="0" w:color="auto"/>
          </w:divBdr>
        </w:div>
      </w:divsChild>
    </w:div>
    <w:div w:id="1022823539">
      <w:bodyDiv w:val="1"/>
      <w:marLeft w:val="0"/>
      <w:marRight w:val="0"/>
      <w:marTop w:val="0"/>
      <w:marBottom w:val="0"/>
      <w:divBdr>
        <w:top w:val="none" w:sz="0" w:space="0" w:color="auto"/>
        <w:left w:val="none" w:sz="0" w:space="0" w:color="auto"/>
        <w:bottom w:val="none" w:sz="0" w:space="0" w:color="auto"/>
        <w:right w:val="none" w:sz="0" w:space="0" w:color="auto"/>
      </w:divBdr>
      <w:divsChild>
        <w:div w:id="757210070">
          <w:marLeft w:val="640"/>
          <w:marRight w:val="0"/>
          <w:marTop w:val="0"/>
          <w:marBottom w:val="0"/>
          <w:divBdr>
            <w:top w:val="none" w:sz="0" w:space="0" w:color="auto"/>
            <w:left w:val="none" w:sz="0" w:space="0" w:color="auto"/>
            <w:bottom w:val="none" w:sz="0" w:space="0" w:color="auto"/>
            <w:right w:val="none" w:sz="0" w:space="0" w:color="auto"/>
          </w:divBdr>
        </w:div>
        <w:div w:id="2061320184">
          <w:marLeft w:val="640"/>
          <w:marRight w:val="0"/>
          <w:marTop w:val="0"/>
          <w:marBottom w:val="0"/>
          <w:divBdr>
            <w:top w:val="none" w:sz="0" w:space="0" w:color="auto"/>
            <w:left w:val="none" w:sz="0" w:space="0" w:color="auto"/>
            <w:bottom w:val="none" w:sz="0" w:space="0" w:color="auto"/>
            <w:right w:val="none" w:sz="0" w:space="0" w:color="auto"/>
          </w:divBdr>
        </w:div>
        <w:div w:id="854807403">
          <w:marLeft w:val="640"/>
          <w:marRight w:val="0"/>
          <w:marTop w:val="0"/>
          <w:marBottom w:val="0"/>
          <w:divBdr>
            <w:top w:val="none" w:sz="0" w:space="0" w:color="auto"/>
            <w:left w:val="none" w:sz="0" w:space="0" w:color="auto"/>
            <w:bottom w:val="none" w:sz="0" w:space="0" w:color="auto"/>
            <w:right w:val="none" w:sz="0" w:space="0" w:color="auto"/>
          </w:divBdr>
        </w:div>
        <w:div w:id="1183665982">
          <w:marLeft w:val="640"/>
          <w:marRight w:val="0"/>
          <w:marTop w:val="0"/>
          <w:marBottom w:val="0"/>
          <w:divBdr>
            <w:top w:val="none" w:sz="0" w:space="0" w:color="auto"/>
            <w:left w:val="none" w:sz="0" w:space="0" w:color="auto"/>
            <w:bottom w:val="none" w:sz="0" w:space="0" w:color="auto"/>
            <w:right w:val="none" w:sz="0" w:space="0" w:color="auto"/>
          </w:divBdr>
        </w:div>
        <w:div w:id="469134946">
          <w:marLeft w:val="640"/>
          <w:marRight w:val="0"/>
          <w:marTop w:val="0"/>
          <w:marBottom w:val="0"/>
          <w:divBdr>
            <w:top w:val="none" w:sz="0" w:space="0" w:color="auto"/>
            <w:left w:val="none" w:sz="0" w:space="0" w:color="auto"/>
            <w:bottom w:val="none" w:sz="0" w:space="0" w:color="auto"/>
            <w:right w:val="none" w:sz="0" w:space="0" w:color="auto"/>
          </w:divBdr>
        </w:div>
        <w:div w:id="1034384318">
          <w:marLeft w:val="640"/>
          <w:marRight w:val="0"/>
          <w:marTop w:val="0"/>
          <w:marBottom w:val="0"/>
          <w:divBdr>
            <w:top w:val="none" w:sz="0" w:space="0" w:color="auto"/>
            <w:left w:val="none" w:sz="0" w:space="0" w:color="auto"/>
            <w:bottom w:val="none" w:sz="0" w:space="0" w:color="auto"/>
            <w:right w:val="none" w:sz="0" w:space="0" w:color="auto"/>
          </w:divBdr>
        </w:div>
        <w:div w:id="1902397709">
          <w:marLeft w:val="640"/>
          <w:marRight w:val="0"/>
          <w:marTop w:val="0"/>
          <w:marBottom w:val="0"/>
          <w:divBdr>
            <w:top w:val="none" w:sz="0" w:space="0" w:color="auto"/>
            <w:left w:val="none" w:sz="0" w:space="0" w:color="auto"/>
            <w:bottom w:val="none" w:sz="0" w:space="0" w:color="auto"/>
            <w:right w:val="none" w:sz="0" w:space="0" w:color="auto"/>
          </w:divBdr>
        </w:div>
        <w:div w:id="139083270">
          <w:marLeft w:val="640"/>
          <w:marRight w:val="0"/>
          <w:marTop w:val="0"/>
          <w:marBottom w:val="0"/>
          <w:divBdr>
            <w:top w:val="none" w:sz="0" w:space="0" w:color="auto"/>
            <w:left w:val="none" w:sz="0" w:space="0" w:color="auto"/>
            <w:bottom w:val="none" w:sz="0" w:space="0" w:color="auto"/>
            <w:right w:val="none" w:sz="0" w:space="0" w:color="auto"/>
          </w:divBdr>
        </w:div>
        <w:div w:id="1985966101">
          <w:marLeft w:val="640"/>
          <w:marRight w:val="0"/>
          <w:marTop w:val="0"/>
          <w:marBottom w:val="0"/>
          <w:divBdr>
            <w:top w:val="none" w:sz="0" w:space="0" w:color="auto"/>
            <w:left w:val="none" w:sz="0" w:space="0" w:color="auto"/>
            <w:bottom w:val="none" w:sz="0" w:space="0" w:color="auto"/>
            <w:right w:val="none" w:sz="0" w:space="0" w:color="auto"/>
          </w:divBdr>
        </w:div>
        <w:div w:id="1971325254">
          <w:marLeft w:val="640"/>
          <w:marRight w:val="0"/>
          <w:marTop w:val="0"/>
          <w:marBottom w:val="0"/>
          <w:divBdr>
            <w:top w:val="none" w:sz="0" w:space="0" w:color="auto"/>
            <w:left w:val="none" w:sz="0" w:space="0" w:color="auto"/>
            <w:bottom w:val="none" w:sz="0" w:space="0" w:color="auto"/>
            <w:right w:val="none" w:sz="0" w:space="0" w:color="auto"/>
          </w:divBdr>
        </w:div>
        <w:div w:id="1190533385">
          <w:marLeft w:val="640"/>
          <w:marRight w:val="0"/>
          <w:marTop w:val="0"/>
          <w:marBottom w:val="0"/>
          <w:divBdr>
            <w:top w:val="none" w:sz="0" w:space="0" w:color="auto"/>
            <w:left w:val="none" w:sz="0" w:space="0" w:color="auto"/>
            <w:bottom w:val="none" w:sz="0" w:space="0" w:color="auto"/>
            <w:right w:val="none" w:sz="0" w:space="0" w:color="auto"/>
          </w:divBdr>
        </w:div>
        <w:div w:id="1788044456">
          <w:marLeft w:val="640"/>
          <w:marRight w:val="0"/>
          <w:marTop w:val="0"/>
          <w:marBottom w:val="0"/>
          <w:divBdr>
            <w:top w:val="none" w:sz="0" w:space="0" w:color="auto"/>
            <w:left w:val="none" w:sz="0" w:space="0" w:color="auto"/>
            <w:bottom w:val="none" w:sz="0" w:space="0" w:color="auto"/>
            <w:right w:val="none" w:sz="0" w:space="0" w:color="auto"/>
          </w:divBdr>
        </w:div>
        <w:div w:id="653528678">
          <w:marLeft w:val="640"/>
          <w:marRight w:val="0"/>
          <w:marTop w:val="0"/>
          <w:marBottom w:val="0"/>
          <w:divBdr>
            <w:top w:val="none" w:sz="0" w:space="0" w:color="auto"/>
            <w:left w:val="none" w:sz="0" w:space="0" w:color="auto"/>
            <w:bottom w:val="none" w:sz="0" w:space="0" w:color="auto"/>
            <w:right w:val="none" w:sz="0" w:space="0" w:color="auto"/>
          </w:divBdr>
        </w:div>
        <w:div w:id="1557083318">
          <w:marLeft w:val="640"/>
          <w:marRight w:val="0"/>
          <w:marTop w:val="0"/>
          <w:marBottom w:val="0"/>
          <w:divBdr>
            <w:top w:val="none" w:sz="0" w:space="0" w:color="auto"/>
            <w:left w:val="none" w:sz="0" w:space="0" w:color="auto"/>
            <w:bottom w:val="none" w:sz="0" w:space="0" w:color="auto"/>
            <w:right w:val="none" w:sz="0" w:space="0" w:color="auto"/>
          </w:divBdr>
        </w:div>
        <w:div w:id="843399592">
          <w:marLeft w:val="640"/>
          <w:marRight w:val="0"/>
          <w:marTop w:val="0"/>
          <w:marBottom w:val="0"/>
          <w:divBdr>
            <w:top w:val="none" w:sz="0" w:space="0" w:color="auto"/>
            <w:left w:val="none" w:sz="0" w:space="0" w:color="auto"/>
            <w:bottom w:val="none" w:sz="0" w:space="0" w:color="auto"/>
            <w:right w:val="none" w:sz="0" w:space="0" w:color="auto"/>
          </w:divBdr>
        </w:div>
        <w:div w:id="1560243978">
          <w:marLeft w:val="640"/>
          <w:marRight w:val="0"/>
          <w:marTop w:val="0"/>
          <w:marBottom w:val="0"/>
          <w:divBdr>
            <w:top w:val="none" w:sz="0" w:space="0" w:color="auto"/>
            <w:left w:val="none" w:sz="0" w:space="0" w:color="auto"/>
            <w:bottom w:val="none" w:sz="0" w:space="0" w:color="auto"/>
            <w:right w:val="none" w:sz="0" w:space="0" w:color="auto"/>
          </w:divBdr>
        </w:div>
        <w:div w:id="2131510080">
          <w:marLeft w:val="640"/>
          <w:marRight w:val="0"/>
          <w:marTop w:val="0"/>
          <w:marBottom w:val="0"/>
          <w:divBdr>
            <w:top w:val="none" w:sz="0" w:space="0" w:color="auto"/>
            <w:left w:val="none" w:sz="0" w:space="0" w:color="auto"/>
            <w:bottom w:val="none" w:sz="0" w:space="0" w:color="auto"/>
            <w:right w:val="none" w:sz="0" w:space="0" w:color="auto"/>
          </w:divBdr>
        </w:div>
        <w:div w:id="160387971">
          <w:marLeft w:val="640"/>
          <w:marRight w:val="0"/>
          <w:marTop w:val="0"/>
          <w:marBottom w:val="0"/>
          <w:divBdr>
            <w:top w:val="none" w:sz="0" w:space="0" w:color="auto"/>
            <w:left w:val="none" w:sz="0" w:space="0" w:color="auto"/>
            <w:bottom w:val="none" w:sz="0" w:space="0" w:color="auto"/>
            <w:right w:val="none" w:sz="0" w:space="0" w:color="auto"/>
          </w:divBdr>
        </w:div>
        <w:div w:id="1960717634">
          <w:marLeft w:val="640"/>
          <w:marRight w:val="0"/>
          <w:marTop w:val="0"/>
          <w:marBottom w:val="0"/>
          <w:divBdr>
            <w:top w:val="none" w:sz="0" w:space="0" w:color="auto"/>
            <w:left w:val="none" w:sz="0" w:space="0" w:color="auto"/>
            <w:bottom w:val="none" w:sz="0" w:space="0" w:color="auto"/>
            <w:right w:val="none" w:sz="0" w:space="0" w:color="auto"/>
          </w:divBdr>
        </w:div>
        <w:div w:id="1382710361">
          <w:marLeft w:val="640"/>
          <w:marRight w:val="0"/>
          <w:marTop w:val="0"/>
          <w:marBottom w:val="0"/>
          <w:divBdr>
            <w:top w:val="none" w:sz="0" w:space="0" w:color="auto"/>
            <w:left w:val="none" w:sz="0" w:space="0" w:color="auto"/>
            <w:bottom w:val="none" w:sz="0" w:space="0" w:color="auto"/>
            <w:right w:val="none" w:sz="0" w:space="0" w:color="auto"/>
          </w:divBdr>
        </w:div>
        <w:div w:id="2099059673">
          <w:marLeft w:val="640"/>
          <w:marRight w:val="0"/>
          <w:marTop w:val="0"/>
          <w:marBottom w:val="0"/>
          <w:divBdr>
            <w:top w:val="none" w:sz="0" w:space="0" w:color="auto"/>
            <w:left w:val="none" w:sz="0" w:space="0" w:color="auto"/>
            <w:bottom w:val="none" w:sz="0" w:space="0" w:color="auto"/>
            <w:right w:val="none" w:sz="0" w:space="0" w:color="auto"/>
          </w:divBdr>
        </w:div>
        <w:div w:id="1931429808">
          <w:marLeft w:val="640"/>
          <w:marRight w:val="0"/>
          <w:marTop w:val="0"/>
          <w:marBottom w:val="0"/>
          <w:divBdr>
            <w:top w:val="none" w:sz="0" w:space="0" w:color="auto"/>
            <w:left w:val="none" w:sz="0" w:space="0" w:color="auto"/>
            <w:bottom w:val="none" w:sz="0" w:space="0" w:color="auto"/>
            <w:right w:val="none" w:sz="0" w:space="0" w:color="auto"/>
          </w:divBdr>
        </w:div>
        <w:div w:id="1342581129">
          <w:marLeft w:val="640"/>
          <w:marRight w:val="0"/>
          <w:marTop w:val="0"/>
          <w:marBottom w:val="0"/>
          <w:divBdr>
            <w:top w:val="none" w:sz="0" w:space="0" w:color="auto"/>
            <w:left w:val="none" w:sz="0" w:space="0" w:color="auto"/>
            <w:bottom w:val="none" w:sz="0" w:space="0" w:color="auto"/>
            <w:right w:val="none" w:sz="0" w:space="0" w:color="auto"/>
          </w:divBdr>
        </w:div>
        <w:div w:id="1916621338">
          <w:marLeft w:val="640"/>
          <w:marRight w:val="0"/>
          <w:marTop w:val="0"/>
          <w:marBottom w:val="0"/>
          <w:divBdr>
            <w:top w:val="none" w:sz="0" w:space="0" w:color="auto"/>
            <w:left w:val="none" w:sz="0" w:space="0" w:color="auto"/>
            <w:bottom w:val="none" w:sz="0" w:space="0" w:color="auto"/>
            <w:right w:val="none" w:sz="0" w:space="0" w:color="auto"/>
          </w:divBdr>
        </w:div>
      </w:divsChild>
    </w:div>
    <w:div w:id="1023941511">
      <w:bodyDiv w:val="1"/>
      <w:marLeft w:val="0"/>
      <w:marRight w:val="0"/>
      <w:marTop w:val="0"/>
      <w:marBottom w:val="0"/>
      <w:divBdr>
        <w:top w:val="none" w:sz="0" w:space="0" w:color="auto"/>
        <w:left w:val="none" w:sz="0" w:space="0" w:color="auto"/>
        <w:bottom w:val="none" w:sz="0" w:space="0" w:color="auto"/>
        <w:right w:val="none" w:sz="0" w:space="0" w:color="auto"/>
      </w:divBdr>
      <w:divsChild>
        <w:div w:id="788739054">
          <w:marLeft w:val="640"/>
          <w:marRight w:val="0"/>
          <w:marTop w:val="0"/>
          <w:marBottom w:val="0"/>
          <w:divBdr>
            <w:top w:val="none" w:sz="0" w:space="0" w:color="auto"/>
            <w:left w:val="none" w:sz="0" w:space="0" w:color="auto"/>
            <w:bottom w:val="none" w:sz="0" w:space="0" w:color="auto"/>
            <w:right w:val="none" w:sz="0" w:space="0" w:color="auto"/>
          </w:divBdr>
        </w:div>
        <w:div w:id="1356274921">
          <w:marLeft w:val="640"/>
          <w:marRight w:val="0"/>
          <w:marTop w:val="0"/>
          <w:marBottom w:val="0"/>
          <w:divBdr>
            <w:top w:val="none" w:sz="0" w:space="0" w:color="auto"/>
            <w:left w:val="none" w:sz="0" w:space="0" w:color="auto"/>
            <w:bottom w:val="none" w:sz="0" w:space="0" w:color="auto"/>
            <w:right w:val="none" w:sz="0" w:space="0" w:color="auto"/>
          </w:divBdr>
        </w:div>
        <w:div w:id="744689408">
          <w:marLeft w:val="640"/>
          <w:marRight w:val="0"/>
          <w:marTop w:val="0"/>
          <w:marBottom w:val="0"/>
          <w:divBdr>
            <w:top w:val="none" w:sz="0" w:space="0" w:color="auto"/>
            <w:left w:val="none" w:sz="0" w:space="0" w:color="auto"/>
            <w:bottom w:val="none" w:sz="0" w:space="0" w:color="auto"/>
            <w:right w:val="none" w:sz="0" w:space="0" w:color="auto"/>
          </w:divBdr>
        </w:div>
        <w:div w:id="50081462">
          <w:marLeft w:val="640"/>
          <w:marRight w:val="0"/>
          <w:marTop w:val="0"/>
          <w:marBottom w:val="0"/>
          <w:divBdr>
            <w:top w:val="none" w:sz="0" w:space="0" w:color="auto"/>
            <w:left w:val="none" w:sz="0" w:space="0" w:color="auto"/>
            <w:bottom w:val="none" w:sz="0" w:space="0" w:color="auto"/>
            <w:right w:val="none" w:sz="0" w:space="0" w:color="auto"/>
          </w:divBdr>
        </w:div>
        <w:div w:id="461195594">
          <w:marLeft w:val="640"/>
          <w:marRight w:val="0"/>
          <w:marTop w:val="0"/>
          <w:marBottom w:val="0"/>
          <w:divBdr>
            <w:top w:val="none" w:sz="0" w:space="0" w:color="auto"/>
            <w:left w:val="none" w:sz="0" w:space="0" w:color="auto"/>
            <w:bottom w:val="none" w:sz="0" w:space="0" w:color="auto"/>
            <w:right w:val="none" w:sz="0" w:space="0" w:color="auto"/>
          </w:divBdr>
        </w:div>
        <w:div w:id="689918368">
          <w:marLeft w:val="640"/>
          <w:marRight w:val="0"/>
          <w:marTop w:val="0"/>
          <w:marBottom w:val="0"/>
          <w:divBdr>
            <w:top w:val="none" w:sz="0" w:space="0" w:color="auto"/>
            <w:left w:val="none" w:sz="0" w:space="0" w:color="auto"/>
            <w:bottom w:val="none" w:sz="0" w:space="0" w:color="auto"/>
            <w:right w:val="none" w:sz="0" w:space="0" w:color="auto"/>
          </w:divBdr>
        </w:div>
        <w:div w:id="109664636">
          <w:marLeft w:val="640"/>
          <w:marRight w:val="0"/>
          <w:marTop w:val="0"/>
          <w:marBottom w:val="0"/>
          <w:divBdr>
            <w:top w:val="none" w:sz="0" w:space="0" w:color="auto"/>
            <w:left w:val="none" w:sz="0" w:space="0" w:color="auto"/>
            <w:bottom w:val="none" w:sz="0" w:space="0" w:color="auto"/>
            <w:right w:val="none" w:sz="0" w:space="0" w:color="auto"/>
          </w:divBdr>
        </w:div>
        <w:div w:id="173882103">
          <w:marLeft w:val="640"/>
          <w:marRight w:val="0"/>
          <w:marTop w:val="0"/>
          <w:marBottom w:val="0"/>
          <w:divBdr>
            <w:top w:val="none" w:sz="0" w:space="0" w:color="auto"/>
            <w:left w:val="none" w:sz="0" w:space="0" w:color="auto"/>
            <w:bottom w:val="none" w:sz="0" w:space="0" w:color="auto"/>
            <w:right w:val="none" w:sz="0" w:space="0" w:color="auto"/>
          </w:divBdr>
        </w:div>
        <w:div w:id="953831695">
          <w:marLeft w:val="640"/>
          <w:marRight w:val="0"/>
          <w:marTop w:val="0"/>
          <w:marBottom w:val="0"/>
          <w:divBdr>
            <w:top w:val="none" w:sz="0" w:space="0" w:color="auto"/>
            <w:left w:val="none" w:sz="0" w:space="0" w:color="auto"/>
            <w:bottom w:val="none" w:sz="0" w:space="0" w:color="auto"/>
            <w:right w:val="none" w:sz="0" w:space="0" w:color="auto"/>
          </w:divBdr>
        </w:div>
        <w:div w:id="1228767024">
          <w:marLeft w:val="640"/>
          <w:marRight w:val="0"/>
          <w:marTop w:val="0"/>
          <w:marBottom w:val="0"/>
          <w:divBdr>
            <w:top w:val="none" w:sz="0" w:space="0" w:color="auto"/>
            <w:left w:val="none" w:sz="0" w:space="0" w:color="auto"/>
            <w:bottom w:val="none" w:sz="0" w:space="0" w:color="auto"/>
            <w:right w:val="none" w:sz="0" w:space="0" w:color="auto"/>
          </w:divBdr>
        </w:div>
        <w:div w:id="2041932863">
          <w:marLeft w:val="640"/>
          <w:marRight w:val="0"/>
          <w:marTop w:val="0"/>
          <w:marBottom w:val="0"/>
          <w:divBdr>
            <w:top w:val="none" w:sz="0" w:space="0" w:color="auto"/>
            <w:left w:val="none" w:sz="0" w:space="0" w:color="auto"/>
            <w:bottom w:val="none" w:sz="0" w:space="0" w:color="auto"/>
            <w:right w:val="none" w:sz="0" w:space="0" w:color="auto"/>
          </w:divBdr>
        </w:div>
        <w:div w:id="1731608434">
          <w:marLeft w:val="640"/>
          <w:marRight w:val="0"/>
          <w:marTop w:val="0"/>
          <w:marBottom w:val="0"/>
          <w:divBdr>
            <w:top w:val="none" w:sz="0" w:space="0" w:color="auto"/>
            <w:left w:val="none" w:sz="0" w:space="0" w:color="auto"/>
            <w:bottom w:val="none" w:sz="0" w:space="0" w:color="auto"/>
            <w:right w:val="none" w:sz="0" w:space="0" w:color="auto"/>
          </w:divBdr>
        </w:div>
        <w:div w:id="503514539">
          <w:marLeft w:val="640"/>
          <w:marRight w:val="0"/>
          <w:marTop w:val="0"/>
          <w:marBottom w:val="0"/>
          <w:divBdr>
            <w:top w:val="none" w:sz="0" w:space="0" w:color="auto"/>
            <w:left w:val="none" w:sz="0" w:space="0" w:color="auto"/>
            <w:bottom w:val="none" w:sz="0" w:space="0" w:color="auto"/>
            <w:right w:val="none" w:sz="0" w:space="0" w:color="auto"/>
          </w:divBdr>
        </w:div>
        <w:div w:id="1876692992">
          <w:marLeft w:val="640"/>
          <w:marRight w:val="0"/>
          <w:marTop w:val="0"/>
          <w:marBottom w:val="0"/>
          <w:divBdr>
            <w:top w:val="none" w:sz="0" w:space="0" w:color="auto"/>
            <w:left w:val="none" w:sz="0" w:space="0" w:color="auto"/>
            <w:bottom w:val="none" w:sz="0" w:space="0" w:color="auto"/>
            <w:right w:val="none" w:sz="0" w:space="0" w:color="auto"/>
          </w:divBdr>
        </w:div>
        <w:div w:id="1867475130">
          <w:marLeft w:val="640"/>
          <w:marRight w:val="0"/>
          <w:marTop w:val="0"/>
          <w:marBottom w:val="0"/>
          <w:divBdr>
            <w:top w:val="none" w:sz="0" w:space="0" w:color="auto"/>
            <w:left w:val="none" w:sz="0" w:space="0" w:color="auto"/>
            <w:bottom w:val="none" w:sz="0" w:space="0" w:color="auto"/>
            <w:right w:val="none" w:sz="0" w:space="0" w:color="auto"/>
          </w:divBdr>
        </w:div>
        <w:div w:id="1541943021">
          <w:marLeft w:val="640"/>
          <w:marRight w:val="0"/>
          <w:marTop w:val="0"/>
          <w:marBottom w:val="0"/>
          <w:divBdr>
            <w:top w:val="none" w:sz="0" w:space="0" w:color="auto"/>
            <w:left w:val="none" w:sz="0" w:space="0" w:color="auto"/>
            <w:bottom w:val="none" w:sz="0" w:space="0" w:color="auto"/>
            <w:right w:val="none" w:sz="0" w:space="0" w:color="auto"/>
          </w:divBdr>
        </w:div>
        <w:div w:id="1324967481">
          <w:marLeft w:val="640"/>
          <w:marRight w:val="0"/>
          <w:marTop w:val="0"/>
          <w:marBottom w:val="0"/>
          <w:divBdr>
            <w:top w:val="none" w:sz="0" w:space="0" w:color="auto"/>
            <w:left w:val="none" w:sz="0" w:space="0" w:color="auto"/>
            <w:bottom w:val="none" w:sz="0" w:space="0" w:color="auto"/>
            <w:right w:val="none" w:sz="0" w:space="0" w:color="auto"/>
          </w:divBdr>
        </w:div>
        <w:div w:id="874539763">
          <w:marLeft w:val="640"/>
          <w:marRight w:val="0"/>
          <w:marTop w:val="0"/>
          <w:marBottom w:val="0"/>
          <w:divBdr>
            <w:top w:val="none" w:sz="0" w:space="0" w:color="auto"/>
            <w:left w:val="none" w:sz="0" w:space="0" w:color="auto"/>
            <w:bottom w:val="none" w:sz="0" w:space="0" w:color="auto"/>
            <w:right w:val="none" w:sz="0" w:space="0" w:color="auto"/>
          </w:divBdr>
        </w:div>
        <w:div w:id="69735817">
          <w:marLeft w:val="640"/>
          <w:marRight w:val="0"/>
          <w:marTop w:val="0"/>
          <w:marBottom w:val="0"/>
          <w:divBdr>
            <w:top w:val="none" w:sz="0" w:space="0" w:color="auto"/>
            <w:left w:val="none" w:sz="0" w:space="0" w:color="auto"/>
            <w:bottom w:val="none" w:sz="0" w:space="0" w:color="auto"/>
            <w:right w:val="none" w:sz="0" w:space="0" w:color="auto"/>
          </w:divBdr>
        </w:div>
        <w:div w:id="824779530">
          <w:marLeft w:val="640"/>
          <w:marRight w:val="0"/>
          <w:marTop w:val="0"/>
          <w:marBottom w:val="0"/>
          <w:divBdr>
            <w:top w:val="none" w:sz="0" w:space="0" w:color="auto"/>
            <w:left w:val="none" w:sz="0" w:space="0" w:color="auto"/>
            <w:bottom w:val="none" w:sz="0" w:space="0" w:color="auto"/>
            <w:right w:val="none" w:sz="0" w:space="0" w:color="auto"/>
          </w:divBdr>
        </w:div>
        <w:div w:id="1095904457">
          <w:marLeft w:val="640"/>
          <w:marRight w:val="0"/>
          <w:marTop w:val="0"/>
          <w:marBottom w:val="0"/>
          <w:divBdr>
            <w:top w:val="none" w:sz="0" w:space="0" w:color="auto"/>
            <w:left w:val="none" w:sz="0" w:space="0" w:color="auto"/>
            <w:bottom w:val="none" w:sz="0" w:space="0" w:color="auto"/>
            <w:right w:val="none" w:sz="0" w:space="0" w:color="auto"/>
          </w:divBdr>
        </w:div>
        <w:div w:id="585457287">
          <w:marLeft w:val="640"/>
          <w:marRight w:val="0"/>
          <w:marTop w:val="0"/>
          <w:marBottom w:val="0"/>
          <w:divBdr>
            <w:top w:val="none" w:sz="0" w:space="0" w:color="auto"/>
            <w:left w:val="none" w:sz="0" w:space="0" w:color="auto"/>
            <w:bottom w:val="none" w:sz="0" w:space="0" w:color="auto"/>
            <w:right w:val="none" w:sz="0" w:space="0" w:color="auto"/>
          </w:divBdr>
        </w:div>
        <w:div w:id="1957246538">
          <w:marLeft w:val="640"/>
          <w:marRight w:val="0"/>
          <w:marTop w:val="0"/>
          <w:marBottom w:val="0"/>
          <w:divBdr>
            <w:top w:val="none" w:sz="0" w:space="0" w:color="auto"/>
            <w:left w:val="none" w:sz="0" w:space="0" w:color="auto"/>
            <w:bottom w:val="none" w:sz="0" w:space="0" w:color="auto"/>
            <w:right w:val="none" w:sz="0" w:space="0" w:color="auto"/>
          </w:divBdr>
        </w:div>
        <w:div w:id="1144347016">
          <w:marLeft w:val="640"/>
          <w:marRight w:val="0"/>
          <w:marTop w:val="0"/>
          <w:marBottom w:val="0"/>
          <w:divBdr>
            <w:top w:val="none" w:sz="0" w:space="0" w:color="auto"/>
            <w:left w:val="none" w:sz="0" w:space="0" w:color="auto"/>
            <w:bottom w:val="none" w:sz="0" w:space="0" w:color="auto"/>
            <w:right w:val="none" w:sz="0" w:space="0" w:color="auto"/>
          </w:divBdr>
        </w:div>
        <w:div w:id="1795056010">
          <w:marLeft w:val="640"/>
          <w:marRight w:val="0"/>
          <w:marTop w:val="0"/>
          <w:marBottom w:val="0"/>
          <w:divBdr>
            <w:top w:val="none" w:sz="0" w:space="0" w:color="auto"/>
            <w:left w:val="none" w:sz="0" w:space="0" w:color="auto"/>
            <w:bottom w:val="none" w:sz="0" w:space="0" w:color="auto"/>
            <w:right w:val="none" w:sz="0" w:space="0" w:color="auto"/>
          </w:divBdr>
        </w:div>
        <w:div w:id="60178125">
          <w:marLeft w:val="640"/>
          <w:marRight w:val="0"/>
          <w:marTop w:val="0"/>
          <w:marBottom w:val="0"/>
          <w:divBdr>
            <w:top w:val="none" w:sz="0" w:space="0" w:color="auto"/>
            <w:left w:val="none" w:sz="0" w:space="0" w:color="auto"/>
            <w:bottom w:val="none" w:sz="0" w:space="0" w:color="auto"/>
            <w:right w:val="none" w:sz="0" w:space="0" w:color="auto"/>
          </w:divBdr>
        </w:div>
        <w:div w:id="1230573526">
          <w:marLeft w:val="640"/>
          <w:marRight w:val="0"/>
          <w:marTop w:val="0"/>
          <w:marBottom w:val="0"/>
          <w:divBdr>
            <w:top w:val="none" w:sz="0" w:space="0" w:color="auto"/>
            <w:left w:val="none" w:sz="0" w:space="0" w:color="auto"/>
            <w:bottom w:val="none" w:sz="0" w:space="0" w:color="auto"/>
            <w:right w:val="none" w:sz="0" w:space="0" w:color="auto"/>
          </w:divBdr>
        </w:div>
        <w:div w:id="253049241">
          <w:marLeft w:val="640"/>
          <w:marRight w:val="0"/>
          <w:marTop w:val="0"/>
          <w:marBottom w:val="0"/>
          <w:divBdr>
            <w:top w:val="none" w:sz="0" w:space="0" w:color="auto"/>
            <w:left w:val="none" w:sz="0" w:space="0" w:color="auto"/>
            <w:bottom w:val="none" w:sz="0" w:space="0" w:color="auto"/>
            <w:right w:val="none" w:sz="0" w:space="0" w:color="auto"/>
          </w:divBdr>
        </w:div>
        <w:div w:id="811748341">
          <w:marLeft w:val="640"/>
          <w:marRight w:val="0"/>
          <w:marTop w:val="0"/>
          <w:marBottom w:val="0"/>
          <w:divBdr>
            <w:top w:val="none" w:sz="0" w:space="0" w:color="auto"/>
            <w:left w:val="none" w:sz="0" w:space="0" w:color="auto"/>
            <w:bottom w:val="none" w:sz="0" w:space="0" w:color="auto"/>
            <w:right w:val="none" w:sz="0" w:space="0" w:color="auto"/>
          </w:divBdr>
        </w:div>
        <w:div w:id="67583662">
          <w:marLeft w:val="640"/>
          <w:marRight w:val="0"/>
          <w:marTop w:val="0"/>
          <w:marBottom w:val="0"/>
          <w:divBdr>
            <w:top w:val="none" w:sz="0" w:space="0" w:color="auto"/>
            <w:left w:val="none" w:sz="0" w:space="0" w:color="auto"/>
            <w:bottom w:val="none" w:sz="0" w:space="0" w:color="auto"/>
            <w:right w:val="none" w:sz="0" w:space="0" w:color="auto"/>
          </w:divBdr>
        </w:div>
      </w:divsChild>
    </w:div>
    <w:div w:id="1028486717">
      <w:bodyDiv w:val="1"/>
      <w:marLeft w:val="0"/>
      <w:marRight w:val="0"/>
      <w:marTop w:val="0"/>
      <w:marBottom w:val="0"/>
      <w:divBdr>
        <w:top w:val="none" w:sz="0" w:space="0" w:color="auto"/>
        <w:left w:val="none" w:sz="0" w:space="0" w:color="auto"/>
        <w:bottom w:val="none" w:sz="0" w:space="0" w:color="auto"/>
        <w:right w:val="none" w:sz="0" w:space="0" w:color="auto"/>
      </w:divBdr>
      <w:divsChild>
        <w:div w:id="2023238927">
          <w:marLeft w:val="640"/>
          <w:marRight w:val="0"/>
          <w:marTop w:val="0"/>
          <w:marBottom w:val="0"/>
          <w:divBdr>
            <w:top w:val="none" w:sz="0" w:space="0" w:color="auto"/>
            <w:left w:val="none" w:sz="0" w:space="0" w:color="auto"/>
            <w:bottom w:val="none" w:sz="0" w:space="0" w:color="auto"/>
            <w:right w:val="none" w:sz="0" w:space="0" w:color="auto"/>
          </w:divBdr>
        </w:div>
        <w:div w:id="509099135">
          <w:marLeft w:val="640"/>
          <w:marRight w:val="0"/>
          <w:marTop w:val="0"/>
          <w:marBottom w:val="0"/>
          <w:divBdr>
            <w:top w:val="none" w:sz="0" w:space="0" w:color="auto"/>
            <w:left w:val="none" w:sz="0" w:space="0" w:color="auto"/>
            <w:bottom w:val="none" w:sz="0" w:space="0" w:color="auto"/>
            <w:right w:val="none" w:sz="0" w:space="0" w:color="auto"/>
          </w:divBdr>
        </w:div>
        <w:div w:id="1921477324">
          <w:marLeft w:val="640"/>
          <w:marRight w:val="0"/>
          <w:marTop w:val="0"/>
          <w:marBottom w:val="0"/>
          <w:divBdr>
            <w:top w:val="none" w:sz="0" w:space="0" w:color="auto"/>
            <w:left w:val="none" w:sz="0" w:space="0" w:color="auto"/>
            <w:bottom w:val="none" w:sz="0" w:space="0" w:color="auto"/>
            <w:right w:val="none" w:sz="0" w:space="0" w:color="auto"/>
          </w:divBdr>
        </w:div>
        <w:div w:id="1251697747">
          <w:marLeft w:val="640"/>
          <w:marRight w:val="0"/>
          <w:marTop w:val="0"/>
          <w:marBottom w:val="0"/>
          <w:divBdr>
            <w:top w:val="none" w:sz="0" w:space="0" w:color="auto"/>
            <w:left w:val="none" w:sz="0" w:space="0" w:color="auto"/>
            <w:bottom w:val="none" w:sz="0" w:space="0" w:color="auto"/>
            <w:right w:val="none" w:sz="0" w:space="0" w:color="auto"/>
          </w:divBdr>
        </w:div>
        <w:div w:id="1756168198">
          <w:marLeft w:val="640"/>
          <w:marRight w:val="0"/>
          <w:marTop w:val="0"/>
          <w:marBottom w:val="0"/>
          <w:divBdr>
            <w:top w:val="none" w:sz="0" w:space="0" w:color="auto"/>
            <w:left w:val="none" w:sz="0" w:space="0" w:color="auto"/>
            <w:bottom w:val="none" w:sz="0" w:space="0" w:color="auto"/>
            <w:right w:val="none" w:sz="0" w:space="0" w:color="auto"/>
          </w:divBdr>
        </w:div>
        <w:div w:id="1868248017">
          <w:marLeft w:val="640"/>
          <w:marRight w:val="0"/>
          <w:marTop w:val="0"/>
          <w:marBottom w:val="0"/>
          <w:divBdr>
            <w:top w:val="none" w:sz="0" w:space="0" w:color="auto"/>
            <w:left w:val="none" w:sz="0" w:space="0" w:color="auto"/>
            <w:bottom w:val="none" w:sz="0" w:space="0" w:color="auto"/>
            <w:right w:val="none" w:sz="0" w:space="0" w:color="auto"/>
          </w:divBdr>
        </w:div>
        <w:div w:id="1676034086">
          <w:marLeft w:val="640"/>
          <w:marRight w:val="0"/>
          <w:marTop w:val="0"/>
          <w:marBottom w:val="0"/>
          <w:divBdr>
            <w:top w:val="none" w:sz="0" w:space="0" w:color="auto"/>
            <w:left w:val="none" w:sz="0" w:space="0" w:color="auto"/>
            <w:bottom w:val="none" w:sz="0" w:space="0" w:color="auto"/>
            <w:right w:val="none" w:sz="0" w:space="0" w:color="auto"/>
          </w:divBdr>
        </w:div>
        <w:div w:id="444541528">
          <w:marLeft w:val="640"/>
          <w:marRight w:val="0"/>
          <w:marTop w:val="0"/>
          <w:marBottom w:val="0"/>
          <w:divBdr>
            <w:top w:val="none" w:sz="0" w:space="0" w:color="auto"/>
            <w:left w:val="none" w:sz="0" w:space="0" w:color="auto"/>
            <w:bottom w:val="none" w:sz="0" w:space="0" w:color="auto"/>
            <w:right w:val="none" w:sz="0" w:space="0" w:color="auto"/>
          </w:divBdr>
        </w:div>
        <w:div w:id="369916949">
          <w:marLeft w:val="640"/>
          <w:marRight w:val="0"/>
          <w:marTop w:val="0"/>
          <w:marBottom w:val="0"/>
          <w:divBdr>
            <w:top w:val="none" w:sz="0" w:space="0" w:color="auto"/>
            <w:left w:val="none" w:sz="0" w:space="0" w:color="auto"/>
            <w:bottom w:val="none" w:sz="0" w:space="0" w:color="auto"/>
            <w:right w:val="none" w:sz="0" w:space="0" w:color="auto"/>
          </w:divBdr>
        </w:div>
        <w:div w:id="1490830595">
          <w:marLeft w:val="640"/>
          <w:marRight w:val="0"/>
          <w:marTop w:val="0"/>
          <w:marBottom w:val="0"/>
          <w:divBdr>
            <w:top w:val="none" w:sz="0" w:space="0" w:color="auto"/>
            <w:left w:val="none" w:sz="0" w:space="0" w:color="auto"/>
            <w:bottom w:val="none" w:sz="0" w:space="0" w:color="auto"/>
            <w:right w:val="none" w:sz="0" w:space="0" w:color="auto"/>
          </w:divBdr>
        </w:div>
        <w:div w:id="264114025">
          <w:marLeft w:val="640"/>
          <w:marRight w:val="0"/>
          <w:marTop w:val="0"/>
          <w:marBottom w:val="0"/>
          <w:divBdr>
            <w:top w:val="none" w:sz="0" w:space="0" w:color="auto"/>
            <w:left w:val="none" w:sz="0" w:space="0" w:color="auto"/>
            <w:bottom w:val="none" w:sz="0" w:space="0" w:color="auto"/>
            <w:right w:val="none" w:sz="0" w:space="0" w:color="auto"/>
          </w:divBdr>
        </w:div>
        <w:div w:id="914241189">
          <w:marLeft w:val="640"/>
          <w:marRight w:val="0"/>
          <w:marTop w:val="0"/>
          <w:marBottom w:val="0"/>
          <w:divBdr>
            <w:top w:val="none" w:sz="0" w:space="0" w:color="auto"/>
            <w:left w:val="none" w:sz="0" w:space="0" w:color="auto"/>
            <w:bottom w:val="none" w:sz="0" w:space="0" w:color="auto"/>
            <w:right w:val="none" w:sz="0" w:space="0" w:color="auto"/>
          </w:divBdr>
        </w:div>
        <w:div w:id="43411309">
          <w:marLeft w:val="640"/>
          <w:marRight w:val="0"/>
          <w:marTop w:val="0"/>
          <w:marBottom w:val="0"/>
          <w:divBdr>
            <w:top w:val="none" w:sz="0" w:space="0" w:color="auto"/>
            <w:left w:val="none" w:sz="0" w:space="0" w:color="auto"/>
            <w:bottom w:val="none" w:sz="0" w:space="0" w:color="auto"/>
            <w:right w:val="none" w:sz="0" w:space="0" w:color="auto"/>
          </w:divBdr>
        </w:div>
        <w:div w:id="1692029537">
          <w:marLeft w:val="640"/>
          <w:marRight w:val="0"/>
          <w:marTop w:val="0"/>
          <w:marBottom w:val="0"/>
          <w:divBdr>
            <w:top w:val="none" w:sz="0" w:space="0" w:color="auto"/>
            <w:left w:val="none" w:sz="0" w:space="0" w:color="auto"/>
            <w:bottom w:val="none" w:sz="0" w:space="0" w:color="auto"/>
            <w:right w:val="none" w:sz="0" w:space="0" w:color="auto"/>
          </w:divBdr>
        </w:div>
        <w:div w:id="2080209337">
          <w:marLeft w:val="640"/>
          <w:marRight w:val="0"/>
          <w:marTop w:val="0"/>
          <w:marBottom w:val="0"/>
          <w:divBdr>
            <w:top w:val="none" w:sz="0" w:space="0" w:color="auto"/>
            <w:left w:val="none" w:sz="0" w:space="0" w:color="auto"/>
            <w:bottom w:val="none" w:sz="0" w:space="0" w:color="auto"/>
            <w:right w:val="none" w:sz="0" w:space="0" w:color="auto"/>
          </w:divBdr>
        </w:div>
        <w:div w:id="1813717250">
          <w:marLeft w:val="640"/>
          <w:marRight w:val="0"/>
          <w:marTop w:val="0"/>
          <w:marBottom w:val="0"/>
          <w:divBdr>
            <w:top w:val="none" w:sz="0" w:space="0" w:color="auto"/>
            <w:left w:val="none" w:sz="0" w:space="0" w:color="auto"/>
            <w:bottom w:val="none" w:sz="0" w:space="0" w:color="auto"/>
            <w:right w:val="none" w:sz="0" w:space="0" w:color="auto"/>
          </w:divBdr>
        </w:div>
        <w:div w:id="1827699393">
          <w:marLeft w:val="640"/>
          <w:marRight w:val="0"/>
          <w:marTop w:val="0"/>
          <w:marBottom w:val="0"/>
          <w:divBdr>
            <w:top w:val="none" w:sz="0" w:space="0" w:color="auto"/>
            <w:left w:val="none" w:sz="0" w:space="0" w:color="auto"/>
            <w:bottom w:val="none" w:sz="0" w:space="0" w:color="auto"/>
            <w:right w:val="none" w:sz="0" w:space="0" w:color="auto"/>
          </w:divBdr>
        </w:div>
        <w:div w:id="1499685928">
          <w:marLeft w:val="640"/>
          <w:marRight w:val="0"/>
          <w:marTop w:val="0"/>
          <w:marBottom w:val="0"/>
          <w:divBdr>
            <w:top w:val="none" w:sz="0" w:space="0" w:color="auto"/>
            <w:left w:val="none" w:sz="0" w:space="0" w:color="auto"/>
            <w:bottom w:val="none" w:sz="0" w:space="0" w:color="auto"/>
            <w:right w:val="none" w:sz="0" w:space="0" w:color="auto"/>
          </w:divBdr>
        </w:div>
        <w:div w:id="2080009815">
          <w:marLeft w:val="640"/>
          <w:marRight w:val="0"/>
          <w:marTop w:val="0"/>
          <w:marBottom w:val="0"/>
          <w:divBdr>
            <w:top w:val="none" w:sz="0" w:space="0" w:color="auto"/>
            <w:left w:val="none" w:sz="0" w:space="0" w:color="auto"/>
            <w:bottom w:val="none" w:sz="0" w:space="0" w:color="auto"/>
            <w:right w:val="none" w:sz="0" w:space="0" w:color="auto"/>
          </w:divBdr>
        </w:div>
        <w:div w:id="382488486">
          <w:marLeft w:val="640"/>
          <w:marRight w:val="0"/>
          <w:marTop w:val="0"/>
          <w:marBottom w:val="0"/>
          <w:divBdr>
            <w:top w:val="none" w:sz="0" w:space="0" w:color="auto"/>
            <w:left w:val="none" w:sz="0" w:space="0" w:color="auto"/>
            <w:bottom w:val="none" w:sz="0" w:space="0" w:color="auto"/>
            <w:right w:val="none" w:sz="0" w:space="0" w:color="auto"/>
          </w:divBdr>
        </w:div>
        <w:div w:id="1102606356">
          <w:marLeft w:val="640"/>
          <w:marRight w:val="0"/>
          <w:marTop w:val="0"/>
          <w:marBottom w:val="0"/>
          <w:divBdr>
            <w:top w:val="none" w:sz="0" w:space="0" w:color="auto"/>
            <w:left w:val="none" w:sz="0" w:space="0" w:color="auto"/>
            <w:bottom w:val="none" w:sz="0" w:space="0" w:color="auto"/>
            <w:right w:val="none" w:sz="0" w:space="0" w:color="auto"/>
          </w:divBdr>
        </w:div>
        <w:div w:id="1604652504">
          <w:marLeft w:val="640"/>
          <w:marRight w:val="0"/>
          <w:marTop w:val="0"/>
          <w:marBottom w:val="0"/>
          <w:divBdr>
            <w:top w:val="none" w:sz="0" w:space="0" w:color="auto"/>
            <w:left w:val="none" w:sz="0" w:space="0" w:color="auto"/>
            <w:bottom w:val="none" w:sz="0" w:space="0" w:color="auto"/>
            <w:right w:val="none" w:sz="0" w:space="0" w:color="auto"/>
          </w:divBdr>
        </w:div>
        <w:div w:id="449327171">
          <w:marLeft w:val="640"/>
          <w:marRight w:val="0"/>
          <w:marTop w:val="0"/>
          <w:marBottom w:val="0"/>
          <w:divBdr>
            <w:top w:val="none" w:sz="0" w:space="0" w:color="auto"/>
            <w:left w:val="none" w:sz="0" w:space="0" w:color="auto"/>
            <w:bottom w:val="none" w:sz="0" w:space="0" w:color="auto"/>
            <w:right w:val="none" w:sz="0" w:space="0" w:color="auto"/>
          </w:divBdr>
        </w:div>
        <w:div w:id="485516738">
          <w:marLeft w:val="640"/>
          <w:marRight w:val="0"/>
          <w:marTop w:val="0"/>
          <w:marBottom w:val="0"/>
          <w:divBdr>
            <w:top w:val="none" w:sz="0" w:space="0" w:color="auto"/>
            <w:left w:val="none" w:sz="0" w:space="0" w:color="auto"/>
            <w:bottom w:val="none" w:sz="0" w:space="0" w:color="auto"/>
            <w:right w:val="none" w:sz="0" w:space="0" w:color="auto"/>
          </w:divBdr>
        </w:div>
        <w:div w:id="1963533201">
          <w:marLeft w:val="640"/>
          <w:marRight w:val="0"/>
          <w:marTop w:val="0"/>
          <w:marBottom w:val="0"/>
          <w:divBdr>
            <w:top w:val="none" w:sz="0" w:space="0" w:color="auto"/>
            <w:left w:val="none" w:sz="0" w:space="0" w:color="auto"/>
            <w:bottom w:val="none" w:sz="0" w:space="0" w:color="auto"/>
            <w:right w:val="none" w:sz="0" w:space="0" w:color="auto"/>
          </w:divBdr>
        </w:div>
        <w:div w:id="2021276974">
          <w:marLeft w:val="640"/>
          <w:marRight w:val="0"/>
          <w:marTop w:val="0"/>
          <w:marBottom w:val="0"/>
          <w:divBdr>
            <w:top w:val="none" w:sz="0" w:space="0" w:color="auto"/>
            <w:left w:val="none" w:sz="0" w:space="0" w:color="auto"/>
            <w:bottom w:val="none" w:sz="0" w:space="0" w:color="auto"/>
            <w:right w:val="none" w:sz="0" w:space="0" w:color="auto"/>
          </w:divBdr>
        </w:div>
        <w:div w:id="659239358">
          <w:marLeft w:val="640"/>
          <w:marRight w:val="0"/>
          <w:marTop w:val="0"/>
          <w:marBottom w:val="0"/>
          <w:divBdr>
            <w:top w:val="none" w:sz="0" w:space="0" w:color="auto"/>
            <w:left w:val="none" w:sz="0" w:space="0" w:color="auto"/>
            <w:bottom w:val="none" w:sz="0" w:space="0" w:color="auto"/>
            <w:right w:val="none" w:sz="0" w:space="0" w:color="auto"/>
          </w:divBdr>
        </w:div>
        <w:div w:id="1626934044">
          <w:marLeft w:val="640"/>
          <w:marRight w:val="0"/>
          <w:marTop w:val="0"/>
          <w:marBottom w:val="0"/>
          <w:divBdr>
            <w:top w:val="none" w:sz="0" w:space="0" w:color="auto"/>
            <w:left w:val="none" w:sz="0" w:space="0" w:color="auto"/>
            <w:bottom w:val="none" w:sz="0" w:space="0" w:color="auto"/>
            <w:right w:val="none" w:sz="0" w:space="0" w:color="auto"/>
          </w:divBdr>
        </w:div>
        <w:div w:id="1199779760">
          <w:marLeft w:val="640"/>
          <w:marRight w:val="0"/>
          <w:marTop w:val="0"/>
          <w:marBottom w:val="0"/>
          <w:divBdr>
            <w:top w:val="none" w:sz="0" w:space="0" w:color="auto"/>
            <w:left w:val="none" w:sz="0" w:space="0" w:color="auto"/>
            <w:bottom w:val="none" w:sz="0" w:space="0" w:color="auto"/>
            <w:right w:val="none" w:sz="0" w:space="0" w:color="auto"/>
          </w:divBdr>
        </w:div>
        <w:div w:id="467284093">
          <w:marLeft w:val="640"/>
          <w:marRight w:val="0"/>
          <w:marTop w:val="0"/>
          <w:marBottom w:val="0"/>
          <w:divBdr>
            <w:top w:val="none" w:sz="0" w:space="0" w:color="auto"/>
            <w:left w:val="none" w:sz="0" w:space="0" w:color="auto"/>
            <w:bottom w:val="none" w:sz="0" w:space="0" w:color="auto"/>
            <w:right w:val="none" w:sz="0" w:space="0" w:color="auto"/>
          </w:divBdr>
        </w:div>
        <w:div w:id="911737054">
          <w:marLeft w:val="640"/>
          <w:marRight w:val="0"/>
          <w:marTop w:val="0"/>
          <w:marBottom w:val="0"/>
          <w:divBdr>
            <w:top w:val="none" w:sz="0" w:space="0" w:color="auto"/>
            <w:left w:val="none" w:sz="0" w:space="0" w:color="auto"/>
            <w:bottom w:val="none" w:sz="0" w:space="0" w:color="auto"/>
            <w:right w:val="none" w:sz="0" w:space="0" w:color="auto"/>
          </w:divBdr>
        </w:div>
        <w:div w:id="1281573612">
          <w:marLeft w:val="640"/>
          <w:marRight w:val="0"/>
          <w:marTop w:val="0"/>
          <w:marBottom w:val="0"/>
          <w:divBdr>
            <w:top w:val="none" w:sz="0" w:space="0" w:color="auto"/>
            <w:left w:val="none" w:sz="0" w:space="0" w:color="auto"/>
            <w:bottom w:val="none" w:sz="0" w:space="0" w:color="auto"/>
            <w:right w:val="none" w:sz="0" w:space="0" w:color="auto"/>
          </w:divBdr>
        </w:div>
        <w:div w:id="1770272405">
          <w:marLeft w:val="640"/>
          <w:marRight w:val="0"/>
          <w:marTop w:val="0"/>
          <w:marBottom w:val="0"/>
          <w:divBdr>
            <w:top w:val="none" w:sz="0" w:space="0" w:color="auto"/>
            <w:left w:val="none" w:sz="0" w:space="0" w:color="auto"/>
            <w:bottom w:val="none" w:sz="0" w:space="0" w:color="auto"/>
            <w:right w:val="none" w:sz="0" w:space="0" w:color="auto"/>
          </w:divBdr>
        </w:div>
        <w:div w:id="336422481">
          <w:marLeft w:val="640"/>
          <w:marRight w:val="0"/>
          <w:marTop w:val="0"/>
          <w:marBottom w:val="0"/>
          <w:divBdr>
            <w:top w:val="none" w:sz="0" w:space="0" w:color="auto"/>
            <w:left w:val="none" w:sz="0" w:space="0" w:color="auto"/>
            <w:bottom w:val="none" w:sz="0" w:space="0" w:color="auto"/>
            <w:right w:val="none" w:sz="0" w:space="0" w:color="auto"/>
          </w:divBdr>
        </w:div>
        <w:div w:id="1468276447">
          <w:marLeft w:val="640"/>
          <w:marRight w:val="0"/>
          <w:marTop w:val="0"/>
          <w:marBottom w:val="0"/>
          <w:divBdr>
            <w:top w:val="none" w:sz="0" w:space="0" w:color="auto"/>
            <w:left w:val="none" w:sz="0" w:space="0" w:color="auto"/>
            <w:bottom w:val="none" w:sz="0" w:space="0" w:color="auto"/>
            <w:right w:val="none" w:sz="0" w:space="0" w:color="auto"/>
          </w:divBdr>
        </w:div>
        <w:div w:id="1714109289">
          <w:marLeft w:val="640"/>
          <w:marRight w:val="0"/>
          <w:marTop w:val="0"/>
          <w:marBottom w:val="0"/>
          <w:divBdr>
            <w:top w:val="none" w:sz="0" w:space="0" w:color="auto"/>
            <w:left w:val="none" w:sz="0" w:space="0" w:color="auto"/>
            <w:bottom w:val="none" w:sz="0" w:space="0" w:color="auto"/>
            <w:right w:val="none" w:sz="0" w:space="0" w:color="auto"/>
          </w:divBdr>
        </w:div>
        <w:div w:id="1043747278">
          <w:marLeft w:val="640"/>
          <w:marRight w:val="0"/>
          <w:marTop w:val="0"/>
          <w:marBottom w:val="0"/>
          <w:divBdr>
            <w:top w:val="none" w:sz="0" w:space="0" w:color="auto"/>
            <w:left w:val="none" w:sz="0" w:space="0" w:color="auto"/>
            <w:bottom w:val="none" w:sz="0" w:space="0" w:color="auto"/>
            <w:right w:val="none" w:sz="0" w:space="0" w:color="auto"/>
          </w:divBdr>
        </w:div>
        <w:div w:id="1913616263">
          <w:marLeft w:val="640"/>
          <w:marRight w:val="0"/>
          <w:marTop w:val="0"/>
          <w:marBottom w:val="0"/>
          <w:divBdr>
            <w:top w:val="none" w:sz="0" w:space="0" w:color="auto"/>
            <w:left w:val="none" w:sz="0" w:space="0" w:color="auto"/>
            <w:bottom w:val="none" w:sz="0" w:space="0" w:color="auto"/>
            <w:right w:val="none" w:sz="0" w:space="0" w:color="auto"/>
          </w:divBdr>
        </w:div>
        <w:div w:id="669986853">
          <w:marLeft w:val="640"/>
          <w:marRight w:val="0"/>
          <w:marTop w:val="0"/>
          <w:marBottom w:val="0"/>
          <w:divBdr>
            <w:top w:val="none" w:sz="0" w:space="0" w:color="auto"/>
            <w:left w:val="none" w:sz="0" w:space="0" w:color="auto"/>
            <w:bottom w:val="none" w:sz="0" w:space="0" w:color="auto"/>
            <w:right w:val="none" w:sz="0" w:space="0" w:color="auto"/>
          </w:divBdr>
        </w:div>
        <w:div w:id="269044633">
          <w:marLeft w:val="640"/>
          <w:marRight w:val="0"/>
          <w:marTop w:val="0"/>
          <w:marBottom w:val="0"/>
          <w:divBdr>
            <w:top w:val="none" w:sz="0" w:space="0" w:color="auto"/>
            <w:left w:val="none" w:sz="0" w:space="0" w:color="auto"/>
            <w:bottom w:val="none" w:sz="0" w:space="0" w:color="auto"/>
            <w:right w:val="none" w:sz="0" w:space="0" w:color="auto"/>
          </w:divBdr>
        </w:div>
      </w:divsChild>
    </w:div>
    <w:div w:id="1039277430">
      <w:bodyDiv w:val="1"/>
      <w:marLeft w:val="0"/>
      <w:marRight w:val="0"/>
      <w:marTop w:val="0"/>
      <w:marBottom w:val="0"/>
      <w:divBdr>
        <w:top w:val="none" w:sz="0" w:space="0" w:color="auto"/>
        <w:left w:val="none" w:sz="0" w:space="0" w:color="auto"/>
        <w:bottom w:val="none" w:sz="0" w:space="0" w:color="auto"/>
        <w:right w:val="none" w:sz="0" w:space="0" w:color="auto"/>
      </w:divBdr>
      <w:divsChild>
        <w:div w:id="1178618439">
          <w:marLeft w:val="640"/>
          <w:marRight w:val="0"/>
          <w:marTop w:val="0"/>
          <w:marBottom w:val="0"/>
          <w:divBdr>
            <w:top w:val="none" w:sz="0" w:space="0" w:color="auto"/>
            <w:left w:val="none" w:sz="0" w:space="0" w:color="auto"/>
            <w:bottom w:val="none" w:sz="0" w:space="0" w:color="auto"/>
            <w:right w:val="none" w:sz="0" w:space="0" w:color="auto"/>
          </w:divBdr>
        </w:div>
        <w:div w:id="365523131">
          <w:marLeft w:val="640"/>
          <w:marRight w:val="0"/>
          <w:marTop w:val="0"/>
          <w:marBottom w:val="0"/>
          <w:divBdr>
            <w:top w:val="none" w:sz="0" w:space="0" w:color="auto"/>
            <w:left w:val="none" w:sz="0" w:space="0" w:color="auto"/>
            <w:bottom w:val="none" w:sz="0" w:space="0" w:color="auto"/>
            <w:right w:val="none" w:sz="0" w:space="0" w:color="auto"/>
          </w:divBdr>
        </w:div>
        <w:div w:id="1716470589">
          <w:marLeft w:val="640"/>
          <w:marRight w:val="0"/>
          <w:marTop w:val="0"/>
          <w:marBottom w:val="0"/>
          <w:divBdr>
            <w:top w:val="none" w:sz="0" w:space="0" w:color="auto"/>
            <w:left w:val="none" w:sz="0" w:space="0" w:color="auto"/>
            <w:bottom w:val="none" w:sz="0" w:space="0" w:color="auto"/>
            <w:right w:val="none" w:sz="0" w:space="0" w:color="auto"/>
          </w:divBdr>
        </w:div>
        <w:div w:id="207302308">
          <w:marLeft w:val="640"/>
          <w:marRight w:val="0"/>
          <w:marTop w:val="0"/>
          <w:marBottom w:val="0"/>
          <w:divBdr>
            <w:top w:val="none" w:sz="0" w:space="0" w:color="auto"/>
            <w:left w:val="none" w:sz="0" w:space="0" w:color="auto"/>
            <w:bottom w:val="none" w:sz="0" w:space="0" w:color="auto"/>
            <w:right w:val="none" w:sz="0" w:space="0" w:color="auto"/>
          </w:divBdr>
        </w:div>
        <w:div w:id="1366710580">
          <w:marLeft w:val="640"/>
          <w:marRight w:val="0"/>
          <w:marTop w:val="0"/>
          <w:marBottom w:val="0"/>
          <w:divBdr>
            <w:top w:val="none" w:sz="0" w:space="0" w:color="auto"/>
            <w:left w:val="none" w:sz="0" w:space="0" w:color="auto"/>
            <w:bottom w:val="none" w:sz="0" w:space="0" w:color="auto"/>
            <w:right w:val="none" w:sz="0" w:space="0" w:color="auto"/>
          </w:divBdr>
        </w:div>
        <w:div w:id="1249073560">
          <w:marLeft w:val="640"/>
          <w:marRight w:val="0"/>
          <w:marTop w:val="0"/>
          <w:marBottom w:val="0"/>
          <w:divBdr>
            <w:top w:val="none" w:sz="0" w:space="0" w:color="auto"/>
            <w:left w:val="none" w:sz="0" w:space="0" w:color="auto"/>
            <w:bottom w:val="none" w:sz="0" w:space="0" w:color="auto"/>
            <w:right w:val="none" w:sz="0" w:space="0" w:color="auto"/>
          </w:divBdr>
        </w:div>
        <w:div w:id="1289119059">
          <w:marLeft w:val="640"/>
          <w:marRight w:val="0"/>
          <w:marTop w:val="0"/>
          <w:marBottom w:val="0"/>
          <w:divBdr>
            <w:top w:val="none" w:sz="0" w:space="0" w:color="auto"/>
            <w:left w:val="none" w:sz="0" w:space="0" w:color="auto"/>
            <w:bottom w:val="none" w:sz="0" w:space="0" w:color="auto"/>
            <w:right w:val="none" w:sz="0" w:space="0" w:color="auto"/>
          </w:divBdr>
        </w:div>
        <w:div w:id="1321471470">
          <w:marLeft w:val="640"/>
          <w:marRight w:val="0"/>
          <w:marTop w:val="0"/>
          <w:marBottom w:val="0"/>
          <w:divBdr>
            <w:top w:val="none" w:sz="0" w:space="0" w:color="auto"/>
            <w:left w:val="none" w:sz="0" w:space="0" w:color="auto"/>
            <w:bottom w:val="none" w:sz="0" w:space="0" w:color="auto"/>
            <w:right w:val="none" w:sz="0" w:space="0" w:color="auto"/>
          </w:divBdr>
        </w:div>
        <w:div w:id="2143880689">
          <w:marLeft w:val="640"/>
          <w:marRight w:val="0"/>
          <w:marTop w:val="0"/>
          <w:marBottom w:val="0"/>
          <w:divBdr>
            <w:top w:val="none" w:sz="0" w:space="0" w:color="auto"/>
            <w:left w:val="none" w:sz="0" w:space="0" w:color="auto"/>
            <w:bottom w:val="none" w:sz="0" w:space="0" w:color="auto"/>
            <w:right w:val="none" w:sz="0" w:space="0" w:color="auto"/>
          </w:divBdr>
        </w:div>
        <w:div w:id="144708344">
          <w:marLeft w:val="640"/>
          <w:marRight w:val="0"/>
          <w:marTop w:val="0"/>
          <w:marBottom w:val="0"/>
          <w:divBdr>
            <w:top w:val="none" w:sz="0" w:space="0" w:color="auto"/>
            <w:left w:val="none" w:sz="0" w:space="0" w:color="auto"/>
            <w:bottom w:val="none" w:sz="0" w:space="0" w:color="auto"/>
            <w:right w:val="none" w:sz="0" w:space="0" w:color="auto"/>
          </w:divBdr>
        </w:div>
        <w:div w:id="1090468309">
          <w:marLeft w:val="640"/>
          <w:marRight w:val="0"/>
          <w:marTop w:val="0"/>
          <w:marBottom w:val="0"/>
          <w:divBdr>
            <w:top w:val="none" w:sz="0" w:space="0" w:color="auto"/>
            <w:left w:val="none" w:sz="0" w:space="0" w:color="auto"/>
            <w:bottom w:val="none" w:sz="0" w:space="0" w:color="auto"/>
            <w:right w:val="none" w:sz="0" w:space="0" w:color="auto"/>
          </w:divBdr>
        </w:div>
        <w:div w:id="747194668">
          <w:marLeft w:val="640"/>
          <w:marRight w:val="0"/>
          <w:marTop w:val="0"/>
          <w:marBottom w:val="0"/>
          <w:divBdr>
            <w:top w:val="none" w:sz="0" w:space="0" w:color="auto"/>
            <w:left w:val="none" w:sz="0" w:space="0" w:color="auto"/>
            <w:bottom w:val="none" w:sz="0" w:space="0" w:color="auto"/>
            <w:right w:val="none" w:sz="0" w:space="0" w:color="auto"/>
          </w:divBdr>
        </w:div>
        <w:div w:id="893469873">
          <w:marLeft w:val="640"/>
          <w:marRight w:val="0"/>
          <w:marTop w:val="0"/>
          <w:marBottom w:val="0"/>
          <w:divBdr>
            <w:top w:val="none" w:sz="0" w:space="0" w:color="auto"/>
            <w:left w:val="none" w:sz="0" w:space="0" w:color="auto"/>
            <w:bottom w:val="none" w:sz="0" w:space="0" w:color="auto"/>
            <w:right w:val="none" w:sz="0" w:space="0" w:color="auto"/>
          </w:divBdr>
        </w:div>
        <w:div w:id="1647934462">
          <w:marLeft w:val="640"/>
          <w:marRight w:val="0"/>
          <w:marTop w:val="0"/>
          <w:marBottom w:val="0"/>
          <w:divBdr>
            <w:top w:val="none" w:sz="0" w:space="0" w:color="auto"/>
            <w:left w:val="none" w:sz="0" w:space="0" w:color="auto"/>
            <w:bottom w:val="none" w:sz="0" w:space="0" w:color="auto"/>
            <w:right w:val="none" w:sz="0" w:space="0" w:color="auto"/>
          </w:divBdr>
        </w:div>
        <w:div w:id="1675110551">
          <w:marLeft w:val="640"/>
          <w:marRight w:val="0"/>
          <w:marTop w:val="0"/>
          <w:marBottom w:val="0"/>
          <w:divBdr>
            <w:top w:val="none" w:sz="0" w:space="0" w:color="auto"/>
            <w:left w:val="none" w:sz="0" w:space="0" w:color="auto"/>
            <w:bottom w:val="none" w:sz="0" w:space="0" w:color="auto"/>
            <w:right w:val="none" w:sz="0" w:space="0" w:color="auto"/>
          </w:divBdr>
        </w:div>
        <w:div w:id="1197085569">
          <w:marLeft w:val="640"/>
          <w:marRight w:val="0"/>
          <w:marTop w:val="0"/>
          <w:marBottom w:val="0"/>
          <w:divBdr>
            <w:top w:val="none" w:sz="0" w:space="0" w:color="auto"/>
            <w:left w:val="none" w:sz="0" w:space="0" w:color="auto"/>
            <w:bottom w:val="none" w:sz="0" w:space="0" w:color="auto"/>
            <w:right w:val="none" w:sz="0" w:space="0" w:color="auto"/>
          </w:divBdr>
        </w:div>
        <w:div w:id="1114714269">
          <w:marLeft w:val="640"/>
          <w:marRight w:val="0"/>
          <w:marTop w:val="0"/>
          <w:marBottom w:val="0"/>
          <w:divBdr>
            <w:top w:val="none" w:sz="0" w:space="0" w:color="auto"/>
            <w:left w:val="none" w:sz="0" w:space="0" w:color="auto"/>
            <w:bottom w:val="none" w:sz="0" w:space="0" w:color="auto"/>
            <w:right w:val="none" w:sz="0" w:space="0" w:color="auto"/>
          </w:divBdr>
        </w:div>
        <w:div w:id="95371427">
          <w:marLeft w:val="640"/>
          <w:marRight w:val="0"/>
          <w:marTop w:val="0"/>
          <w:marBottom w:val="0"/>
          <w:divBdr>
            <w:top w:val="none" w:sz="0" w:space="0" w:color="auto"/>
            <w:left w:val="none" w:sz="0" w:space="0" w:color="auto"/>
            <w:bottom w:val="none" w:sz="0" w:space="0" w:color="auto"/>
            <w:right w:val="none" w:sz="0" w:space="0" w:color="auto"/>
          </w:divBdr>
        </w:div>
        <w:div w:id="1410419416">
          <w:marLeft w:val="640"/>
          <w:marRight w:val="0"/>
          <w:marTop w:val="0"/>
          <w:marBottom w:val="0"/>
          <w:divBdr>
            <w:top w:val="none" w:sz="0" w:space="0" w:color="auto"/>
            <w:left w:val="none" w:sz="0" w:space="0" w:color="auto"/>
            <w:bottom w:val="none" w:sz="0" w:space="0" w:color="auto"/>
            <w:right w:val="none" w:sz="0" w:space="0" w:color="auto"/>
          </w:divBdr>
        </w:div>
        <w:div w:id="1910918071">
          <w:marLeft w:val="640"/>
          <w:marRight w:val="0"/>
          <w:marTop w:val="0"/>
          <w:marBottom w:val="0"/>
          <w:divBdr>
            <w:top w:val="none" w:sz="0" w:space="0" w:color="auto"/>
            <w:left w:val="none" w:sz="0" w:space="0" w:color="auto"/>
            <w:bottom w:val="none" w:sz="0" w:space="0" w:color="auto"/>
            <w:right w:val="none" w:sz="0" w:space="0" w:color="auto"/>
          </w:divBdr>
        </w:div>
      </w:divsChild>
    </w:div>
    <w:div w:id="1055928672">
      <w:bodyDiv w:val="1"/>
      <w:marLeft w:val="0"/>
      <w:marRight w:val="0"/>
      <w:marTop w:val="0"/>
      <w:marBottom w:val="0"/>
      <w:divBdr>
        <w:top w:val="none" w:sz="0" w:space="0" w:color="auto"/>
        <w:left w:val="none" w:sz="0" w:space="0" w:color="auto"/>
        <w:bottom w:val="none" w:sz="0" w:space="0" w:color="auto"/>
        <w:right w:val="none" w:sz="0" w:space="0" w:color="auto"/>
      </w:divBdr>
      <w:divsChild>
        <w:div w:id="1706983048">
          <w:marLeft w:val="640"/>
          <w:marRight w:val="0"/>
          <w:marTop w:val="0"/>
          <w:marBottom w:val="0"/>
          <w:divBdr>
            <w:top w:val="none" w:sz="0" w:space="0" w:color="auto"/>
            <w:left w:val="none" w:sz="0" w:space="0" w:color="auto"/>
            <w:bottom w:val="none" w:sz="0" w:space="0" w:color="auto"/>
            <w:right w:val="none" w:sz="0" w:space="0" w:color="auto"/>
          </w:divBdr>
        </w:div>
        <w:div w:id="1195576436">
          <w:marLeft w:val="640"/>
          <w:marRight w:val="0"/>
          <w:marTop w:val="0"/>
          <w:marBottom w:val="0"/>
          <w:divBdr>
            <w:top w:val="none" w:sz="0" w:space="0" w:color="auto"/>
            <w:left w:val="none" w:sz="0" w:space="0" w:color="auto"/>
            <w:bottom w:val="none" w:sz="0" w:space="0" w:color="auto"/>
            <w:right w:val="none" w:sz="0" w:space="0" w:color="auto"/>
          </w:divBdr>
        </w:div>
        <w:div w:id="1497383714">
          <w:marLeft w:val="640"/>
          <w:marRight w:val="0"/>
          <w:marTop w:val="0"/>
          <w:marBottom w:val="0"/>
          <w:divBdr>
            <w:top w:val="none" w:sz="0" w:space="0" w:color="auto"/>
            <w:left w:val="none" w:sz="0" w:space="0" w:color="auto"/>
            <w:bottom w:val="none" w:sz="0" w:space="0" w:color="auto"/>
            <w:right w:val="none" w:sz="0" w:space="0" w:color="auto"/>
          </w:divBdr>
        </w:div>
        <w:div w:id="274945303">
          <w:marLeft w:val="640"/>
          <w:marRight w:val="0"/>
          <w:marTop w:val="0"/>
          <w:marBottom w:val="0"/>
          <w:divBdr>
            <w:top w:val="none" w:sz="0" w:space="0" w:color="auto"/>
            <w:left w:val="none" w:sz="0" w:space="0" w:color="auto"/>
            <w:bottom w:val="none" w:sz="0" w:space="0" w:color="auto"/>
            <w:right w:val="none" w:sz="0" w:space="0" w:color="auto"/>
          </w:divBdr>
        </w:div>
        <w:div w:id="2083865235">
          <w:marLeft w:val="640"/>
          <w:marRight w:val="0"/>
          <w:marTop w:val="0"/>
          <w:marBottom w:val="0"/>
          <w:divBdr>
            <w:top w:val="none" w:sz="0" w:space="0" w:color="auto"/>
            <w:left w:val="none" w:sz="0" w:space="0" w:color="auto"/>
            <w:bottom w:val="none" w:sz="0" w:space="0" w:color="auto"/>
            <w:right w:val="none" w:sz="0" w:space="0" w:color="auto"/>
          </w:divBdr>
        </w:div>
        <w:div w:id="731346240">
          <w:marLeft w:val="640"/>
          <w:marRight w:val="0"/>
          <w:marTop w:val="0"/>
          <w:marBottom w:val="0"/>
          <w:divBdr>
            <w:top w:val="none" w:sz="0" w:space="0" w:color="auto"/>
            <w:left w:val="none" w:sz="0" w:space="0" w:color="auto"/>
            <w:bottom w:val="none" w:sz="0" w:space="0" w:color="auto"/>
            <w:right w:val="none" w:sz="0" w:space="0" w:color="auto"/>
          </w:divBdr>
        </w:div>
        <w:div w:id="1147547484">
          <w:marLeft w:val="640"/>
          <w:marRight w:val="0"/>
          <w:marTop w:val="0"/>
          <w:marBottom w:val="0"/>
          <w:divBdr>
            <w:top w:val="none" w:sz="0" w:space="0" w:color="auto"/>
            <w:left w:val="none" w:sz="0" w:space="0" w:color="auto"/>
            <w:bottom w:val="none" w:sz="0" w:space="0" w:color="auto"/>
            <w:right w:val="none" w:sz="0" w:space="0" w:color="auto"/>
          </w:divBdr>
        </w:div>
        <w:div w:id="1930654458">
          <w:marLeft w:val="640"/>
          <w:marRight w:val="0"/>
          <w:marTop w:val="0"/>
          <w:marBottom w:val="0"/>
          <w:divBdr>
            <w:top w:val="none" w:sz="0" w:space="0" w:color="auto"/>
            <w:left w:val="none" w:sz="0" w:space="0" w:color="auto"/>
            <w:bottom w:val="none" w:sz="0" w:space="0" w:color="auto"/>
            <w:right w:val="none" w:sz="0" w:space="0" w:color="auto"/>
          </w:divBdr>
        </w:div>
        <w:div w:id="373503153">
          <w:marLeft w:val="640"/>
          <w:marRight w:val="0"/>
          <w:marTop w:val="0"/>
          <w:marBottom w:val="0"/>
          <w:divBdr>
            <w:top w:val="none" w:sz="0" w:space="0" w:color="auto"/>
            <w:left w:val="none" w:sz="0" w:space="0" w:color="auto"/>
            <w:bottom w:val="none" w:sz="0" w:space="0" w:color="auto"/>
            <w:right w:val="none" w:sz="0" w:space="0" w:color="auto"/>
          </w:divBdr>
        </w:div>
        <w:div w:id="2083023945">
          <w:marLeft w:val="640"/>
          <w:marRight w:val="0"/>
          <w:marTop w:val="0"/>
          <w:marBottom w:val="0"/>
          <w:divBdr>
            <w:top w:val="none" w:sz="0" w:space="0" w:color="auto"/>
            <w:left w:val="none" w:sz="0" w:space="0" w:color="auto"/>
            <w:bottom w:val="none" w:sz="0" w:space="0" w:color="auto"/>
            <w:right w:val="none" w:sz="0" w:space="0" w:color="auto"/>
          </w:divBdr>
        </w:div>
        <w:div w:id="1393625820">
          <w:marLeft w:val="640"/>
          <w:marRight w:val="0"/>
          <w:marTop w:val="0"/>
          <w:marBottom w:val="0"/>
          <w:divBdr>
            <w:top w:val="none" w:sz="0" w:space="0" w:color="auto"/>
            <w:left w:val="none" w:sz="0" w:space="0" w:color="auto"/>
            <w:bottom w:val="none" w:sz="0" w:space="0" w:color="auto"/>
            <w:right w:val="none" w:sz="0" w:space="0" w:color="auto"/>
          </w:divBdr>
        </w:div>
        <w:div w:id="747774454">
          <w:marLeft w:val="640"/>
          <w:marRight w:val="0"/>
          <w:marTop w:val="0"/>
          <w:marBottom w:val="0"/>
          <w:divBdr>
            <w:top w:val="none" w:sz="0" w:space="0" w:color="auto"/>
            <w:left w:val="none" w:sz="0" w:space="0" w:color="auto"/>
            <w:bottom w:val="none" w:sz="0" w:space="0" w:color="auto"/>
            <w:right w:val="none" w:sz="0" w:space="0" w:color="auto"/>
          </w:divBdr>
        </w:div>
        <w:div w:id="1950548434">
          <w:marLeft w:val="640"/>
          <w:marRight w:val="0"/>
          <w:marTop w:val="0"/>
          <w:marBottom w:val="0"/>
          <w:divBdr>
            <w:top w:val="none" w:sz="0" w:space="0" w:color="auto"/>
            <w:left w:val="none" w:sz="0" w:space="0" w:color="auto"/>
            <w:bottom w:val="none" w:sz="0" w:space="0" w:color="auto"/>
            <w:right w:val="none" w:sz="0" w:space="0" w:color="auto"/>
          </w:divBdr>
        </w:div>
        <w:div w:id="1462310185">
          <w:marLeft w:val="640"/>
          <w:marRight w:val="0"/>
          <w:marTop w:val="0"/>
          <w:marBottom w:val="0"/>
          <w:divBdr>
            <w:top w:val="none" w:sz="0" w:space="0" w:color="auto"/>
            <w:left w:val="none" w:sz="0" w:space="0" w:color="auto"/>
            <w:bottom w:val="none" w:sz="0" w:space="0" w:color="auto"/>
            <w:right w:val="none" w:sz="0" w:space="0" w:color="auto"/>
          </w:divBdr>
        </w:div>
        <w:div w:id="1471707200">
          <w:marLeft w:val="640"/>
          <w:marRight w:val="0"/>
          <w:marTop w:val="0"/>
          <w:marBottom w:val="0"/>
          <w:divBdr>
            <w:top w:val="none" w:sz="0" w:space="0" w:color="auto"/>
            <w:left w:val="none" w:sz="0" w:space="0" w:color="auto"/>
            <w:bottom w:val="none" w:sz="0" w:space="0" w:color="auto"/>
            <w:right w:val="none" w:sz="0" w:space="0" w:color="auto"/>
          </w:divBdr>
        </w:div>
        <w:div w:id="1670064419">
          <w:marLeft w:val="640"/>
          <w:marRight w:val="0"/>
          <w:marTop w:val="0"/>
          <w:marBottom w:val="0"/>
          <w:divBdr>
            <w:top w:val="none" w:sz="0" w:space="0" w:color="auto"/>
            <w:left w:val="none" w:sz="0" w:space="0" w:color="auto"/>
            <w:bottom w:val="none" w:sz="0" w:space="0" w:color="auto"/>
            <w:right w:val="none" w:sz="0" w:space="0" w:color="auto"/>
          </w:divBdr>
        </w:div>
        <w:div w:id="641692617">
          <w:marLeft w:val="640"/>
          <w:marRight w:val="0"/>
          <w:marTop w:val="0"/>
          <w:marBottom w:val="0"/>
          <w:divBdr>
            <w:top w:val="none" w:sz="0" w:space="0" w:color="auto"/>
            <w:left w:val="none" w:sz="0" w:space="0" w:color="auto"/>
            <w:bottom w:val="none" w:sz="0" w:space="0" w:color="auto"/>
            <w:right w:val="none" w:sz="0" w:space="0" w:color="auto"/>
          </w:divBdr>
        </w:div>
        <w:div w:id="112940685">
          <w:marLeft w:val="640"/>
          <w:marRight w:val="0"/>
          <w:marTop w:val="0"/>
          <w:marBottom w:val="0"/>
          <w:divBdr>
            <w:top w:val="none" w:sz="0" w:space="0" w:color="auto"/>
            <w:left w:val="none" w:sz="0" w:space="0" w:color="auto"/>
            <w:bottom w:val="none" w:sz="0" w:space="0" w:color="auto"/>
            <w:right w:val="none" w:sz="0" w:space="0" w:color="auto"/>
          </w:divBdr>
        </w:div>
        <w:div w:id="1845587346">
          <w:marLeft w:val="640"/>
          <w:marRight w:val="0"/>
          <w:marTop w:val="0"/>
          <w:marBottom w:val="0"/>
          <w:divBdr>
            <w:top w:val="none" w:sz="0" w:space="0" w:color="auto"/>
            <w:left w:val="none" w:sz="0" w:space="0" w:color="auto"/>
            <w:bottom w:val="none" w:sz="0" w:space="0" w:color="auto"/>
            <w:right w:val="none" w:sz="0" w:space="0" w:color="auto"/>
          </w:divBdr>
        </w:div>
        <w:div w:id="773786355">
          <w:marLeft w:val="640"/>
          <w:marRight w:val="0"/>
          <w:marTop w:val="0"/>
          <w:marBottom w:val="0"/>
          <w:divBdr>
            <w:top w:val="none" w:sz="0" w:space="0" w:color="auto"/>
            <w:left w:val="none" w:sz="0" w:space="0" w:color="auto"/>
            <w:bottom w:val="none" w:sz="0" w:space="0" w:color="auto"/>
            <w:right w:val="none" w:sz="0" w:space="0" w:color="auto"/>
          </w:divBdr>
        </w:div>
        <w:div w:id="181480013">
          <w:marLeft w:val="640"/>
          <w:marRight w:val="0"/>
          <w:marTop w:val="0"/>
          <w:marBottom w:val="0"/>
          <w:divBdr>
            <w:top w:val="none" w:sz="0" w:space="0" w:color="auto"/>
            <w:left w:val="none" w:sz="0" w:space="0" w:color="auto"/>
            <w:bottom w:val="none" w:sz="0" w:space="0" w:color="auto"/>
            <w:right w:val="none" w:sz="0" w:space="0" w:color="auto"/>
          </w:divBdr>
        </w:div>
        <w:div w:id="1920366455">
          <w:marLeft w:val="640"/>
          <w:marRight w:val="0"/>
          <w:marTop w:val="0"/>
          <w:marBottom w:val="0"/>
          <w:divBdr>
            <w:top w:val="none" w:sz="0" w:space="0" w:color="auto"/>
            <w:left w:val="none" w:sz="0" w:space="0" w:color="auto"/>
            <w:bottom w:val="none" w:sz="0" w:space="0" w:color="auto"/>
            <w:right w:val="none" w:sz="0" w:space="0" w:color="auto"/>
          </w:divBdr>
        </w:div>
        <w:div w:id="1037967444">
          <w:marLeft w:val="640"/>
          <w:marRight w:val="0"/>
          <w:marTop w:val="0"/>
          <w:marBottom w:val="0"/>
          <w:divBdr>
            <w:top w:val="none" w:sz="0" w:space="0" w:color="auto"/>
            <w:left w:val="none" w:sz="0" w:space="0" w:color="auto"/>
            <w:bottom w:val="none" w:sz="0" w:space="0" w:color="auto"/>
            <w:right w:val="none" w:sz="0" w:space="0" w:color="auto"/>
          </w:divBdr>
        </w:div>
      </w:divsChild>
    </w:div>
    <w:div w:id="1056204766">
      <w:bodyDiv w:val="1"/>
      <w:marLeft w:val="0"/>
      <w:marRight w:val="0"/>
      <w:marTop w:val="0"/>
      <w:marBottom w:val="0"/>
      <w:divBdr>
        <w:top w:val="none" w:sz="0" w:space="0" w:color="auto"/>
        <w:left w:val="none" w:sz="0" w:space="0" w:color="auto"/>
        <w:bottom w:val="none" w:sz="0" w:space="0" w:color="auto"/>
        <w:right w:val="none" w:sz="0" w:space="0" w:color="auto"/>
      </w:divBdr>
      <w:divsChild>
        <w:div w:id="1002661771">
          <w:marLeft w:val="640"/>
          <w:marRight w:val="0"/>
          <w:marTop w:val="0"/>
          <w:marBottom w:val="0"/>
          <w:divBdr>
            <w:top w:val="none" w:sz="0" w:space="0" w:color="auto"/>
            <w:left w:val="none" w:sz="0" w:space="0" w:color="auto"/>
            <w:bottom w:val="none" w:sz="0" w:space="0" w:color="auto"/>
            <w:right w:val="none" w:sz="0" w:space="0" w:color="auto"/>
          </w:divBdr>
        </w:div>
        <w:div w:id="2033803642">
          <w:marLeft w:val="640"/>
          <w:marRight w:val="0"/>
          <w:marTop w:val="0"/>
          <w:marBottom w:val="0"/>
          <w:divBdr>
            <w:top w:val="none" w:sz="0" w:space="0" w:color="auto"/>
            <w:left w:val="none" w:sz="0" w:space="0" w:color="auto"/>
            <w:bottom w:val="none" w:sz="0" w:space="0" w:color="auto"/>
            <w:right w:val="none" w:sz="0" w:space="0" w:color="auto"/>
          </w:divBdr>
        </w:div>
        <w:div w:id="504440580">
          <w:marLeft w:val="640"/>
          <w:marRight w:val="0"/>
          <w:marTop w:val="0"/>
          <w:marBottom w:val="0"/>
          <w:divBdr>
            <w:top w:val="none" w:sz="0" w:space="0" w:color="auto"/>
            <w:left w:val="none" w:sz="0" w:space="0" w:color="auto"/>
            <w:bottom w:val="none" w:sz="0" w:space="0" w:color="auto"/>
            <w:right w:val="none" w:sz="0" w:space="0" w:color="auto"/>
          </w:divBdr>
        </w:div>
        <w:div w:id="1788770591">
          <w:marLeft w:val="640"/>
          <w:marRight w:val="0"/>
          <w:marTop w:val="0"/>
          <w:marBottom w:val="0"/>
          <w:divBdr>
            <w:top w:val="none" w:sz="0" w:space="0" w:color="auto"/>
            <w:left w:val="none" w:sz="0" w:space="0" w:color="auto"/>
            <w:bottom w:val="none" w:sz="0" w:space="0" w:color="auto"/>
            <w:right w:val="none" w:sz="0" w:space="0" w:color="auto"/>
          </w:divBdr>
        </w:div>
        <w:div w:id="1091582795">
          <w:marLeft w:val="640"/>
          <w:marRight w:val="0"/>
          <w:marTop w:val="0"/>
          <w:marBottom w:val="0"/>
          <w:divBdr>
            <w:top w:val="none" w:sz="0" w:space="0" w:color="auto"/>
            <w:left w:val="none" w:sz="0" w:space="0" w:color="auto"/>
            <w:bottom w:val="none" w:sz="0" w:space="0" w:color="auto"/>
            <w:right w:val="none" w:sz="0" w:space="0" w:color="auto"/>
          </w:divBdr>
        </w:div>
        <w:div w:id="871268284">
          <w:marLeft w:val="640"/>
          <w:marRight w:val="0"/>
          <w:marTop w:val="0"/>
          <w:marBottom w:val="0"/>
          <w:divBdr>
            <w:top w:val="none" w:sz="0" w:space="0" w:color="auto"/>
            <w:left w:val="none" w:sz="0" w:space="0" w:color="auto"/>
            <w:bottom w:val="none" w:sz="0" w:space="0" w:color="auto"/>
            <w:right w:val="none" w:sz="0" w:space="0" w:color="auto"/>
          </w:divBdr>
        </w:div>
        <w:div w:id="227570674">
          <w:marLeft w:val="640"/>
          <w:marRight w:val="0"/>
          <w:marTop w:val="0"/>
          <w:marBottom w:val="0"/>
          <w:divBdr>
            <w:top w:val="none" w:sz="0" w:space="0" w:color="auto"/>
            <w:left w:val="none" w:sz="0" w:space="0" w:color="auto"/>
            <w:bottom w:val="none" w:sz="0" w:space="0" w:color="auto"/>
            <w:right w:val="none" w:sz="0" w:space="0" w:color="auto"/>
          </w:divBdr>
        </w:div>
        <w:div w:id="713504765">
          <w:marLeft w:val="640"/>
          <w:marRight w:val="0"/>
          <w:marTop w:val="0"/>
          <w:marBottom w:val="0"/>
          <w:divBdr>
            <w:top w:val="none" w:sz="0" w:space="0" w:color="auto"/>
            <w:left w:val="none" w:sz="0" w:space="0" w:color="auto"/>
            <w:bottom w:val="none" w:sz="0" w:space="0" w:color="auto"/>
            <w:right w:val="none" w:sz="0" w:space="0" w:color="auto"/>
          </w:divBdr>
        </w:div>
        <w:div w:id="2044403803">
          <w:marLeft w:val="640"/>
          <w:marRight w:val="0"/>
          <w:marTop w:val="0"/>
          <w:marBottom w:val="0"/>
          <w:divBdr>
            <w:top w:val="none" w:sz="0" w:space="0" w:color="auto"/>
            <w:left w:val="none" w:sz="0" w:space="0" w:color="auto"/>
            <w:bottom w:val="none" w:sz="0" w:space="0" w:color="auto"/>
            <w:right w:val="none" w:sz="0" w:space="0" w:color="auto"/>
          </w:divBdr>
        </w:div>
        <w:div w:id="1350790091">
          <w:marLeft w:val="640"/>
          <w:marRight w:val="0"/>
          <w:marTop w:val="0"/>
          <w:marBottom w:val="0"/>
          <w:divBdr>
            <w:top w:val="none" w:sz="0" w:space="0" w:color="auto"/>
            <w:left w:val="none" w:sz="0" w:space="0" w:color="auto"/>
            <w:bottom w:val="none" w:sz="0" w:space="0" w:color="auto"/>
            <w:right w:val="none" w:sz="0" w:space="0" w:color="auto"/>
          </w:divBdr>
        </w:div>
        <w:div w:id="1804998562">
          <w:marLeft w:val="640"/>
          <w:marRight w:val="0"/>
          <w:marTop w:val="0"/>
          <w:marBottom w:val="0"/>
          <w:divBdr>
            <w:top w:val="none" w:sz="0" w:space="0" w:color="auto"/>
            <w:left w:val="none" w:sz="0" w:space="0" w:color="auto"/>
            <w:bottom w:val="none" w:sz="0" w:space="0" w:color="auto"/>
            <w:right w:val="none" w:sz="0" w:space="0" w:color="auto"/>
          </w:divBdr>
        </w:div>
        <w:div w:id="770393389">
          <w:marLeft w:val="640"/>
          <w:marRight w:val="0"/>
          <w:marTop w:val="0"/>
          <w:marBottom w:val="0"/>
          <w:divBdr>
            <w:top w:val="none" w:sz="0" w:space="0" w:color="auto"/>
            <w:left w:val="none" w:sz="0" w:space="0" w:color="auto"/>
            <w:bottom w:val="none" w:sz="0" w:space="0" w:color="auto"/>
            <w:right w:val="none" w:sz="0" w:space="0" w:color="auto"/>
          </w:divBdr>
        </w:div>
        <w:div w:id="1702782532">
          <w:marLeft w:val="640"/>
          <w:marRight w:val="0"/>
          <w:marTop w:val="0"/>
          <w:marBottom w:val="0"/>
          <w:divBdr>
            <w:top w:val="none" w:sz="0" w:space="0" w:color="auto"/>
            <w:left w:val="none" w:sz="0" w:space="0" w:color="auto"/>
            <w:bottom w:val="none" w:sz="0" w:space="0" w:color="auto"/>
            <w:right w:val="none" w:sz="0" w:space="0" w:color="auto"/>
          </w:divBdr>
        </w:div>
        <w:div w:id="1617520735">
          <w:marLeft w:val="640"/>
          <w:marRight w:val="0"/>
          <w:marTop w:val="0"/>
          <w:marBottom w:val="0"/>
          <w:divBdr>
            <w:top w:val="none" w:sz="0" w:space="0" w:color="auto"/>
            <w:left w:val="none" w:sz="0" w:space="0" w:color="auto"/>
            <w:bottom w:val="none" w:sz="0" w:space="0" w:color="auto"/>
            <w:right w:val="none" w:sz="0" w:space="0" w:color="auto"/>
          </w:divBdr>
        </w:div>
        <w:div w:id="725378113">
          <w:marLeft w:val="640"/>
          <w:marRight w:val="0"/>
          <w:marTop w:val="0"/>
          <w:marBottom w:val="0"/>
          <w:divBdr>
            <w:top w:val="none" w:sz="0" w:space="0" w:color="auto"/>
            <w:left w:val="none" w:sz="0" w:space="0" w:color="auto"/>
            <w:bottom w:val="none" w:sz="0" w:space="0" w:color="auto"/>
            <w:right w:val="none" w:sz="0" w:space="0" w:color="auto"/>
          </w:divBdr>
        </w:div>
        <w:div w:id="807894704">
          <w:marLeft w:val="640"/>
          <w:marRight w:val="0"/>
          <w:marTop w:val="0"/>
          <w:marBottom w:val="0"/>
          <w:divBdr>
            <w:top w:val="none" w:sz="0" w:space="0" w:color="auto"/>
            <w:left w:val="none" w:sz="0" w:space="0" w:color="auto"/>
            <w:bottom w:val="none" w:sz="0" w:space="0" w:color="auto"/>
            <w:right w:val="none" w:sz="0" w:space="0" w:color="auto"/>
          </w:divBdr>
        </w:div>
        <w:div w:id="1452674984">
          <w:marLeft w:val="640"/>
          <w:marRight w:val="0"/>
          <w:marTop w:val="0"/>
          <w:marBottom w:val="0"/>
          <w:divBdr>
            <w:top w:val="none" w:sz="0" w:space="0" w:color="auto"/>
            <w:left w:val="none" w:sz="0" w:space="0" w:color="auto"/>
            <w:bottom w:val="none" w:sz="0" w:space="0" w:color="auto"/>
            <w:right w:val="none" w:sz="0" w:space="0" w:color="auto"/>
          </w:divBdr>
        </w:div>
        <w:div w:id="431704573">
          <w:marLeft w:val="640"/>
          <w:marRight w:val="0"/>
          <w:marTop w:val="0"/>
          <w:marBottom w:val="0"/>
          <w:divBdr>
            <w:top w:val="none" w:sz="0" w:space="0" w:color="auto"/>
            <w:left w:val="none" w:sz="0" w:space="0" w:color="auto"/>
            <w:bottom w:val="none" w:sz="0" w:space="0" w:color="auto"/>
            <w:right w:val="none" w:sz="0" w:space="0" w:color="auto"/>
          </w:divBdr>
        </w:div>
        <w:div w:id="2080210326">
          <w:marLeft w:val="640"/>
          <w:marRight w:val="0"/>
          <w:marTop w:val="0"/>
          <w:marBottom w:val="0"/>
          <w:divBdr>
            <w:top w:val="none" w:sz="0" w:space="0" w:color="auto"/>
            <w:left w:val="none" w:sz="0" w:space="0" w:color="auto"/>
            <w:bottom w:val="none" w:sz="0" w:space="0" w:color="auto"/>
            <w:right w:val="none" w:sz="0" w:space="0" w:color="auto"/>
          </w:divBdr>
        </w:div>
        <w:div w:id="175465213">
          <w:marLeft w:val="640"/>
          <w:marRight w:val="0"/>
          <w:marTop w:val="0"/>
          <w:marBottom w:val="0"/>
          <w:divBdr>
            <w:top w:val="none" w:sz="0" w:space="0" w:color="auto"/>
            <w:left w:val="none" w:sz="0" w:space="0" w:color="auto"/>
            <w:bottom w:val="none" w:sz="0" w:space="0" w:color="auto"/>
            <w:right w:val="none" w:sz="0" w:space="0" w:color="auto"/>
          </w:divBdr>
        </w:div>
        <w:div w:id="1004092537">
          <w:marLeft w:val="640"/>
          <w:marRight w:val="0"/>
          <w:marTop w:val="0"/>
          <w:marBottom w:val="0"/>
          <w:divBdr>
            <w:top w:val="none" w:sz="0" w:space="0" w:color="auto"/>
            <w:left w:val="none" w:sz="0" w:space="0" w:color="auto"/>
            <w:bottom w:val="none" w:sz="0" w:space="0" w:color="auto"/>
            <w:right w:val="none" w:sz="0" w:space="0" w:color="auto"/>
          </w:divBdr>
        </w:div>
        <w:div w:id="2106412301">
          <w:marLeft w:val="640"/>
          <w:marRight w:val="0"/>
          <w:marTop w:val="0"/>
          <w:marBottom w:val="0"/>
          <w:divBdr>
            <w:top w:val="none" w:sz="0" w:space="0" w:color="auto"/>
            <w:left w:val="none" w:sz="0" w:space="0" w:color="auto"/>
            <w:bottom w:val="none" w:sz="0" w:space="0" w:color="auto"/>
            <w:right w:val="none" w:sz="0" w:space="0" w:color="auto"/>
          </w:divBdr>
        </w:div>
        <w:div w:id="2127507343">
          <w:marLeft w:val="640"/>
          <w:marRight w:val="0"/>
          <w:marTop w:val="0"/>
          <w:marBottom w:val="0"/>
          <w:divBdr>
            <w:top w:val="none" w:sz="0" w:space="0" w:color="auto"/>
            <w:left w:val="none" w:sz="0" w:space="0" w:color="auto"/>
            <w:bottom w:val="none" w:sz="0" w:space="0" w:color="auto"/>
            <w:right w:val="none" w:sz="0" w:space="0" w:color="auto"/>
          </w:divBdr>
        </w:div>
        <w:div w:id="385496240">
          <w:marLeft w:val="640"/>
          <w:marRight w:val="0"/>
          <w:marTop w:val="0"/>
          <w:marBottom w:val="0"/>
          <w:divBdr>
            <w:top w:val="none" w:sz="0" w:space="0" w:color="auto"/>
            <w:left w:val="none" w:sz="0" w:space="0" w:color="auto"/>
            <w:bottom w:val="none" w:sz="0" w:space="0" w:color="auto"/>
            <w:right w:val="none" w:sz="0" w:space="0" w:color="auto"/>
          </w:divBdr>
        </w:div>
        <w:div w:id="1327442630">
          <w:marLeft w:val="640"/>
          <w:marRight w:val="0"/>
          <w:marTop w:val="0"/>
          <w:marBottom w:val="0"/>
          <w:divBdr>
            <w:top w:val="none" w:sz="0" w:space="0" w:color="auto"/>
            <w:left w:val="none" w:sz="0" w:space="0" w:color="auto"/>
            <w:bottom w:val="none" w:sz="0" w:space="0" w:color="auto"/>
            <w:right w:val="none" w:sz="0" w:space="0" w:color="auto"/>
          </w:divBdr>
        </w:div>
        <w:div w:id="60952034">
          <w:marLeft w:val="640"/>
          <w:marRight w:val="0"/>
          <w:marTop w:val="0"/>
          <w:marBottom w:val="0"/>
          <w:divBdr>
            <w:top w:val="none" w:sz="0" w:space="0" w:color="auto"/>
            <w:left w:val="none" w:sz="0" w:space="0" w:color="auto"/>
            <w:bottom w:val="none" w:sz="0" w:space="0" w:color="auto"/>
            <w:right w:val="none" w:sz="0" w:space="0" w:color="auto"/>
          </w:divBdr>
        </w:div>
        <w:div w:id="877745432">
          <w:marLeft w:val="640"/>
          <w:marRight w:val="0"/>
          <w:marTop w:val="0"/>
          <w:marBottom w:val="0"/>
          <w:divBdr>
            <w:top w:val="none" w:sz="0" w:space="0" w:color="auto"/>
            <w:left w:val="none" w:sz="0" w:space="0" w:color="auto"/>
            <w:bottom w:val="none" w:sz="0" w:space="0" w:color="auto"/>
            <w:right w:val="none" w:sz="0" w:space="0" w:color="auto"/>
          </w:divBdr>
        </w:div>
        <w:div w:id="595670375">
          <w:marLeft w:val="640"/>
          <w:marRight w:val="0"/>
          <w:marTop w:val="0"/>
          <w:marBottom w:val="0"/>
          <w:divBdr>
            <w:top w:val="none" w:sz="0" w:space="0" w:color="auto"/>
            <w:left w:val="none" w:sz="0" w:space="0" w:color="auto"/>
            <w:bottom w:val="none" w:sz="0" w:space="0" w:color="auto"/>
            <w:right w:val="none" w:sz="0" w:space="0" w:color="auto"/>
          </w:divBdr>
        </w:div>
        <w:div w:id="948665395">
          <w:marLeft w:val="640"/>
          <w:marRight w:val="0"/>
          <w:marTop w:val="0"/>
          <w:marBottom w:val="0"/>
          <w:divBdr>
            <w:top w:val="none" w:sz="0" w:space="0" w:color="auto"/>
            <w:left w:val="none" w:sz="0" w:space="0" w:color="auto"/>
            <w:bottom w:val="none" w:sz="0" w:space="0" w:color="auto"/>
            <w:right w:val="none" w:sz="0" w:space="0" w:color="auto"/>
          </w:divBdr>
        </w:div>
        <w:div w:id="1551921268">
          <w:marLeft w:val="640"/>
          <w:marRight w:val="0"/>
          <w:marTop w:val="0"/>
          <w:marBottom w:val="0"/>
          <w:divBdr>
            <w:top w:val="none" w:sz="0" w:space="0" w:color="auto"/>
            <w:left w:val="none" w:sz="0" w:space="0" w:color="auto"/>
            <w:bottom w:val="none" w:sz="0" w:space="0" w:color="auto"/>
            <w:right w:val="none" w:sz="0" w:space="0" w:color="auto"/>
          </w:divBdr>
        </w:div>
        <w:div w:id="1048644361">
          <w:marLeft w:val="640"/>
          <w:marRight w:val="0"/>
          <w:marTop w:val="0"/>
          <w:marBottom w:val="0"/>
          <w:divBdr>
            <w:top w:val="none" w:sz="0" w:space="0" w:color="auto"/>
            <w:left w:val="none" w:sz="0" w:space="0" w:color="auto"/>
            <w:bottom w:val="none" w:sz="0" w:space="0" w:color="auto"/>
            <w:right w:val="none" w:sz="0" w:space="0" w:color="auto"/>
          </w:divBdr>
        </w:div>
        <w:div w:id="1726831541">
          <w:marLeft w:val="640"/>
          <w:marRight w:val="0"/>
          <w:marTop w:val="0"/>
          <w:marBottom w:val="0"/>
          <w:divBdr>
            <w:top w:val="none" w:sz="0" w:space="0" w:color="auto"/>
            <w:left w:val="none" w:sz="0" w:space="0" w:color="auto"/>
            <w:bottom w:val="none" w:sz="0" w:space="0" w:color="auto"/>
            <w:right w:val="none" w:sz="0" w:space="0" w:color="auto"/>
          </w:divBdr>
        </w:div>
        <w:div w:id="1383794411">
          <w:marLeft w:val="640"/>
          <w:marRight w:val="0"/>
          <w:marTop w:val="0"/>
          <w:marBottom w:val="0"/>
          <w:divBdr>
            <w:top w:val="none" w:sz="0" w:space="0" w:color="auto"/>
            <w:left w:val="none" w:sz="0" w:space="0" w:color="auto"/>
            <w:bottom w:val="none" w:sz="0" w:space="0" w:color="auto"/>
            <w:right w:val="none" w:sz="0" w:space="0" w:color="auto"/>
          </w:divBdr>
        </w:div>
        <w:div w:id="1993290040">
          <w:marLeft w:val="640"/>
          <w:marRight w:val="0"/>
          <w:marTop w:val="0"/>
          <w:marBottom w:val="0"/>
          <w:divBdr>
            <w:top w:val="none" w:sz="0" w:space="0" w:color="auto"/>
            <w:left w:val="none" w:sz="0" w:space="0" w:color="auto"/>
            <w:bottom w:val="none" w:sz="0" w:space="0" w:color="auto"/>
            <w:right w:val="none" w:sz="0" w:space="0" w:color="auto"/>
          </w:divBdr>
        </w:div>
        <w:div w:id="1036587619">
          <w:marLeft w:val="640"/>
          <w:marRight w:val="0"/>
          <w:marTop w:val="0"/>
          <w:marBottom w:val="0"/>
          <w:divBdr>
            <w:top w:val="none" w:sz="0" w:space="0" w:color="auto"/>
            <w:left w:val="none" w:sz="0" w:space="0" w:color="auto"/>
            <w:bottom w:val="none" w:sz="0" w:space="0" w:color="auto"/>
            <w:right w:val="none" w:sz="0" w:space="0" w:color="auto"/>
          </w:divBdr>
        </w:div>
        <w:div w:id="2035842225">
          <w:marLeft w:val="640"/>
          <w:marRight w:val="0"/>
          <w:marTop w:val="0"/>
          <w:marBottom w:val="0"/>
          <w:divBdr>
            <w:top w:val="none" w:sz="0" w:space="0" w:color="auto"/>
            <w:left w:val="none" w:sz="0" w:space="0" w:color="auto"/>
            <w:bottom w:val="none" w:sz="0" w:space="0" w:color="auto"/>
            <w:right w:val="none" w:sz="0" w:space="0" w:color="auto"/>
          </w:divBdr>
        </w:div>
        <w:div w:id="1152869111">
          <w:marLeft w:val="640"/>
          <w:marRight w:val="0"/>
          <w:marTop w:val="0"/>
          <w:marBottom w:val="0"/>
          <w:divBdr>
            <w:top w:val="none" w:sz="0" w:space="0" w:color="auto"/>
            <w:left w:val="none" w:sz="0" w:space="0" w:color="auto"/>
            <w:bottom w:val="none" w:sz="0" w:space="0" w:color="auto"/>
            <w:right w:val="none" w:sz="0" w:space="0" w:color="auto"/>
          </w:divBdr>
        </w:div>
      </w:divsChild>
    </w:div>
    <w:div w:id="1059405660">
      <w:bodyDiv w:val="1"/>
      <w:marLeft w:val="0"/>
      <w:marRight w:val="0"/>
      <w:marTop w:val="0"/>
      <w:marBottom w:val="0"/>
      <w:divBdr>
        <w:top w:val="none" w:sz="0" w:space="0" w:color="auto"/>
        <w:left w:val="none" w:sz="0" w:space="0" w:color="auto"/>
        <w:bottom w:val="none" w:sz="0" w:space="0" w:color="auto"/>
        <w:right w:val="none" w:sz="0" w:space="0" w:color="auto"/>
      </w:divBdr>
      <w:divsChild>
        <w:div w:id="1458522071">
          <w:marLeft w:val="640"/>
          <w:marRight w:val="0"/>
          <w:marTop w:val="0"/>
          <w:marBottom w:val="0"/>
          <w:divBdr>
            <w:top w:val="none" w:sz="0" w:space="0" w:color="auto"/>
            <w:left w:val="none" w:sz="0" w:space="0" w:color="auto"/>
            <w:bottom w:val="none" w:sz="0" w:space="0" w:color="auto"/>
            <w:right w:val="none" w:sz="0" w:space="0" w:color="auto"/>
          </w:divBdr>
        </w:div>
        <w:div w:id="548537601">
          <w:marLeft w:val="640"/>
          <w:marRight w:val="0"/>
          <w:marTop w:val="0"/>
          <w:marBottom w:val="0"/>
          <w:divBdr>
            <w:top w:val="none" w:sz="0" w:space="0" w:color="auto"/>
            <w:left w:val="none" w:sz="0" w:space="0" w:color="auto"/>
            <w:bottom w:val="none" w:sz="0" w:space="0" w:color="auto"/>
            <w:right w:val="none" w:sz="0" w:space="0" w:color="auto"/>
          </w:divBdr>
        </w:div>
        <w:div w:id="243415974">
          <w:marLeft w:val="640"/>
          <w:marRight w:val="0"/>
          <w:marTop w:val="0"/>
          <w:marBottom w:val="0"/>
          <w:divBdr>
            <w:top w:val="none" w:sz="0" w:space="0" w:color="auto"/>
            <w:left w:val="none" w:sz="0" w:space="0" w:color="auto"/>
            <w:bottom w:val="none" w:sz="0" w:space="0" w:color="auto"/>
            <w:right w:val="none" w:sz="0" w:space="0" w:color="auto"/>
          </w:divBdr>
        </w:div>
        <w:div w:id="1891531294">
          <w:marLeft w:val="640"/>
          <w:marRight w:val="0"/>
          <w:marTop w:val="0"/>
          <w:marBottom w:val="0"/>
          <w:divBdr>
            <w:top w:val="none" w:sz="0" w:space="0" w:color="auto"/>
            <w:left w:val="none" w:sz="0" w:space="0" w:color="auto"/>
            <w:bottom w:val="none" w:sz="0" w:space="0" w:color="auto"/>
            <w:right w:val="none" w:sz="0" w:space="0" w:color="auto"/>
          </w:divBdr>
        </w:div>
        <w:div w:id="1926264079">
          <w:marLeft w:val="640"/>
          <w:marRight w:val="0"/>
          <w:marTop w:val="0"/>
          <w:marBottom w:val="0"/>
          <w:divBdr>
            <w:top w:val="none" w:sz="0" w:space="0" w:color="auto"/>
            <w:left w:val="none" w:sz="0" w:space="0" w:color="auto"/>
            <w:bottom w:val="none" w:sz="0" w:space="0" w:color="auto"/>
            <w:right w:val="none" w:sz="0" w:space="0" w:color="auto"/>
          </w:divBdr>
        </w:div>
        <w:div w:id="1831091401">
          <w:marLeft w:val="640"/>
          <w:marRight w:val="0"/>
          <w:marTop w:val="0"/>
          <w:marBottom w:val="0"/>
          <w:divBdr>
            <w:top w:val="none" w:sz="0" w:space="0" w:color="auto"/>
            <w:left w:val="none" w:sz="0" w:space="0" w:color="auto"/>
            <w:bottom w:val="none" w:sz="0" w:space="0" w:color="auto"/>
            <w:right w:val="none" w:sz="0" w:space="0" w:color="auto"/>
          </w:divBdr>
        </w:div>
        <w:div w:id="46539416">
          <w:marLeft w:val="640"/>
          <w:marRight w:val="0"/>
          <w:marTop w:val="0"/>
          <w:marBottom w:val="0"/>
          <w:divBdr>
            <w:top w:val="none" w:sz="0" w:space="0" w:color="auto"/>
            <w:left w:val="none" w:sz="0" w:space="0" w:color="auto"/>
            <w:bottom w:val="none" w:sz="0" w:space="0" w:color="auto"/>
            <w:right w:val="none" w:sz="0" w:space="0" w:color="auto"/>
          </w:divBdr>
        </w:div>
        <w:div w:id="586810929">
          <w:marLeft w:val="640"/>
          <w:marRight w:val="0"/>
          <w:marTop w:val="0"/>
          <w:marBottom w:val="0"/>
          <w:divBdr>
            <w:top w:val="none" w:sz="0" w:space="0" w:color="auto"/>
            <w:left w:val="none" w:sz="0" w:space="0" w:color="auto"/>
            <w:bottom w:val="none" w:sz="0" w:space="0" w:color="auto"/>
            <w:right w:val="none" w:sz="0" w:space="0" w:color="auto"/>
          </w:divBdr>
        </w:div>
        <w:div w:id="286132754">
          <w:marLeft w:val="640"/>
          <w:marRight w:val="0"/>
          <w:marTop w:val="0"/>
          <w:marBottom w:val="0"/>
          <w:divBdr>
            <w:top w:val="none" w:sz="0" w:space="0" w:color="auto"/>
            <w:left w:val="none" w:sz="0" w:space="0" w:color="auto"/>
            <w:bottom w:val="none" w:sz="0" w:space="0" w:color="auto"/>
            <w:right w:val="none" w:sz="0" w:space="0" w:color="auto"/>
          </w:divBdr>
        </w:div>
        <w:div w:id="1757094205">
          <w:marLeft w:val="640"/>
          <w:marRight w:val="0"/>
          <w:marTop w:val="0"/>
          <w:marBottom w:val="0"/>
          <w:divBdr>
            <w:top w:val="none" w:sz="0" w:space="0" w:color="auto"/>
            <w:left w:val="none" w:sz="0" w:space="0" w:color="auto"/>
            <w:bottom w:val="none" w:sz="0" w:space="0" w:color="auto"/>
            <w:right w:val="none" w:sz="0" w:space="0" w:color="auto"/>
          </w:divBdr>
        </w:div>
        <w:div w:id="884487190">
          <w:marLeft w:val="640"/>
          <w:marRight w:val="0"/>
          <w:marTop w:val="0"/>
          <w:marBottom w:val="0"/>
          <w:divBdr>
            <w:top w:val="none" w:sz="0" w:space="0" w:color="auto"/>
            <w:left w:val="none" w:sz="0" w:space="0" w:color="auto"/>
            <w:bottom w:val="none" w:sz="0" w:space="0" w:color="auto"/>
            <w:right w:val="none" w:sz="0" w:space="0" w:color="auto"/>
          </w:divBdr>
        </w:div>
        <w:div w:id="1361011974">
          <w:marLeft w:val="640"/>
          <w:marRight w:val="0"/>
          <w:marTop w:val="0"/>
          <w:marBottom w:val="0"/>
          <w:divBdr>
            <w:top w:val="none" w:sz="0" w:space="0" w:color="auto"/>
            <w:left w:val="none" w:sz="0" w:space="0" w:color="auto"/>
            <w:bottom w:val="none" w:sz="0" w:space="0" w:color="auto"/>
            <w:right w:val="none" w:sz="0" w:space="0" w:color="auto"/>
          </w:divBdr>
        </w:div>
        <w:div w:id="735014771">
          <w:marLeft w:val="640"/>
          <w:marRight w:val="0"/>
          <w:marTop w:val="0"/>
          <w:marBottom w:val="0"/>
          <w:divBdr>
            <w:top w:val="none" w:sz="0" w:space="0" w:color="auto"/>
            <w:left w:val="none" w:sz="0" w:space="0" w:color="auto"/>
            <w:bottom w:val="none" w:sz="0" w:space="0" w:color="auto"/>
            <w:right w:val="none" w:sz="0" w:space="0" w:color="auto"/>
          </w:divBdr>
        </w:div>
        <w:div w:id="769737662">
          <w:marLeft w:val="640"/>
          <w:marRight w:val="0"/>
          <w:marTop w:val="0"/>
          <w:marBottom w:val="0"/>
          <w:divBdr>
            <w:top w:val="none" w:sz="0" w:space="0" w:color="auto"/>
            <w:left w:val="none" w:sz="0" w:space="0" w:color="auto"/>
            <w:bottom w:val="none" w:sz="0" w:space="0" w:color="auto"/>
            <w:right w:val="none" w:sz="0" w:space="0" w:color="auto"/>
          </w:divBdr>
        </w:div>
        <w:div w:id="1508716748">
          <w:marLeft w:val="640"/>
          <w:marRight w:val="0"/>
          <w:marTop w:val="0"/>
          <w:marBottom w:val="0"/>
          <w:divBdr>
            <w:top w:val="none" w:sz="0" w:space="0" w:color="auto"/>
            <w:left w:val="none" w:sz="0" w:space="0" w:color="auto"/>
            <w:bottom w:val="none" w:sz="0" w:space="0" w:color="auto"/>
            <w:right w:val="none" w:sz="0" w:space="0" w:color="auto"/>
          </w:divBdr>
        </w:div>
        <w:div w:id="250310683">
          <w:marLeft w:val="640"/>
          <w:marRight w:val="0"/>
          <w:marTop w:val="0"/>
          <w:marBottom w:val="0"/>
          <w:divBdr>
            <w:top w:val="none" w:sz="0" w:space="0" w:color="auto"/>
            <w:left w:val="none" w:sz="0" w:space="0" w:color="auto"/>
            <w:bottom w:val="none" w:sz="0" w:space="0" w:color="auto"/>
            <w:right w:val="none" w:sz="0" w:space="0" w:color="auto"/>
          </w:divBdr>
        </w:div>
        <w:div w:id="1856916209">
          <w:marLeft w:val="640"/>
          <w:marRight w:val="0"/>
          <w:marTop w:val="0"/>
          <w:marBottom w:val="0"/>
          <w:divBdr>
            <w:top w:val="none" w:sz="0" w:space="0" w:color="auto"/>
            <w:left w:val="none" w:sz="0" w:space="0" w:color="auto"/>
            <w:bottom w:val="none" w:sz="0" w:space="0" w:color="auto"/>
            <w:right w:val="none" w:sz="0" w:space="0" w:color="auto"/>
          </w:divBdr>
        </w:div>
        <w:div w:id="368266581">
          <w:marLeft w:val="640"/>
          <w:marRight w:val="0"/>
          <w:marTop w:val="0"/>
          <w:marBottom w:val="0"/>
          <w:divBdr>
            <w:top w:val="none" w:sz="0" w:space="0" w:color="auto"/>
            <w:left w:val="none" w:sz="0" w:space="0" w:color="auto"/>
            <w:bottom w:val="none" w:sz="0" w:space="0" w:color="auto"/>
            <w:right w:val="none" w:sz="0" w:space="0" w:color="auto"/>
          </w:divBdr>
        </w:div>
        <w:div w:id="1369640429">
          <w:marLeft w:val="640"/>
          <w:marRight w:val="0"/>
          <w:marTop w:val="0"/>
          <w:marBottom w:val="0"/>
          <w:divBdr>
            <w:top w:val="none" w:sz="0" w:space="0" w:color="auto"/>
            <w:left w:val="none" w:sz="0" w:space="0" w:color="auto"/>
            <w:bottom w:val="none" w:sz="0" w:space="0" w:color="auto"/>
            <w:right w:val="none" w:sz="0" w:space="0" w:color="auto"/>
          </w:divBdr>
        </w:div>
      </w:divsChild>
    </w:div>
    <w:div w:id="1060711436">
      <w:bodyDiv w:val="1"/>
      <w:marLeft w:val="0"/>
      <w:marRight w:val="0"/>
      <w:marTop w:val="0"/>
      <w:marBottom w:val="0"/>
      <w:divBdr>
        <w:top w:val="none" w:sz="0" w:space="0" w:color="auto"/>
        <w:left w:val="none" w:sz="0" w:space="0" w:color="auto"/>
        <w:bottom w:val="none" w:sz="0" w:space="0" w:color="auto"/>
        <w:right w:val="none" w:sz="0" w:space="0" w:color="auto"/>
      </w:divBdr>
      <w:divsChild>
        <w:div w:id="1296643429">
          <w:marLeft w:val="640"/>
          <w:marRight w:val="0"/>
          <w:marTop w:val="0"/>
          <w:marBottom w:val="0"/>
          <w:divBdr>
            <w:top w:val="none" w:sz="0" w:space="0" w:color="auto"/>
            <w:left w:val="none" w:sz="0" w:space="0" w:color="auto"/>
            <w:bottom w:val="none" w:sz="0" w:space="0" w:color="auto"/>
            <w:right w:val="none" w:sz="0" w:space="0" w:color="auto"/>
          </w:divBdr>
        </w:div>
        <w:div w:id="17857608">
          <w:marLeft w:val="640"/>
          <w:marRight w:val="0"/>
          <w:marTop w:val="0"/>
          <w:marBottom w:val="0"/>
          <w:divBdr>
            <w:top w:val="none" w:sz="0" w:space="0" w:color="auto"/>
            <w:left w:val="none" w:sz="0" w:space="0" w:color="auto"/>
            <w:bottom w:val="none" w:sz="0" w:space="0" w:color="auto"/>
            <w:right w:val="none" w:sz="0" w:space="0" w:color="auto"/>
          </w:divBdr>
        </w:div>
        <w:div w:id="1981688434">
          <w:marLeft w:val="640"/>
          <w:marRight w:val="0"/>
          <w:marTop w:val="0"/>
          <w:marBottom w:val="0"/>
          <w:divBdr>
            <w:top w:val="none" w:sz="0" w:space="0" w:color="auto"/>
            <w:left w:val="none" w:sz="0" w:space="0" w:color="auto"/>
            <w:bottom w:val="none" w:sz="0" w:space="0" w:color="auto"/>
            <w:right w:val="none" w:sz="0" w:space="0" w:color="auto"/>
          </w:divBdr>
        </w:div>
        <w:div w:id="1717655378">
          <w:marLeft w:val="640"/>
          <w:marRight w:val="0"/>
          <w:marTop w:val="0"/>
          <w:marBottom w:val="0"/>
          <w:divBdr>
            <w:top w:val="none" w:sz="0" w:space="0" w:color="auto"/>
            <w:left w:val="none" w:sz="0" w:space="0" w:color="auto"/>
            <w:bottom w:val="none" w:sz="0" w:space="0" w:color="auto"/>
            <w:right w:val="none" w:sz="0" w:space="0" w:color="auto"/>
          </w:divBdr>
        </w:div>
        <w:div w:id="271666943">
          <w:marLeft w:val="640"/>
          <w:marRight w:val="0"/>
          <w:marTop w:val="0"/>
          <w:marBottom w:val="0"/>
          <w:divBdr>
            <w:top w:val="none" w:sz="0" w:space="0" w:color="auto"/>
            <w:left w:val="none" w:sz="0" w:space="0" w:color="auto"/>
            <w:bottom w:val="none" w:sz="0" w:space="0" w:color="auto"/>
            <w:right w:val="none" w:sz="0" w:space="0" w:color="auto"/>
          </w:divBdr>
        </w:div>
        <w:div w:id="698049011">
          <w:marLeft w:val="640"/>
          <w:marRight w:val="0"/>
          <w:marTop w:val="0"/>
          <w:marBottom w:val="0"/>
          <w:divBdr>
            <w:top w:val="none" w:sz="0" w:space="0" w:color="auto"/>
            <w:left w:val="none" w:sz="0" w:space="0" w:color="auto"/>
            <w:bottom w:val="none" w:sz="0" w:space="0" w:color="auto"/>
            <w:right w:val="none" w:sz="0" w:space="0" w:color="auto"/>
          </w:divBdr>
        </w:div>
        <w:div w:id="1188713413">
          <w:marLeft w:val="640"/>
          <w:marRight w:val="0"/>
          <w:marTop w:val="0"/>
          <w:marBottom w:val="0"/>
          <w:divBdr>
            <w:top w:val="none" w:sz="0" w:space="0" w:color="auto"/>
            <w:left w:val="none" w:sz="0" w:space="0" w:color="auto"/>
            <w:bottom w:val="none" w:sz="0" w:space="0" w:color="auto"/>
            <w:right w:val="none" w:sz="0" w:space="0" w:color="auto"/>
          </w:divBdr>
        </w:div>
        <w:div w:id="1196384752">
          <w:marLeft w:val="640"/>
          <w:marRight w:val="0"/>
          <w:marTop w:val="0"/>
          <w:marBottom w:val="0"/>
          <w:divBdr>
            <w:top w:val="none" w:sz="0" w:space="0" w:color="auto"/>
            <w:left w:val="none" w:sz="0" w:space="0" w:color="auto"/>
            <w:bottom w:val="none" w:sz="0" w:space="0" w:color="auto"/>
            <w:right w:val="none" w:sz="0" w:space="0" w:color="auto"/>
          </w:divBdr>
        </w:div>
        <w:div w:id="1679038348">
          <w:marLeft w:val="640"/>
          <w:marRight w:val="0"/>
          <w:marTop w:val="0"/>
          <w:marBottom w:val="0"/>
          <w:divBdr>
            <w:top w:val="none" w:sz="0" w:space="0" w:color="auto"/>
            <w:left w:val="none" w:sz="0" w:space="0" w:color="auto"/>
            <w:bottom w:val="none" w:sz="0" w:space="0" w:color="auto"/>
            <w:right w:val="none" w:sz="0" w:space="0" w:color="auto"/>
          </w:divBdr>
        </w:div>
        <w:div w:id="1619409335">
          <w:marLeft w:val="640"/>
          <w:marRight w:val="0"/>
          <w:marTop w:val="0"/>
          <w:marBottom w:val="0"/>
          <w:divBdr>
            <w:top w:val="none" w:sz="0" w:space="0" w:color="auto"/>
            <w:left w:val="none" w:sz="0" w:space="0" w:color="auto"/>
            <w:bottom w:val="none" w:sz="0" w:space="0" w:color="auto"/>
            <w:right w:val="none" w:sz="0" w:space="0" w:color="auto"/>
          </w:divBdr>
        </w:div>
        <w:div w:id="1031149388">
          <w:marLeft w:val="640"/>
          <w:marRight w:val="0"/>
          <w:marTop w:val="0"/>
          <w:marBottom w:val="0"/>
          <w:divBdr>
            <w:top w:val="none" w:sz="0" w:space="0" w:color="auto"/>
            <w:left w:val="none" w:sz="0" w:space="0" w:color="auto"/>
            <w:bottom w:val="none" w:sz="0" w:space="0" w:color="auto"/>
            <w:right w:val="none" w:sz="0" w:space="0" w:color="auto"/>
          </w:divBdr>
        </w:div>
        <w:div w:id="1304236066">
          <w:marLeft w:val="640"/>
          <w:marRight w:val="0"/>
          <w:marTop w:val="0"/>
          <w:marBottom w:val="0"/>
          <w:divBdr>
            <w:top w:val="none" w:sz="0" w:space="0" w:color="auto"/>
            <w:left w:val="none" w:sz="0" w:space="0" w:color="auto"/>
            <w:bottom w:val="none" w:sz="0" w:space="0" w:color="auto"/>
            <w:right w:val="none" w:sz="0" w:space="0" w:color="auto"/>
          </w:divBdr>
        </w:div>
        <w:div w:id="2035228624">
          <w:marLeft w:val="640"/>
          <w:marRight w:val="0"/>
          <w:marTop w:val="0"/>
          <w:marBottom w:val="0"/>
          <w:divBdr>
            <w:top w:val="none" w:sz="0" w:space="0" w:color="auto"/>
            <w:left w:val="none" w:sz="0" w:space="0" w:color="auto"/>
            <w:bottom w:val="none" w:sz="0" w:space="0" w:color="auto"/>
            <w:right w:val="none" w:sz="0" w:space="0" w:color="auto"/>
          </w:divBdr>
        </w:div>
        <w:div w:id="172501129">
          <w:marLeft w:val="640"/>
          <w:marRight w:val="0"/>
          <w:marTop w:val="0"/>
          <w:marBottom w:val="0"/>
          <w:divBdr>
            <w:top w:val="none" w:sz="0" w:space="0" w:color="auto"/>
            <w:left w:val="none" w:sz="0" w:space="0" w:color="auto"/>
            <w:bottom w:val="none" w:sz="0" w:space="0" w:color="auto"/>
            <w:right w:val="none" w:sz="0" w:space="0" w:color="auto"/>
          </w:divBdr>
        </w:div>
        <w:div w:id="376199697">
          <w:marLeft w:val="640"/>
          <w:marRight w:val="0"/>
          <w:marTop w:val="0"/>
          <w:marBottom w:val="0"/>
          <w:divBdr>
            <w:top w:val="none" w:sz="0" w:space="0" w:color="auto"/>
            <w:left w:val="none" w:sz="0" w:space="0" w:color="auto"/>
            <w:bottom w:val="none" w:sz="0" w:space="0" w:color="auto"/>
            <w:right w:val="none" w:sz="0" w:space="0" w:color="auto"/>
          </w:divBdr>
        </w:div>
        <w:div w:id="1632324295">
          <w:marLeft w:val="640"/>
          <w:marRight w:val="0"/>
          <w:marTop w:val="0"/>
          <w:marBottom w:val="0"/>
          <w:divBdr>
            <w:top w:val="none" w:sz="0" w:space="0" w:color="auto"/>
            <w:left w:val="none" w:sz="0" w:space="0" w:color="auto"/>
            <w:bottom w:val="none" w:sz="0" w:space="0" w:color="auto"/>
            <w:right w:val="none" w:sz="0" w:space="0" w:color="auto"/>
          </w:divBdr>
        </w:div>
        <w:div w:id="1348101314">
          <w:marLeft w:val="640"/>
          <w:marRight w:val="0"/>
          <w:marTop w:val="0"/>
          <w:marBottom w:val="0"/>
          <w:divBdr>
            <w:top w:val="none" w:sz="0" w:space="0" w:color="auto"/>
            <w:left w:val="none" w:sz="0" w:space="0" w:color="auto"/>
            <w:bottom w:val="none" w:sz="0" w:space="0" w:color="auto"/>
            <w:right w:val="none" w:sz="0" w:space="0" w:color="auto"/>
          </w:divBdr>
        </w:div>
        <w:div w:id="225839081">
          <w:marLeft w:val="640"/>
          <w:marRight w:val="0"/>
          <w:marTop w:val="0"/>
          <w:marBottom w:val="0"/>
          <w:divBdr>
            <w:top w:val="none" w:sz="0" w:space="0" w:color="auto"/>
            <w:left w:val="none" w:sz="0" w:space="0" w:color="auto"/>
            <w:bottom w:val="none" w:sz="0" w:space="0" w:color="auto"/>
            <w:right w:val="none" w:sz="0" w:space="0" w:color="auto"/>
          </w:divBdr>
        </w:div>
        <w:div w:id="262424212">
          <w:marLeft w:val="640"/>
          <w:marRight w:val="0"/>
          <w:marTop w:val="0"/>
          <w:marBottom w:val="0"/>
          <w:divBdr>
            <w:top w:val="none" w:sz="0" w:space="0" w:color="auto"/>
            <w:left w:val="none" w:sz="0" w:space="0" w:color="auto"/>
            <w:bottom w:val="none" w:sz="0" w:space="0" w:color="auto"/>
            <w:right w:val="none" w:sz="0" w:space="0" w:color="auto"/>
          </w:divBdr>
        </w:div>
      </w:divsChild>
    </w:div>
    <w:div w:id="1097167952">
      <w:bodyDiv w:val="1"/>
      <w:marLeft w:val="0"/>
      <w:marRight w:val="0"/>
      <w:marTop w:val="0"/>
      <w:marBottom w:val="0"/>
      <w:divBdr>
        <w:top w:val="none" w:sz="0" w:space="0" w:color="auto"/>
        <w:left w:val="none" w:sz="0" w:space="0" w:color="auto"/>
        <w:bottom w:val="none" w:sz="0" w:space="0" w:color="auto"/>
        <w:right w:val="none" w:sz="0" w:space="0" w:color="auto"/>
      </w:divBdr>
      <w:divsChild>
        <w:div w:id="737436128">
          <w:marLeft w:val="640"/>
          <w:marRight w:val="0"/>
          <w:marTop w:val="0"/>
          <w:marBottom w:val="0"/>
          <w:divBdr>
            <w:top w:val="none" w:sz="0" w:space="0" w:color="auto"/>
            <w:left w:val="none" w:sz="0" w:space="0" w:color="auto"/>
            <w:bottom w:val="none" w:sz="0" w:space="0" w:color="auto"/>
            <w:right w:val="none" w:sz="0" w:space="0" w:color="auto"/>
          </w:divBdr>
        </w:div>
        <w:div w:id="79300027">
          <w:marLeft w:val="640"/>
          <w:marRight w:val="0"/>
          <w:marTop w:val="0"/>
          <w:marBottom w:val="0"/>
          <w:divBdr>
            <w:top w:val="none" w:sz="0" w:space="0" w:color="auto"/>
            <w:left w:val="none" w:sz="0" w:space="0" w:color="auto"/>
            <w:bottom w:val="none" w:sz="0" w:space="0" w:color="auto"/>
            <w:right w:val="none" w:sz="0" w:space="0" w:color="auto"/>
          </w:divBdr>
        </w:div>
        <w:div w:id="1408377297">
          <w:marLeft w:val="640"/>
          <w:marRight w:val="0"/>
          <w:marTop w:val="0"/>
          <w:marBottom w:val="0"/>
          <w:divBdr>
            <w:top w:val="none" w:sz="0" w:space="0" w:color="auto"/>
            <w:left w:val="none" w:sz="0" w:space="0" w:color="auto"/>
            <w:bottom w:val="none" w:sz="0" w:space="0" w:color="auto"/>
            <w:right w:val="none" w:sz="0" w:space="0" w:color="auto"/>
          </w:divBdr>
        </w:div>
        <w:div w:id="1545485122">
          <w:marLeft w:val="640"/>
          <w:marRight w:val="0"/>
          <w:marTop w:val="0"/>
          <w:marBottom w:val="0"/>
          <w:divBdr>
            <w:top w:val="none" w:sz="0" w:space="0" w:color="auto"/>
            <w:left w:val="none" w:sz="0" w:space="0" w:color="auto"/>
            <w:bottom w:val="none" w:sz="0" w:space="0" w:color="auto"/>
            <w:right w:val="none" w:sz="0" w:space="0" w:color="auto"/>
          </w:divBdr>
        </w:div>
        <w:div w:id="1955794874">
          <w:marLeft w:val="640"/>
          <w:marRight w:val="0"/>
          <w:marTop w:val="0"/>
          <w:marBottom w:val="0"/>
          <w:divBdr>
            <w:top w:val="none" w:sz="0" w:space="0" w:color="auto"/>
            <w:left w:val="none" w:sz="0" w:space="0" w:color="auto"/>
            <w:bottom w:val="none" w:sz="0" w:space="0" w:color="auto"/>
            <w:right w:val="none" w:sz="0" w:space="0" w:color="auto"/>
          </w:divBdr>
        </w:div>
        <w:div w:id="1467819707">
          <w:marLeft w:val="640"/>
          <w:marRight w:val="0"/>
          <w:marTop w:val="0"/>
          <w:marBottom w:val="0"/>
          <w:divBdr>
            <w:top w:val="none" w:sz="0" w:space="0" w:color="auto"/>
            <w:left w:val="none" w:sz="0" w:space="0" w:color="auto"/>
            <w:bottom w:val="none" w:sz="0" w:space="0" w:color="auto"/>
            <w:right w:val="none" w:sz="0" w:space="0" w:color="auto"/>
          </w:divBdr>
        </w:div>
        <w:div w:id="1994328536">
          <w:marLeft w:val="640"/>
          <w:marRight w:val="0"/>
          <w:marTop w:val="0"/>
          <w:marBottom w:val="0"/>
          <w:divBdr>
            <w:top w:val="none" w:sz="0" w:space="0" w:color="auto"/>
            <w:left w:val="none" w:sz="0" w:space="0" w:color="auto"/>
            <w:bottom w:val="none" w:sz="0" w:space="0" w:color="auto"/>
            <w:right w:val="none" w:sz="0" w:space="0" w:color="auto"/>
          </w:divBdr>
        </w:div>
        <w:div w:id="648943720">
          <w:marLeft w:val="640"/>
          <w:marRight w:val="0"/>
          <w:marTop w:val="0"/>
          <w:marBottom w:val="0"/>
          <w:divBdr>
            <w:top w:val="none" w:sz="0" w:space="0" w:color="auto"/>
            <w:left w:val="none" w:sz="0" w:space="0" w:color="auto"/>
            <w:bottom w:val="none" w:sz="0" w:space="0" w:color="auto"/>
            <w:right w:val="none" w:sz="0" w:space="0" w:color="auto"/>
          </w:divBdr>
        </w:div>
        <w:div w:id="1820535190">
          <w:marLeft w:val="640"/>
          <w:marRight w:val="0"/>
          <w:marTop w:val="0"/>
          <w:marBottom w:val="0"/>
          <w:divBdr>
            <w:top w:val="none" w:sz="0" w:space="0" w:color="auto"/>
            <w:left w:val="none" w:sz="0" w:space="0" w:color="auto"/>
            <w:bottom w:val="none" w:sz="0" w:space="0" w:color="auto"/>
            <w:right w:val="none" w:sz="0" w:space="0" w:color="auto"/>
          </w:divBdr>
        </w:div>
        <w:div w:id="84232799">
          <w:marLeft w:val="640"/>
          <w:marRight w:val="0"/>
          <w:marTop w:val="0"/>
          <w:marBottom w:val="0"/>
          <w:divBdr>
            <w:top w:val="none" w:sz="0" w:space="0" w:color="auto"/>
            <w:left w:val="none" w:sz="0" w:space="0" w:color="auto"/>
            <w:bottom w:val="none" w:sz="0" w:space="0" w:color="auto"/>
            <w:right w:val="none" w:sz="0" w:space="0" w:color="auto"/>
          </w:divBdr>
        </w:div>
        <w:div w:id="721832503">
          <w:marLeft w:val="640"/>
          <w:marRight w:val="0"/>
          <w:marTop w:val="0"/>
          <w:marBottom w:val="0"/>
          <w:divBdr>
            <w:top w:val="none" w:sz="0" w:space="0" w:color="auto"/>
            <w:left w:val="none" w:sz="0" w:space="0" w:color="auto"/>
            <w:bottom w:val="none" w:sz="0" w:space="0" w:color="auto"/>
            <w:right w:val="none" w:sz="0" w:space="0" w:color="auto"/>
          </w:divBdr>
        </w:div>
        <w:div w:id="1073046967">
          <w:marLeft w:val="640"/>
          <w:marRight w:val="0"/>
          <w:marTop w:val="0"/>
          <w:marBottom w:val="0"/>
          <w:divBdr>
            <w:top w:val="none" w:sz="0" w:space="0" w:color="auto"/>
            <w:left w:val="none" w:sz="0" w:space="0" w:color="auto"/>
            <w:bottom w:val="none" w:sz="0" w:space="0" w:color="auto"/>
            <w:right w:val="none" w:sz="0" w:space="0" w:color="auto"/>
          </w:divBdr>
        </w:div>
        <w:div w:id="912080973">
          <w:marLeft w:val="640"/>
          <w:marRight w:val="0"/>
          <w:marTop w:val="0"/>
          <w:marBottom w:val="0"/>
          <w:divBdr>
            <w:top w:val="none" w:sz="0" w:space="0" w:color="auto"/>
            <w:left w:val="none" w:sz="0" w:space="0" w:color="auto"/>
            <w:bottom w:val="none" w:sz="0" w:space="0" w:color="auto"/>
            <w:right w:val="none" w:sz="0" w:space="0" w:color="auto"/>
          </w:divBdr>
        </w:div>
        <w:div w:id="1845781803">
          <w:marLeft w:val="640"/>
          <w:marRight w:val="0"/>
          <w:marTop w:val="0"/>
          <w:marBottom w:val="0"/>
          <w:divBdr>
            <w:top w:val="none" w:sz="0" w:space="0" w:color="auto"/>
            <w:left w:val="none" w:sz="0" w:space="0" w:color="auto"/>
            <w:bottom w:val="none" w:sz="0" w:space="0" w:color="auto"/>
            <w:right w:val="none" w:sz="0" w:space="0" w:color="auto"/>
          </w:divBdr>
        </w:div>
        <w:div w:id="1184131640">
          <w:marLeft w:val="640"/>
          <w:marRight w:val="0"/>
          <w:marTop w:val="0"/>
          <w:marBottom w:val="0"/>
          <w:divBdr>
            <w:top w:val="none" w:sz="0" w:space="0" w:color="auto"/>
            <w:left w:val="none" w:sz="0" w:space="0" w:color="auto"/>
            <w:bottom w:val="none" w:sz="0" w:space="0" w:color="auto"/>
            <w:right w:val="none" w:sz="0" w:space="0" w:color="auto"/>
          </w:divBdr>
        </w:div>
        <w:div w:id="43262457">
          <w:marLeft w:val="640"/>
          <w:marRight w:val="0"/>
          <w:marTop w:val="0"/>
          <w:marBottom w:val="0"/>
          <w:divBdr>
            <w:top w:val="none" w:sz="0" w:space="0" w:color="auto"/>
            <w:left w:val="none" w:sz="0" w:space="0" w:color="auto"/>
            <w:bottom w:val="none" w:sz="0" w:space="0" w:color="auto"/>
            <w:right w:val="none" w:sz="0" w:space="0" w:color="auto"/>
          </w:divBdr>
        </w:div>
        <w:div w:id="1743333713">
          <w:marLeft w:val="640"/>
          <w:marRight w:val="0"/>
          <w:marTop w:val="0"/>
          <w:marBottom w:val="0"/>
          <w:divBdr>
            <w:top w:val="none" w:sz="0" w:space="0" w:color="auto"/>
            <w:left w:val="none" w:sz="0" w:space="0" w:color="auto"/>
            <w:bottom w:val="none" w:sz="0" w:space="0" w:color="auto"/>
            <w:right w:val="none" w:sz="0" w:space="0" w:color="auto"/>
          </w:divBdr>
        </w:div>
        <w:div w:id="423110766">
          <w:marLeft w:val="640"/>
          <w:marRight w:val="0"/>
          <w:marTop w:val="0"/>
          <w:marBottom w:val="0"/>
          <w:divBdr>
            <w:top w:val="none" w:sz="0" w:space="0" w:color="auto"/>
            <w:left w:val="none" w:sz="0" w:space="0" w:color="auto"/>
            <w:bottom w:val="none" w:sz="0" w:space="0" w:color="auto"/>
            <w:right w:val="none" w:sz="0" w:space="0" w:color="auto"/>
          </w:divBdr>
        </w:div>
        <w:div w:id="230846584">
          <w:marLeft w:val="640"/>
          <w:marRight w:val="0"/>
          <w:marTop w:val="0"/>
          <w:marBottom w:val="0"/>
          <w:divBdr>
            <w:top w:val="none" w:sz="0" w:space="0" w:color="auto"/>
            <w:left w:val="none" w:sz="0" w:space="0" w:color="auto"/>
            <w:bottom w:val="none" w:sz="0" w:space="0" w:color="auto"/>
            <w:right w:val="none" w:sz="0" w:space="0" w:color="auto"/>
          </w:divBdr>
        </w:div>
        <w:div w:id="1192841872">
          <w:marLeft w:val="640"/>
          <w:marRight w:val="0"/>
          <w:marTop w:val="0"/>
          <w:marBottom w:val="0"/>
          <w:divBdr>
            <w:top w:val="none" w:sz="0" w:space="0" w:color="auto"/>
            <w:left w:val="none" w:sz="0" w:space="0" w:color="auto"/>
            <w:bottom w:val="none" w:sz="0" w:space="0" w:color="auto"/>
            <w:right w:val="none" w:sz="0" w:space="0" w:color="auto"/>
          </w:divBdr>
        </w:div>
        <w:div w:id="35668719">
          <w:marLeft w:val="640"/>
          <w:marRight w:val="0"/>
          <w:marTop w:val="0"/>
          <w:marBottom w:val="0"/>
          <w:divBdr>
            <w:top w:val="none" w:sz="0" w:space="0" w:color="auto"/>
            <w:left w:val="none" w:sz="0" w:space="0" w:color="auto"/>
            <w:bottom w:val="none" w:sz="0" w:space="0" w:color="auto"/>
            <w:right w:val="none" w:sz="0" w:space="0" w:color="auto"/>
          </w:divBdr>
        </w:div>
        <w:div w:id="1895189087">
          <w:marLeft w:val="640"/>
          <w:marRight w:val="0"/>
          <w:marTop w:val="0"/>
          <w:marBottom w:val="0"/>
          <w:divBdr>
            <w:top w:val="none" w:sz="0" w:space="0" w:color="auto"/>
            <w:left w:val="none" w:sz="0" w:space="0" w:color="auto"/>
            <w:bottom w:val="none" w:sz="0" w:space="0" w:color="auto"/>
            <w:right w:val="none" w:sz="0" w:space="0" w:color="auto"/>
          </w:divBdr>
        </w:div>
        <w:div w:id="1078598537">
          <w:marLeft w:val="640"/>
          <w:marRight w:val="0"/>
          <w:marTop w:val="0"/>
          <w:marBottom w:val="0"/>
          <w:divBdr>
            <w:top w:val="none" w:sz="0" w:space="0" w:color="auto"/>
            <w:left w:val="none" w:sz="0" w:space="0" w:color="auto"/>
            <w:bottom w:val="none" w:sz="0" w:space="0" w:color="auto"/>
            <w:right w:val="none" w:sz="0" w:space="0" w:color="auto"/>
          </w:divBdr>
        </w:div>
        <w:div w:id="1637488348">
          <w:marLeft w:val="640"/>
          <w:marRight w:val="0"/>
          <w:marTop w:val="0"/>
          <w:marBottom w:val="0"/>
          <w:divBdr>
            <w:top w:val="none" w:sz="0" w:space="0" w:color="auto"/>
            <w:left w:val="none" w:sz="0" w:space="0" w:color="auto"/>
            <w:bottom w:val="none" w:sz="0" w:space="0" w:color="auto"/>
            <w:right w:val="none" w:sz="0" w:space="0" w:color="auto"/>
          </w:divBdr>
        </w:div>
        <w:div w:id="134766076">
          <w:marLeft w:val="640"/>
          <w:marRight w:val="0"/>
          <w:marTop w:val="0"/>
          <w:marBottom w:val="0"/>
          <w:divBdr>
            <w:top w:val="none" w:sz="0" w:space="0" w:color="auto"/>
            <w:left w:val="none" w:sz="0" w:space="0" w:color="auto"/>
            <w:bottom w:val="none" w:sz="0" w:space="0" w:color="auto"/>
            <w:right w:val="none" w:sz="0" w:space="0" w:color="auto"/>
          </w:divBdr>
        </w:div>
        <w:div w:id="738484487">
          <w:marLeft w:val="640"/>
          <w:marRight w:val="0"/>
          <w:marTop w:val="0"/>
          <w:marBottom w:val="0"/>
          <w:divBdr>
            <w:top w:val="none" w:sz="0" w:space="0" w:color="auto"/>
            <w:left w:val="none" w:sz="0" w:space="0" w:color="auto"/>
            <w:bottom w:val="none" w:sz="0" w:space="0" w:color="auto"/>
            <w:right w:val="none" w:sz="0" w:space="0" w:color="auto"/>
          </w:divBdr>
        </w:div>
        <w:div w:id="2060276375">
          <w:marLeft w:val="640"/>
          <w:marRight w:val="0"/>
          <w:marTop w:val="0"/>
          <w:marBottom w:val="0"/>
          <w:divBdr>
            <w:top w:val="none" w:sz="0" w:space="0" w:color="auto"/>
            <w:left w:val="none" w:sz="0" w:space="0" w:color="auto"/>
            <w:bottom w:val="none" w:sz="0" w:space="0" w:color="auto"/>
            <w:right w:val="none" w:sz="0" w:space="0" w:color="auto"/>
          </w:divBdr>
        </w:div>
        <w:div w:id="293371900">
          <w:marLeft w:val="640"/>
          <w:marRight w:val="0"/>
          <w:marTop w:val="0"/>
          <w:marBottom w:val="0"/>
          <w:divBdr>
            <w:top w:val="none" w:sz="0" w:space="0" w:color="auto"/>
            <w:left w:val="none" w:sz="0" w:space="0" w:color="auto"/>
            <w:bottom w:val="none" w:sz="0" w:space="0" w:color="auto"/>
            <w:right w:val="none" w:sz="0" w:space="0" w:color="auto"/>
          </w:divBdr>
        </w:div>
        <w:div w:id="472869917">
          <w:marLeft w:val="640"/>
          <w:marRight w:val="0"/>
          <w:marTop w:val="0"/>
          <w:marBottom w:val="0"/>
          <w:divBdr>
            <w:top w:val="none" w:sz="0" w:space="0" w:color="auto"/>
            <w:left w:val="none" w:sz="0" w:space="0" w:color="auto"/>
            <w:bottom w:val="none" w:sz="0" w:space="0" w:color="auto"/>
            <w:right w:val="none" w:sz="0" w:space="0" w:color="auto"/>
          </w:divBdr>
        </w:div>
        <w:div w:id="1164978142">
          <w:marLeft w:val="640"/>
          <w:marRight w:val="0"/>
          <w:marTop w:val="0"/>
          <w:marBottom w:val="0"/>
          <w:divBdr>
            <w:top w:val="none" w:sz="0" w:space="0" w:color="auto"/>
            <w:left w:val="none" w:sz="0" w:space="0" w:color="auto"/>
            <w:bottom w:val="none" w:sz="0" w:space="0" w:color="auto"/>
            <w:right w:val="none" w:sz="0" w:space="0" w:color="auto"/>
          </w:divBdr>
        </w:div>
        <w:div w:id="1985696948">
          <w:marLeft w:val="640"/>
          <w:marRight w:val="0"/>
          <w:marTop w:val="0"/>
          <w:marBottom w:val="0"/>
          <w:divBdr>
            <w:top w:val="none" w:sz="0" w:space="0" w:color="auto"/>
            <w:left w:val="none" w:sz="0" w:space="0" w:color="auto"/>
            <w:bottom w:val="none" w:sz="0" w:space="0" w:color="auto"/>
            <w:right w:val="none" w:sz="0" w:space="0" w:color="auto"/>
          </w:divBdr>
        </w:div>
        <w:div w:id="522860127">
          <w:marLeft w:val="640"/>
          <w:marRight w:val="0"/>
          <w:marTop w:val="0"/>
          <w:marBottom w:val="0"/>
          <w:divBdr>
            <w:top w:val="none" w:sz="0" w:space="0" w:color="auto"/>
            <w:left w:val="none" w:sz="0" w:space="0" w:color="auto"/>
            <w:bottom w:val="none" w:sz="0" w:space="0" w:color="auto"/>
            <w:right w:val="none" w:sz="0" w:space="0" w:color="auto"/>
          </w:divBdr>
        </w:div>
        <w:div w:id="41908014">
          <w:marLeft w:val="640"/>
          <w:marRight w:val="0"/>
          <w:marTop w:val="0"/>
          <w:marBottom w:val="0"/>
          <w:divBdr>
            <w:top w:val="none" w:sz="0" w:space="0" w:color="auto"/>
            <w:left w:val="none" w:sz="0" w:space="0" w:color="auto"/>
            <w:bottom w:val="none" w:sz="0" w:space="0" w:color="auto"/>
            <w:right w:val="none" w:sz="0" w:space="0" w:color="auto"/>
          </w:divBdr>
        </w:div>
      </w:divsChild>
    </w:div>
    <w:div w:id="1141582820">
      <w:bodyDiv w:val="1"/>
      <w:marLeft w:val="0"/>
      <w:marRight w:val="0"/>
      <w:marTop w:val="0"/>
      <w:marBottom w:val="0"/>
      <w:divBdr>
        <w:top w:val="none" w:sz="0" w:space="0" w:color="auto"/>
        <w:left w:val="none" w:sz="0" w:space="0" w:color="auto"/>
        <w:bottom w:val="none" w:sz="0" w:space="0" w:color="auto"/>
        <w:right w:val="none" w:sz="0" w:space="0" w:color="auto"/>
      </w:divBdr>
    </w:div>
    <w:div w:id="1182092288">
      <w:bodyDiv w:val="1"/>
      <w:marLeft w:val="0"/>
      <w:marRight w:val="0"/>
      <w:marTop w:val="0"/>
      <w:marBottom w:val="0"/>
      <w:divBdr>
        <w:top w:val="none" w:sz="0" w:space="0" w:color="auto"/>
        <w:left w:val="none" w:sz="0" w:space="0" w:color="auto"/>
        <w:bottom w:val="none" w:sz="0" w:space="0" w:color="auto"/>
        <w:right w:val="none" w:sz="0" w:space="0" w:color="auto"/>
      </w:divBdr>
      <w:divsChild>
        <w:div w:id="15160241">
          <w:marLeft w:val="640"/>
          <w:marRight w:val="0"/>
          <w:marTop w:val="0"/>
          <w:marBottom w:val="0"/>
          <w:divBdr>
            <w:top w:val="none" w:sz="0" w:space="0" w:color="auto"/>
            <w:left w:val="none" w:sz="0" w:space="0" w:color="auto"/>
            <w:bottom w:val="none" w:sz="0" w:space="0" w:color="auto"/>
            <w:right w:val="none" w:sz="0" w:space="0" w:color="auto"/>
          </w:divBdr>
        </w:div>
        <w:div w:id="1307390751">
          <w:marLeft w:val="640"/>
          <w:marRight w:val="0"/>
          <w:marTop w:val="0"/>
          <w:marBottom w:val="0"/>
          <w:divBdr>
            <w:top w:val="none" w:sz="0" w:space="0" w:color="auto"/>
            <w:left w:val="none" w:sz="0" w:space="0" w:color="auto"/>
            <w:bottom w:val="none" w:sz="0" w:space="0" w:color="auto"/>
            <w:right w:val="none" w:sz="0" w:space="0" w:color="auto"/>
          </w:divBdr>
        </w:div>
        <w:div w:id="841703316">
          <w:marLeft w:val="640"/>
          <w:marRight w:val="0"/>
          <w:marTop w:val="0"/>
          <w:marBottom w:val="0"/>
          <w:divBdr>
            <w:top w:val="none" w:sz="0" w:space="0" w:color="auto"/>
            <w:left w:val="none" w:sz="0" w:space="0" w:color="auto"/>
            <w:bottom w:val="none" w:sz="0" w:space="0" w:color="auto"/>
            <w:right w:val="none" w:sz="0" w:space="0" w:color="auto"/>
          </w:divBdr>
        </w:div>
        <w:div w:id="1728913329">
          <w:marLeft w:val="640"/>
          <w:marRight w:val="0"/>
          <w:marTop w:val="0"/>
          <w:marBottom w:val="0"/>
          <w:divBdr>
            <w:top w:val="none" w:sz="0" w:space="0" w:color="auto"/>
            <w:left w:val="none" w:sz="0" w:space="0" w:color="auto"/>
            <w:bottom w:val="none" w:sz="0" w:space="0" w:color="auto"/>
            <w:right w:val="none" w:sz="0" w:space="0" w:color="auto"/>
          </w:divBdr>
        </w:div>
        <w:div w:id="1746340178">
          <w:marLeft w:val="640"/>
          <w:marRight w:val="0"/>
          <w:marTop w:val="0"/>
          <w:marBottom w:val="0"/>
          <w:divBdr>
            <w:top w:val="none" w:sz="0" w:space="0" w:color="auto"/>
            <w:left w:val="none" w:sz="0" w:space="0" w:color="auto"/>
            <w:bottom w:val="none" w:sz="0" w:space="0" w:color="auto"/>
            <w:right w:val="none" w:sz="0" w:space="0" w:color="auto"/>
          </w:divBdr>
        </w:div>
        <w:div w:id="138691310">
          <w:marLeft w:val="640"/>
          <w:marRight w:val="0"/>
          <w:marTop w:val="0"/>
          <w:marBottom w:val="0"/>
          <w:divBdr>
            <w:top w:val="none" w:sz="0" w:space="0" w:color="auto"/>
            <w:left w:val="none" w:sz="0" w:space="0" w:color="auto"/>
            <w:bottom w:val="none" w:sz="0" w:space="0" w:color="auto"/>
            <w:right w:val="none" w:sz="0" w:space="0" w:color="auto"/>
          </w:divBdr>
        </w:div>
        <w:div w:id="1216625061">
          <w:marLeft w:val="640"/>
          <w:marRight w:val="0"/>
          <w:marTop w:val="0"/>
          <w:marBottom w:val="0"/>
          <w:divBdr>
            <w:top w:val="none" w:sz="0" w:space="0" w:color="auto"/>
            <w:left w:val="none" w:sz="0" w:space="0" w:color="auto"/>
            <w:bottom w:val="none" w:sz="0" w:space="0" w:color="auto"/>
            <w:right w:val="none" w:sz="0" w:space="0" w:color="auto"/>
          </w:divBdr>
        </w:div>
        <w:div w:id="309336035">
          <w:marLeft w:val="640"/>
          <w:marRight w:val="0"/>
          <w:marTop w:val="0"/>
          <w:marBottom w:val="0"/>
          <w:divBdr>
            <w:top w:val="none" w:sz="0" w:space="0" w:color="auto"/>
            <w:left w:val="none" w:sz="0" w:space="0" w:color="auto"/>
            <w:bottom w:val="none" w:sz="0" w:space="0" w:color="auto"/>
            <w:right w:val="none" w:sz="0" w:space="0" w:color="auto"/>
          </w:divBdr>
        </w:div>
        <w:div w:id="2048792507">
          <w:marLeft w:val="640"/>
          <w:marRight w:val="0"/>
          <w:marTop w:val="0"/>
          <w:marBottom w:val="0"/>
          <w:divBdr>
            <w:top w:val="none" w:sz="0" w:space="0" w:color="auto"/>
            <w:left w:val="none" w:sz="0" w:space="0" w:color="auto"/>
            <w:bottom w:val="none" w:sz="0" w:space="0" w:color="auto"/>
            <w:right w:val="none" w:sz="0" w:space="0" w:color="auto"/>
          </w:divBdr>
        </w:div>
        <w:div w:id="1642230485">
          <w:marLeft w:val="640"/>
          <w:marRight w:val="0"/>
          <w:marTop w:val="0"/>
          <w:marBottom w:val="0"/>
          <w:divBdr>
            <w:top w:val="none" w:sz="0" w:space="0" w:color="auto"/>
            <w:left w:val="none" w:sz="0" w:space="0" w:color="auto"/>
            <w:bottom w:val="none" w:sz="0" w:space="0" w:color="auto"/>
            <w:right w:val="none" w:sz="0" w:space="0" w:color="auto"/>
          </w:divBdr>
        </w:div>
        <w:div w:id="2036496431">
          <w:marLeft w:val="640"/>
          <w:marRight w:val="0"/>
          <w:marTop w:val="0"/>
          <w:marBottom w:val="0"/>
          <w:divBdr>
            <w:top w:val="none" w:sz="0" w:space="0" w:color="auto"/>
            <w:left w:val="none" w:sz="0" w:space="0" w:color="auto"/>
            <w:bottom w:val="none" w:sz="0" w:space="0" w:color="auto"/>
            <w:right w:val="none" w:sz="0" w:space="0" w:color="auto"/>
          </w:divBdr>
        </w:div>
        <w:div w:id="1099183112">
          <w:marLeft w:val="640"/>
          <w:marRight w:val="0"/>
          <w:marTop w:val="0"/>
          <w:marBottom w:val="0"/>
          <w:divBdr>
            <w:top w:val="none" w:sz="0" w:space="0" w:color="auto"/>
            <w:left w:val="none" w:sz="0" w:space="0" w:color="auto"/>
            <w:bottom w:val="none" w:sz="0" w:space="0" w:color="auto"/>
            <w:right w:val="none" w:sz="0" w:space="0" w:color="auto"/>
          </w:divBdr>
        </w:div>
        <w:div w:id="907888401">
          <w:marLeft w:val="640"/>
          <w:marRight w:val="0"/>
          <w:marTop w:val="0"/>
          <w:marBottom w:val="0"/>
          <w:divBdr>
            <w:top w:val="none" w:sz="0" w:space="0" w:color="auto"/>
            <w:left w:val="none" w:sz="0" w:space="0" w:color="auto"/>
            <w:bottom w:val="none" w:sz="0" w:space="0" w:color="auto"/>
            <w:right w:val="none" w:sz="0" w:space="0" w:color="auto"/>
          </w:divBdr>
        </w:div>
        <w:div w:id="1834448501">
          <w:marLeft w:val="640"/>
          <w:marRight w:val="0"/>
          <w:marTop w:val="0"/>
          <w:marBottom w:val="0"/>
          <w:divBdr>
            <w:top w:val="none" w:sz="0" w:space="0" w:color="auto"/>
            <w:left w:val="none" w:sz="0" w:space="0" w:color="auto"/>
            <w:bottom w:val="none" w:sz="0" w:space="0" w:color="auto"/>
            <w:right w:val="none" w:sz="0" w:space="0" w:color="auto"/>
          </w:divBdr>
        </w:div>
        <w:div w:id="124202620">
          <w:marLeft w:val="640"/>
          <w:marRight w:val="0"/>
          <w:marTop w:val="0"/>
          <w:marBottom w:val="0"/>
          <w:divBdr>
            <w:top w:val="none" w:sz="0" w:space="0" w:color="auto"/>
            <w:left w:val="none" w:sz="0" w:space="0" w:color="auto"/>
            <w:bottom w:val="none" w:sz="0" w:space="0" w:color="auto"/>
            <w:right w:val="none" w:sz="0" w:space="0" w:color="auto"/>
          </w:divBdr>
        </w:div>
        <w:div w:id="1824002515">
          <w:marLeft w:val="640"/>
          <w:marRight w:val="0"/>
          <w:marTop w:val="0"/>
          <w:marBottom w:val="0"/>
          <w:divBdr>
            <w:top w:val="none" w:sz="0" w:space="0" w:color="auto"/>
            <w:left w:val="none" w:sz="0" w:space="0" w:color="auto"/>
            <w:bottom w:val="none" w:sz="0" w:space="0" w:color="auto"/>
            <w:right w:val="none" w:sz="0" w:space="0" w:color="auto"/>
          </w:divBdr>
        </w:div>
        <w:div w:id="1645354781">
          <w:marLeft w:val="640"/>
          <w:marRight w:val="0"/>
          <w:marTop w:val="0"/>
          <w:marBottom w:val="0"/>
          <w:divBdr>
            <w:top w:val="none" w:sz="0" w:space="0" w:color="auto"/>
            <w:left w:val="none" w:sz="0" w:space="0" w:color="auto"/>
            <w:bottom w:val="none" w:sz="0" w:space="0" w:color="auto"/>
            <w:right w:val="none" w:sz="0" w:space="0" w:color="auto"/>
          </w:divBdr>
        </w:div>
        <w:div w:id="526607195">
          <w:marLeft w:val="640"/>
          <w:marRight w:val="0"/>
          <w:marTop w:val="0"/>
          <w:marBottom w:val="0"/>
          <w:divBdr>
            <w:top w:val="none" w:sz="0" w:space="0" w:color="auto"/>
            <w:left w:val="none" w:sz="0" w:space="0" w:color="auto"/>
            <w:bottom w:val="none" w:sz="0" w:space="0" w:color="auto"/>
            <w:right w:val="none" w:sz="0" w:space="0" w:color="auto"/>
          </w:divBdr>
        </w:div>
        <w:div w:id="999886588">
          <w:marLeft w:val="640"/>
          <w:marRight w:val="0"/>
          <w:marTop w:val="0"/>
          <w:marBottom w:val="0"/>
          <w:divBdr>
            <w:top w:val="none" w:sz="0" w:space="0" w:color="auto"/>
            <w:left w:val="none" w:sz="0" w:space="0" w:color="auto"/>
            <w:bottom w:val="none" w:sz="0" w:space="0" w:color="auto"/>
            <w:right w:val="none" w:sz="0" w:space="0" w:color="auto"/>
          </w:divBdr>
        </w:div>
        <w:div w:id="1591962244">
          <w:marLeft w:val="640"/>
          <w:marRight w:val="0"/>
          <w:marTop w:val="0"/>
          <w:marBottom w:val="0"/>
          <w:divBdr>
            <w:top w:val="none" w:sz="0" w:space="0" w:color="auto"/>
            <w:left w:val="none" w:sz="0" w:space="0" w:color="auto"/>
            <w:bottom w:val="none" w:sz="0" w:space="0" w:color="auto"/>
            <w:right w:val="none" w:sz="0" w:space="0" w:color="auto"/>
          </w:divBdr>
        </w:div>
        <w:div w:id="2035687718">
          <w:marLeft w:val="640"/>
          <w:marRight w:val="0"/>
          <w:marTop w:val="0"/>
          <w:marBottom w:val="0"/>
          <w:divBdr>
            <w:top w:val="none" w:sz="0" w:space="0" w:color="auto"/>
            <w:left w:val="none" w:sz="0" w:space="0" w:color="auto"/>
            <w:bottom w:val="none" w:sz="0" w:space="0" w:color="auto"/>
            <w:right w:val="none" w:sz="0" w:space="0" w:color="auto"/>
          </w:divBdr>
        </w:div>
        <w:div w:id="1235314789">
          <w:marLeft w:val="640"/>
          <w:marRight w:val="0"/>
          <w:marTop w:val="0"/>
          <w:marBottom w:val="0"/>
          <w:divBdr>
            <w:top w:val="none" w:sz="0" w:space="0" w:color="auto"/>
            <w:left w:val="none" w:sz="0" w:space="0" w:color="auto"/>
            <w:bottom w:val="none" w:sz="0" w:space="0" w:color="auto"/>
            <w:right w:val="none" w:sz="0" w:space="0" w:color="auto"/>
          </w:divBdr>
        </w:div>
        <w:div w:id="49689517">
          <w:marLeft w:val="640"/>
          <w:marRight w:val="0"/>
          <w:marTop w:val="0"/>
          <w:marBottom w:val="0"/>
          <w:divBdr>
            <w:top w:val="none" w:sz="0" w:space="0" w:color="auto"/>
            <w:left w:val="none" w:sz="0" w:space="0" w:color="auto"/>
            <w:bottom w:val="none" w:sz="0" w:space="0" w:color="auto"/>
            <w:right w:val="none" w:sz="0" w:space="0" w:color="auto"/>
          </w:divBdr>
        </w:div>
        <w:div w:id="388266905">
          <w:marLeft w:val="640"/>
          <w:marRight w:val="0"/>
          <w:marTop w:val="0"/>
          <w:marBottom w:val="0"/>
          <w:divBdr>
            <w:top w:val="none" w:sz="0" w:space="0" w:color="auto"/>
            <w:left w:val="none" w:sz="0" w:space="0" w:color="auto"/>
            <w:bottom w:val="none" w:sz="0" w:space="0" w:color="auto"/>
            <w:right w:val="none" w:sz="0" w:space="0" w:color="auto"/>
          </w:divBdr>
        </w:div>
        <w:div w:id="1507210653">
          <w:marLeft w:val="640"/>
          <w:marRight w:val="0"/>
          <w:marTop w:val="0"/>
          <w:marBottom w:val="0"/>
          <w:divBdr>
            <w:top w:val="none" w:sz="0" w:space="0" w:color="auto"/>
            <w:left w:val="none" w:sz="0" w:space="0" w:color="auto"/>
            <w:bottom w:val="none" w:sz="0" w:space="0" w:color="auto"/>
            <w:right w:val="none" w:sz="0" w:space="0" w:color="auto"/>
          </w:divBdr>
        </w:div>
        <w:div w:id="1560287021">
          <w:marLeft w:val="640"/>
          <w:marRight w:val="0"/>
          <w:marTop w:val="0"/>
          <w:marBottom w:val="0"/>
          <w:divBdr>
            <w:top w:val="none" w:sz="0" w:space="0" w:color="auto"/>
            <w:left w:val="none" w:sz="0" w:space="0" w:color="auto"/>
            <w:bottom w:val="none" w:sz="0" w:space="0" w:color="auto"/>
            <w:right w:val="none" w:sz="0" w:space="0" w:color="auto"/>
          </w:divBdr>
        </w:div>
        <w:div w:id="582032204">
          <w:marLeft w:val="640"/>
          <w:marRight w:val="0"/>
          <w:marTop w:val="0"/>
          <w:marBottom w:val="0"/>
          <w:divBdr>
            <w:top w:val="none" w:sz="0" w:space="0" w:color="auto"/>
            <w:left w:val="none" w:sz="0" w:space="0" w:color="auto"/>
            <w:bottom w:val="none" w:sz="0" w:space="0" w:color="auto"/>
            <w:right w:val="none" w:sz="0" w:space="0" w:color="auto"/>
          </w:divBdr>
        </w:div>
        <w:div w:id="1294754679">
          <w:marLeft w:val="640"/>
          <w:marRight w:val="0"/>
          <w:marTop w:val="0"/>
          <w:marBottom w:val="0"/>
          <w:divBdr>
            <w:top w:val="none" w:sz="0" w:space="0" w:color="auto"/>
            <w:left w:val="none" w:sz="0" w:space="0" w:color="auto"/>
            <w:bottom w:val="none" w:sz="0" w:space="0" w:color="auto"/>
            <w:right w:val="none" w:sz="0" w:space="0" w:color="auto"/>
          </w:divBdr>
        </w:div>
        <w:div w:id="2050258629">
          <w:marLeft w:val="640"/>
          <w:marRight w:val="0"/>
          <w:marTop w:val="0"/>
          <w:marBottom w:val="0"/>
          <w:divBdr>
            <w:top w:val="none" w:sz="0" w:space="0" w:color="auto"/>
            <w:left w:val="none" w:sz="0" w:space="0" w:color="auto"/>
            <w:bottom w:val="none" w:sz="0" w:space="0" w:color="auto"/>
            <w:right w:val="none" w:sz="0" w:space="0" w:color="auto"/>
          </w:divBdr>
        </w:div>
        <w:div w:id="259873420">
          <w:marLeft w:val="640"/>
          <w:marRight w:val="0"/>
          <w:marTop w:val="0"/>
          <w:marBottom w:val="0"/>
          <w:divBdr>
            <w:top w:val="none" w:sz="0" w:space="0" w:color="auto"/>
            <w:left w:val="none" w:sz="0" w:space="0" w:color="auto"/>
            <w:bottom w:val="none" w:sz="0" w:space="0" w:color="auto"/>
            <w:right w:val="none" w:sz="0" w:space="0" w:color="auto"/>
          </w:divBdr>
        </w:div>
        <w:div w:id="1380591553">
          <w:marLeft w:val="640"/>
          <w:marRight w:val="0"/>
          <w:marTop w:val="0"/>
          <w:marBottom w:val="0"/>
          <w:divBdr>
            <w:top w:val="none" w:sz="0" w:space="0" w:color="auto"/>
            <w:left w:val="none" w:sz="0" w:space="0" w:color="auto"/>
            <w:bottom w:val="none" w:sz="0" w:space="0" w:color="auto"/>
            <w:right w:val="none" w:sz="0" w:space="0" w:color="auto"/>
          </w:divBdr>
        </w:div>
        <w:div w:id="710809981">
          <w:marLeft w:val="640"/>
          <w:marRight w:val="0"/>
          <w:marTop w:val="0"/>
          <w:marBottom w:val="0"/>
          <w:divBdr>
            <w:top w:val="none" w:sz="0" w:space="0" w:color="auto"/>
            <w:left w:val="none" w:sz="0" w:space="0" w:color="auto"/>
            <w:bottom w:val="none" w:sz="0" w:space="0" w:color="auto"/>
            <w:right w:val="none" w:sz="0" w:space="0" w:color="auto"/>
          </w:divBdr>
        </w:div>
        <w:div w:id="1707489217">
          <w:marLeft w:val="640"/>
          <w:marRight w:val="0"/>
          <w:marTop w:val="0"/>
          <w:marBottom w:val="0"/>
          <w:divBdr>
            <w:top w:val="none" w:sz="0" w:space="0" w:color="auto"/>
            <w:left w:val="none" w:sz="0" w:space="0" w:color="auto"/>
            <w:bottom w:val="none" w:sz="0" w:space="0" w:color="auto"/>
            <w:right w:val="none" w:sz="0" w:space="0" w:color="auto"/>
          </w:divBdr>
        </w:div>
        <w:div w:id="305167993">
          <w:marLeft w:val="640"/>
          <w:marRight w:val="0"/>
          <w:marTop w:val="0"/>
          <w:marBottom w:val="0"/>
          <w:divBdr>
            <w:top w:val="none" w:sz="0" w:space="0" w:color="auto"/>
            <w:left w:val="none" w:sz="0" w:space="0" w:color="auto"/>
            <w:bottom w:val="none" w:sz="0" w:space="0" w:color="auto"/>
            <w:right w:val="none" w:sz="0" w:space="0" w:color="auto"/>
          </w:divBdr>
        </w:div>
        <w:div w:id="150949630">
          <w:marLeft w:val="640"/>
          <w:marRight w:val="0"/>
          <w:marTop w:val="0"/>
          <w:marBottom w:val="0"/>
          <w:divBdr>
            <w:top w:val="none" w:sz="0" w:space="0" w:color="auto"/>
            <w:left w:val="none" w:sz="0" w:space="0" w:color="auto"/>
            <w:bottom w:val="none" w:sz="0" w:space="0" w:color="auto"/>
            <w:right w:val="none" w:sz="0" w:space="0" w:color="auto"/>
          </w:divBdr>
        </w:div>
        <w:div w:id="2059697983">
          <w:marLeft w:val="640"/>
          <w:marRight w:val="0"/>
          <w:marTop w:val="0"/>
          <w:marBottom w:val="0"/>
          <w:divBdr>
            <w:top w:val="none" w:sz="0" w:space="0" w:color="auto"/>
            <w:left w:val="none" w:sz="0" w:space="0" w:color="auto"/>
            <w:bottom w:val="none" w:sz="0" w:space="0" w:color="auto"/>
            <w:right w:val="none" w:sz="0" w:space="0" w:color="auto"/>
          </w:divBdr>
        </w:div>
        <w:div w:id="1360080511">
          <w:marLeft w:val="640"/>
          <w:marRight w:val="0"/>
          <w:marTop w:val="0"/>
          <w:marBottom w:val="0"/>
          <w:divBdr>
            <w:top w:val="none" w:sz="0" w:space="0" w:color="auto"/>
            <w:left w:val="none" w:sz="0" w:space="0" w:color="auto"/>
            <w:bottom w:val="none" w:sz="0" w:space="0" w:color="auto"/>
            <w:right w:val="none" w:sz="0" w:space="0" w:color="auto"/>
          </w:divBdr>
        </w:div>
        <w:div w:id="1277634411">
          <w:marLeft w:val="640"/>
          <w:marRight w:val="0"/>
          <w:marTop w:val="0"/>
          <w:marBottom w:val="0"/>
          <w:divBdr>
            <w:top w:val="none" w:sz="0" w:space="0" w:color="auto"/>
            <w:left w:val="none" w:sz="0" w:space="0" w:color="auto"/>
            <w:bottom w:val="none" w:sz="0" w:space="0" w:color="auto"/>
            <w:right w:val="none" w:sz="0" w:space="0" w:color="auto"/>
          </w:divBdr>
        </w:div>
        <w:div w:id="1031540001">
          <w:marLeft w:val="640"/>
          <w:marRight w:val="0"/>
          <w:marTop w:val="0"/>
          <w:marBottom w:val="0"/>
          <w:divBdr>
            <w:top w:val="none" w:sz="0" w:space="0" w:color="auto"/>
            <w:left w:val="none" w:sz="0" w:space="0" w:color="auto"/>
            <w:bottom w:val="none" w:sz="0" w:space="0" w:color="auto"/>
            <w:right w:val="none" w:sz="0" w:space="0" w:color="auto"/>
          </w:divBdr>
        </w:div>
        <w:div w:id="685984431">
          <w:marLeft w:val="640"/>
          <w:marRight w:val="0"/>
          <w:marTop w:val="0"/>
          <w:marBottom w:val="0"/>
          <w:divBdr>
            <w:top w:val="none" w:sz="0" w:space="0" w:color="auto"/>
            <w:left w:val="none" w:sz="0" w:space="0" w:color="auto"/>
            <w:bottom w:val="none" w:sz="0" w:space="0" w:color="auto"/>
            <w:right w:val="none" w:sz="0" w:space="0" w:color="auto"/>
          </w:divBdr>
        </w:div>
        <w:div w:id="922026440">
          <w:marLeft w:val="640"/>
          <w:marRight w:val="0"/>
          <w:marTop w:val="0"/>
          <w:marBottom w:val="0"/>
          <w:divBdr>
            <w:top w:val="none" w:sz="0" w:space="0" w:color="auto"/>
            <w:left w:val="none" w:sz="0" w:space="0" w:color="auto"/>
            <w:bottom w:val="none" w:sz="0" w:space="0" w:color="auto"/>
            <w:right w:val="none" w:sz="0" w:space="0" w:color="auto"/>
          </w:divBdr>
        </w:div>
        <w:div w:id="1717582923">
          <w:marLeft w:val="640"/>
          <w:marRight w:val="0"/>
          <w:marTop w:val="0"/>
          <w:marBottom w:val="0"/>
          <w:divBdr>
            <w:top w:val="none" w:sz="0" w:space="0" w:color="auto"/>
            <w:left w:val="none" w:sz="0" w:space="0" w:color="auto"/>
            <w:bottom w:val="none" w:sz="0" w:space="0" w:color="auto"/>
            <w:right w:val="none" w:sz="0" w:space="0" w:color="auto"/>
          </w:divBdr>
        </w:div>
        <w:div w:id="653606679">
          <w:marLeft w:val="640"/>
          <w:marRight w:val="0"/>
          <w:marTop w:val="0"/>
          <w:marBottom w:val="0"/>
          <w:divBdr>
            <w:top w:val="none" w:sz="0" w:space="0" w:color="auto"/>
            <w:left w:val="none" w:sz="0" w:space="0" w:color="auto"/>
            <w:bottom w:val="none" w:sz="0" w:space="0" w:color="auto"/>
            <w:right w:val="none" w:sz="0" w:space="0" w:color="auto"/>
          </w:divBdr>
        </w:div>
        <w:div w:id="1605074865">
          <w:marLeft w:val="640"/>
          <w:marRight w:val="0"/>
          <w:marTop w:val="0"/>
          <w:marBottom w:val="0"/>
          <w:divBdr>
            <w:top w:val="none" w:sz="0" w:space="0" w:color="auto"/>
            <w:left w:val="none" w:sz="0" w:space="0" w:color="auto"/>
            <w:bottom w:val="none" w:sz="0" w:space="0" w:color="auto"/>
            <w:right w:val="none" w:sz="0" w:space="0" w:color="auto"/>
          </w:divBdr>
        </w:div>
      </w:divsChild>
    </w:div>
    <w:div w:id="1187524683">
      <w:bodyDiv w:val="1"/>
      <w:marLeft w:val="0"/>
      <w:marRight w:val="0"/>
      <w:marTop w:val="0"/>
      <w:marBottom w:val="0"/>
      <w:divBdr>
        <w:top w:val="none" w:sz="0" w:space="0" w:color="auto"/>
        <w:left w:val="none" w:sz="0" w:space="0" w:color="auto"/>
        <w:bottom w:val="none" w:sz="0" w:space="0" w:color="auto"/>
        <w:right w:val="none" w:sz="0" w:space="0" w:color="auto"/>
      </w:divBdr>
      <w:divsChild>
        <w:div w:id="1300263917">
          <w:marLeft w:val="640"/>
          <w:marRight w:val="0"/>
          <w:marTop w:val="0"/>
          <w:marBottom w:val="0"/>
          <w:divBdr>
            <w:top w:val="none" w:sz="0" w:space="0" w:color="auto"/>
            <w:left w:val="none" w:sz="0" w:space="0" w:color="auto"/>
            <w:bottom w:val="none" w:sz="0" w:space="0" w:color="auto"/>
            <w:right w:val="none" w:sz="0" w:space="0" w:color="auto"/>
          </w:divBdr>
        </w:div>
        <w:div w:id="1820219970">
          <w:marLeft w:val="640"/>
          <w:marRight w:val="0"/>
          <w:marTop w:val="0"/>
          <w:marBottom w:val="0"/>
          <w:divBdr>
            <w:top w:val="none" w:sz="0" w:space="0" w:color="auto"/>
            <w:left w:val="none" w:sz="0" w:space="0" w:color="auto"/>
            <w:bottom w:val="none" w:sz="0" w:space="0" w:color="auto"/>
            <w:right w:val="none" w:sz="0" w:space="0" w:color="auto"/>
          </w:divBdr>
        </w:div>
        <w:div w:id="1042944469">
          <w:marLeft w:val="640"/>
          <w:marRight w:val="0"/>
          <w:marTop w:val="0"/>
          <w:marBottom w:val="0"/>
          <w:divBdr>
            <w:top w:val="none" w:sz="0" w:space="0" w:color="auto"/>
            <w:left w:val="none" w:sz="0" w:space="0" w:color="auto"/>
            <w:bottom w:val="none" w:sz="0" w:space="0" w:color="auto"/>
            <w:right w:val="none" w:sz="0" w:space="0" w:color="auto"/>
          </w:divBdr>
        </w:div>
        <w:div w:id="639119081">
          <w:marLeft w:val="640"/>
          <w:marRight w:val="0"/>
          <w:marTop w:val="0"/>
          <w:marBottom w:val="0"/>
          <w:divBdr>
            <w:top w:val="none" w:sz="0" w:space="0" w:color="auto"/>
            <w:left w:val="none" w:sz="0" w:space="0" w:color="auto"/>
            <w:bottom w:val="none" w:sz="0" w:space="0" w:color="auto"/>
            <w:right w:val="none" w:sz="0" w:space="0" w:color="auto"/>
          </w:divBdr>
        </w:div>
        <w:div w:id="1085111822">
          <w:marLeft w:val="640"/>
          <w:marRight w:val="0"/>
          <w:marTop w:val="0"/>
          <w:marBottom w:val="0"/>
          <w:divBdr>
            <w:top w:val="none" w:sz="0" w:space="0" w:color="auto"/>
            <w:left w:val="none" w:sz="0" w:space="0" w:color="auto"/>
            <w:bottom w:val="none" w:sz="0" w:space="0" w:color="auto"/>
            <w:right w:val="none" w:sz="0" w:space="0" w:color="auto"/>
          </w:divBdr>
        </w:div>
        <w:div w:id="83304026">
          <w:marLeft w:val="640"/>
          <w:marRight w:val="0"/>
          <w:marTop w:val="0"/>
          <w:marBottom w:val="0"/>
          <w:divBdr>
            <w:top w:val="none" w:sz="0" w:space="0" w:color="auto"/>
            <w:left w:val="none" w:sz="0" w:space="0" w:color="auto"/>
            <w:bottom w:val="none" w:sz="0" w:space="0" w:color="auto"/>
            <w:right w:val="none" w:sz="0" w:space="0" w:color="auto"/>
          </w:divBdr>
        </w:div>
        <w:div w:id="48119669">
          <w:marLeft w:val="640"/>
          <w:marRight w:val="0"/>
          <w:marTop w:val="0"/>
          <w:marBottom w:val="0"/>
          <w:divBdr>
            <w:top w:val="none" w:sz="0" w:space="0" w:color="auto"/>
            <w:left w:val="none" w:sz="0" w:space="0" w:color="auto"/>
            <w:bottom w:val="none" w:sz="0" w:space="0" w:color="auto"/>
            <w:right w:val="none" w:sz="0" w:space="0" w:color="auto"/>
          </w:divBdr>
        </w:div>
        <w:div w:id="2102483364">
          <w:marLeft w:val="640"/>
          <w:marRight w:val="0"/>
          <w:marTop w:val="0"/>
          <w:marBottom w:val="0"/>
          <w:divBdr>
            <w:top w:val="none" w:sz="0" w:space="0" w:color="auto"/>
            <w:left w:val="none" w:sz="0" w:space="0" w:color="auto"/>
            <w:bottom w:val="none" w:sz="0" w:space="0" w:color="auto"/>
            <w:right w:val="none" w:sz="0" w:space="0" w:color="auto"/>
          </w:divBdr>
        </w:div>
        <w:div w:id="2079403688">
          <w:marLeft w:val="640"/>
          <w:marRight w:val="0"/>
          <w:marTop w:val="0"/>
          <w:marBottom w:val="0"/>
          <w:divBdr>
            <w:top w:val="none" w:sz="0" w:space="0" w:color="auto"/>
            <w:left w:val="none" w:sz="0" w:space="0" w:color="auto"/>
            <w:bottom w:val="none" w:sz="0" w:space="0" w:color="auto"/>
            <w:right w:val="none" w:sz="0" w:space="0" w:color="auto"/>
          </w:divBdr>
        </w:div>
        <w:div w:id="80369555">
          <w:marLeft w:val="640"/>
          <w:marRight w:val="0"/>
          <w:marTop w:val="0"/>
          <w:marBottom w:val="0"/>
          <w:divBdr>
            <w:top w:val="none" w:sz="0" w:space="0" w:color="auto"/>
            <w:left w:val="none" w:sz="0" w:space="0" w:color="auto"/>
            <w:bottom w:val="none" w:sz="0" w:space="0" w:color="auto"/>
            <w:right w:val="none" w:sz="0" w:space="0" w:color="auto"/>
          </w:divBdr>
        </w:div>
        <w:div w:id="1312563212">
          <w:marLeft w:val="640"/>
          <w:marRight w:val="0"/>
          <w:marTop w:val="0"/>
          <w:marBottom w:val="0"/>
          <w:divBdr>
            <w:top w:val="none" w:sz="0" w:space="0" w:color="auto"/>
            <w:left w:val="none" w:sz="0" w:space="0" w:color="auto"/>
            <w:bottom w:val="none" w:sz="0" w:space="0" w:color="auto"/>
            <w:right w:val="none" w:sz="0" w:space="0" w:color="auto"/>
          </w:divBdr>
        </w:div>
        <w:div w:id="2125928710">
          <w:marLeft w:val="640"/>
          <w:marRight w:val="0"/>
          <w:marTop w:val="0"/>
          <w:marBottom w:val="0"/>
          <w:divBdr>
            <w:top w:val="none" w:sz="0" w:space="0" w:color="auto"/>
            <w:left w:val="none" w:sz="0" w:space="0" w:color="auto"/>
            <w:bottom w:val="none" w:sz="0" w:space="0" w:color="auto"/>
            <w:right w:val="none" w:sz="0" w:space="0" w:color="auto"/>
          </w:divBdr>
        </w:div>
        <w:div w:id="2058317621">
          <w:marLeft w:val="640"/>
          <w:marRight w:val="0"/>
          <w:marTop w:val="0"/>
          <w:marBottom w:val="0"/>
          <w:divBdr>
            <w:top w:val="none" w:sz="0" w:space="0" w:color="auto"/>
            <w:left w:val="none" w:sz="0" w:space="0" w:color="auto"/>
            <w:bottom w:val="none" w:sz="0" w:space="0" w:color="auto"/>
            <w:right w:val="none" w:sz="0" w:space="0" w:color="auto"/>
          </w:divBdr>
        </w:div>
        <w:div w:id="1963338294">
          <w:marLeft w:val="640"/>
          <w:marRight w:val="0"/>
          <w:marTop w:val="0"/>
          <w:marBottom w:val="0"/>
          <w:divBdr>
            <w:top w:val="none" w:sz="0" w:space="0" w:color="auto"/>
            <w:left w:val="none" w:sz="0" w:space="0" w:color="auto"/>
            <w:bottom w:val="none" w:sz="0" w:space="0" w:color="auto"/>
            <w:right w:val="none" w:sz="0" w:space="0" w:color="auto"/>
          </w:divBdr>
        </w:div>
        <w:div w:id="2137790009">
          <w:marLeft w:val="640"/>
          <w:marRight w:val="0"/>
          <w:marTop w:val="0"/>
          <w:marBottom w:val="0"/>
          <w:divBdr>
            <w:top w:val="none" w:sz="0" w:space="0" w:color="auto"/>
            <w:left w:val="none" w:sz="0" w:space="0" w:color="auto"/>
            <w:bottom w:val="none" w:sz="0" w:space="0" w:color="auto"/>
            <w:right w:val="none" w:sz="0" w:space="0" w:color="auto"/>
          </w:divBdr>
        </w:div>
        <w:div w:id="668096078">
          <w:marLeft w:val="640"/>
          <w:marRight w:val="0"/>
          <w:marTop w:val="0"/>
          <w:marBottom w:val="0"/>
          <w:divBdr>
            <w:top w:val="none" w:sz="0" w:space="0" w:color="auto"/>
            <w:left w:val="none" w:sz="0" w:space="0" w:color="auto"/>
            <w:bottom w:val="none" w:sz="0" w:space="0" w:color="auto"/>
            <w:right w:val="none" w:sz="0" w:space="0" w:color="auto"/>
          </w:divBdr>
        </w:div>
        <w:div w:id="157160258">
          <w:marLeft w:val="640"/>
          <w:marRight w:val="0"/>
          <w:marTop w:val="0"/>
          <w:marBottom w:val="0"/>
          <w:divBdr>
            <w:top w:val="none" w:sz="0" w:space="0" w:color="auto"/>
            <w:left w:val="none" w:sz="0" w:space="0" w:color="auto"/>
            <w:bottom w:val="none" w:sz="0" w:space="0" w:color="auto"/>
            <w:right w:val="none" w:sz="0" w:space="0" w:color="auto"/>
          </w:divBdr>
        </w:div>
      </w:divsChild>
    </w:div>
    <w:div w:id="1205949945">
      <w:bodyDiv w:val="1"/>
      <w:marLeft w:val="0"/>
      <w:marRight w:val="0"/>
      <w:marTop w:val="0"/>
      <w:marBottom w:val="0"/>
      <w:divBdr>
        <w:top w:val="none" w:sz="0" w:space="0" w:color="auto"/>
        <w:left w:val="none" w:sz="0" w:space="0" w:color="auto"/>
        <w:bottom w:val="none" w:sz="0" w:space="0" w:color="auto"/>
        <w:right w:val="none" w:sz="0" w:space="0" w:color="auto"/>
      </w:divBdr>
      <w:divsChild>
        <w:div w:id="1824154151">
          <w:marLeft w:val="640"/>
          <w:marRight w:val="0"/>
          <w:marTop w:val="0"/>
          <w:marBottom w:val="0"/>
          <w:divBdr>
            <w:top w:val="none" w:sz="0" w:space="0" w:color="auto"/>
            <w:left w:val="none" w:sz="0" w:space="0" w:color="auto"/>
            <w:bottom w:val="none" w:sz="0" w:space="0" w:color="auto"/>
            <w:right w:val="none" w:sz="0" w:space="0" w:color="auto"/>
          </w:divBdr>
        </w:div>
        <w:div w:id="113137334">
          <w:marLeft w:val="640"/>
          <w:marRight w:val="0"/>
          <w:marTop w:val="0"/>
          <w:marBottom w:val="0"/>
          <w:divBdr>
            <w:top w:val="none" w:sz="0" w:space="0" w:color="auto"/>
            <w:left w:val="none" w:sz="0" w:space="0" w:color="auto"/>
            <w:bottom w:val="none" w:sz="0" w:space="0" w:color="auto"/>
            <w:right w:val="none" w:sz="0" w:space="0" w:color="auto"/>
          </w:divBdr>
        </w:div>
        <w:div w:id="770398000">
          <w:marLeft w:val="640"/>
          <w:marRight w:val="0"/>
          <w:marTop w:val="0"/>
          <w:marBottom w:val="0"/>
          <w:divBdr>
            <w:top w:val="none" w:sz="0" w:space="0" w:color="auto"/>
            <w:left w:val="none" w:sz="0" w:space="0" w:color="auto"/>
            <w:bottom w:val="none" w:sz="0" w:space="0" w:color="auto"/>
            <w:right w:val="none" w:sz="0" w:space="0" w:color="auto"/>
          </w:divBdr>
        </w:div>
        <w:div w:id="1759054196">
          <w:marLeft w:val="640"/>
          <w:marRight w:val="0"/>
          <w:marTop w:val="0"/>
          <w:marBottom w:val="0"/>
          <w:divBdr>
            <w:top w:val="none" w:sz="0" w:space="0" w:color="auto"/>
            <w:left w:val="none" w:sz="0" w:space="0" w:color="auto"/>
            <w:bottom w:val="none" w:sz="0" w:space="0" w:color="auto"/>
            <w:right w:val="none" w:sz="0" w:space="0" w:color="auto"/>
          </w:divBdr>
        </w:div>
        <w:div w:id="1082289579">
          <w:marLeft w:val="640"/>
          <w:marRight w:val="0"/>
          <w:marTop w:val="0"/>
          <w:marBottom w:val="0"/>
          <w:divBdr>
            <w:top w:val="none" w:sz="0" w:space="0" w:color="auto"/>
            <w:left w:val="none" w:sz="0" w:space="0" w:color="auto"/>
            <w:bottom w:val="none" w:sz="0" w:space="0" w:color="auto"/>
            <w:right w:val="none" w:sz="0" w:space="0" w:color="auto"/>
          </w:divBdr>
        </w:div>
        <w:div w:id="1871911839">
          <w:marLeft w:val="640"/>
          <w:marRight w:val="0"/>
          <w:marTop w:val="0"/>
          <w:marBottom w:val="0"/>
          <w:divBdr>
            <w:top w:val="none" w:sz="0" w:space="0" w:color="auto"/>
            <w:left w:val="none" w:sz="0" w:space="0" w:color="auto"/>
            <w:bottom w:val="none" w:sz="0" w:space="0" w:color="auto"/>
            <w:right w:val="none" w:sz="0" w:space="0" w:color="auto"/>
          </w:divBdr>
        </w:div>
        <w:div w:id="1061950796">
          <w:marLeft w:val="640"/>
          <w:marRight w:val="0"/>
          <w:marTop w:val="0"/>
          <w:marBottom w:val="0"/>
          <w:divBdr>
            <w:top w:val="none" w:sz="0" w:space="0" w:color="auto"/>
            <w:left w:val="none" w:sz="0" w:space="0" w:color="auto"/>
            <w:bottom w:val="none" w:sz="0" w:space="0" w:color="auto"/>
            <w:right w:val="none" w:sz="0" w:space="0" w:color="auto"/>
          </w:divBdr>
        </w:div>
        <w:div w:id="152451167">
          <w:marLeft w:val="640"/>
          <w:marRight w:val="0"/>
          <w:marTop w:val="0"/>
          <w:marBottom w:val="0"/>
          <w:divBdr>
            <w:top w:val="none" w:sz="0" w:space="0" w:color="auto"/>
            <w:left w:val="none" w:sz="0" w:space="0" w:color="auto"/>
            <w:bottom w:val="none" w:sz="0" w:space="0" w:color="auto"/>
            <w:right w:val="none" w:sz="0" w:space="0" w:color="auto"/>
          </w:divBdr>
        </w:div>
        <w:div w:id="1013610080">
          <w:marLeft w:val="640"/>
          <w:marRight w:val="0"/>
          <w:marTop w:val="0"/>
          <w:marBottom w:val="0"/>
          <w:divBdr>
            <w:top w:val="none" w:sz="0" w:space="0" w:color="auto"/>
            <w:left w:val="none" w:sz="0" w:space="0" w:color="auto"/>
            <w:bottom w:val="none" w:sz="0" w:space="0" w:color="auto"/>
            <w:right w:val="none" w:sz="0" w:space="0" w:color="auto"/>
          </w:divBdr>
        </w:div>
        <w:div w:id="1910265327">
          <w:marLeft w:val="640"/>
          <w:marRight w:val="0"/>
          <w:marTop w:val="0"/>
          <w:marBottom w:val="0"/>
          <w:divBdr>
            <w:top w:val="none" w:sz="0" w:space="0" w:color="auto"/>
            <w:left w:val="none" w:sz="0" w:space="0" w:color="auto"/>
            <w:bottom w:val="none" w:sz="0" w:space="0" w:color="auto"/>
            <w:right w:val="none" w:sz="0" w:space="0" w:color="auto"/>
          </w:divBdr>
        </w:div>
        <w:div w:id="1271477018">
          <w:marLeft w:val="640"/>
          <w:marRight w:val="0"/>
          <w:marTop w:val="0"/>
          <w:marBottom w:val="0"/>
          <w:divBdr>
            <w:top w:val="none" w:sz="0" w:space="0" w:color="auto"/>
            <w:left w:val="none" w:sz="0" w:space="0" w:color="auto"/>
            <w:bottom w:val="none" w:sz="0" w:space="0" w:color="auto"/>
            <w:right w:val="none" w:sz="0" w:space="0" w:color="auto"/>
          </w:divBdr>
        </w:div>
        <w:div w:id="86588">
          <w:marLeft w:val="640"/>
          <w:marRight w:val="0"/>
          <w:marTop w:val="0"/>
          <w:marBottom w:val="0"/>
          <w:divBdr>
            <w:top w:val="none" w:sz="0" w:space="0" w:color="auto"/>
            <w:left w:val="none" w:sz="0" w:space="0" w:color="auto"/>
            <w:bottom w:val="none" w:sz="0" w:space="0" w:color="auto"/>
            <w:right w:val="none" w:sz="0" w:space="0" w:color="auto"/>
          </w:divBdr>
        </w:div>
        <w:div w:id="1861121866">
          <w:marLeft w:val="640"/>
          <w:marRight w:val="0"/>
          <w:marTop w:val="0"/>
          <w:marBottom w:val="0"/>
          <w:divBdr>
            <w:top w:val="none" w:sz="0" w:space="0" w:color="auto"/>
            <w:left w:val="none" w:sz="0" w:space="0" w:color="auto"/>
            <w:bottom w:val="none" w:sz="0" w:space="0" w:color="auto"/>
            <w:right w:val="none" w:sz="0" w:space="0" w:color="auto"/>
          </w:divBdr>
        </w:div>
        <w:div w:id="1971743991">
          <w:marLeft w:val="640"/>
          <w:marRight w:val="0"/>
          <w:marTop w:val="0"/>
          <w:marBottom w:val="0"/>
          <w:divBdr>
            <w:top w:val="none" w:sz="0" w:space="0" w:color="auto"/>
            <w:left w:val="none" w:sz="0" w:space="0" w:color="auto"/>
            <w:bottom w:val="none" w:sz="0" w:space="0" w:color="auto"/>
            <w:right w:val="none" w:sz="0" w:space="0" w:color="auto"/>
          </w:divBdr>
        </w:div>
        <w:div w:id="1644895186">
          <w:marLeft w:val="640"/>
          <w:marRight w:val="0"/>
          <w:marTop w:val="0"/>
          <w:marBottom w:val="0"/>
          <w:divBdr>
            <w:top w:val="none" w:sz="0" w:space="0" w:color="auto"/>
            <w:left w:val="none" w:sz="0" w:space="0" w:color="auto"/>
            <w:bottom w:val="none" w:sz="0" w:space="0" w:color="auto"/>
            <w:right w:val="none" w:sz="0" w:space="0" w:color="auto"/>
          </w:divBdr>
        </w:div>
        <w:div w:id="1536314573">
          <w:marLeft w:val="640"/>
          <w:marRight w:val="0"/>
          <w:marTop w:val="0"/>
          <w:marBottom w:val="0"/>
          <w:divBdr>
            <w:top w:val="none" w:sz="0" w:space="0" w:color="auto"/>
            <w:left w:val="none" w:sz="0" w:space="0" w:color="auto"/>
            <w:bottom w:val="none" w:sz="0" w:space="0" w:color="auto"/>
            <w:right w:val="none" w:sz="0" w:space="0" w:color="auto"/>
          </w:divBdr>
        </w:div>
        <w:div w:id="1665936905">
          <w:marLeft w:val="640"/>
          <w:marRight w:val="0"/>
          <w:marTop w:val="0"/>
          <w:marBottom w:val="0"/>
          <w:divBdr>
            <w:top w:val="none" w:sz="0" w:space="0" w:color="auto"/>
            <w:left w:val="none" w:sz="0" w:space="0" w:color="auto"/>
            <w:bottom w:val="none" w:sz="0" w:space="0" w:color="auto"/>
            <w:right w:val="none" w:sz="0" w:space="0" w:color="auto"/>
          </w:divBdr>
        </w:div>
        <w:div w:id="753012572">
          <w:marLeft w:val="640"/>
          <w:marRight w:val="0"/>
          <w:marTop w:val="0"/>
          <w:marBottom w:val="0"/>
          <w:divBdr>
            <w:top w:val="none" w:sz="0" w:space="0" w:color="auto"/>
            <w:left w:val="none" w:sz="0" w:space="0" w:color="auto"/>
            <w:bottom w:val="none" w:sz="0" w:space="0" w:color="auto"/>
            <w:right w:val="none" w:sz="0" w:space="0" w:color="auto"/>
          </w:divBdr>
        </w:div>
        <w:div w:id="1181702276">
          <w:marLeft w:val="640"/>
          <w:marRight w:val="0"/>
          <w:marTop w:val="0"/>
          <w:marBottom w:val="0"/>
          <w:divBdr>
            <w:top w:val="none" w:sz="0" w:space="0" w:color="auto"/>
            <w:left w:val="none" w:sz="0" w:space="0" w:color="auto"/>
            <w:bottom w:val="none" w:sz="0" w:space="0" w:color="auto"/>
            <w:right w:val="none" w:sz="0" w:space="0" w:color="auto"/>
          </w:divBdr>
        </w:div>
        <w:div w:id="1847553036">
          <w:marLeft w:val="640"/>
          <w:marRight w:val="0"/>
          <w:marTop w:val="0"/>
          <w:marBottom w:val="0"/>
          <w:divBdr>
            <w:top w:val="none" w:sz="0" w:space="0" w:color="auto"/>
            <w:left w:val="none" w:sz="0" w:space="0" w:color="auto"/>
            <w:bottom w:val="none" w:sz="0" w:space="0" w:color="auto"/>
            <w:right w:val="none" w:sz="0" w:space="0" w:color="auto"/>
          </w:divBdr>
        </w:div>
        <w:div w:id="625740780">
          <w:marLeft w:val="640"/>
          <w:marRight w:val="0"/>
          <w:marTop w:val="0"/>
          <w:marBottom w:val="0"/>
          <w:divBdr>
            <w:top w:val="none" w:sz="0" w:space="0" w:color="auto"/>
            <w:left w:val="none" w:sz="0" w:space="0" w:color="auto"/>
            <w:bottom w:val="none" w:sz="0" w:space="0" w:color="auto"/>
            <w:right w:val="none" w:sz="0" w:space="0" w:color="auto"/>
          </w:divBdr>
        </w:div>
        <w:div w:id="1485705713">
          <w:marLeft w:val="640"/>
          <w:marRight w:val="0"/>
          <w:marTop w:val="0"/>
          <w:marBottom w:val="0"/>
          <w:divBdr>
            <w:top w:val="none" w:sz="0" w:space="0" w:color="auto"/>
            <w:left w:val="none" w:sz="0" w:space="0" w:color="auto"/>
            <w:bottom w:val="none" w:sz="0" w:space="0" w:color="auto"/>
            <w:right w:val="none" w:sz="0" w:space="0" w:color="auto"/>
          </w:divBdr>
        </w:div>
        <w:div w:id="1757439331">
          <w:marLeft w:val="640"/>
          <w:marRight w:val="0"/>
          <w:marTop w:val="0"/>
          <w:marBottom w:val="0"/>
          <w:divBdr>
            <w:top w:val="none" w:sz="0" w:space="0" w:color="auto"/>
            <w:left w:val="none" w:sz="0" w:space="0" w:color="auto"/>
            <w:bottom w:val="none" w:sz="0" w:space="0" w:color="auto"/>
            <w:right w:val="none" w:sz="0" w:space="0" w:color="auto"/>
          </w:divBdr>
        </w:div>
        <w:div w:id="641349211">
          <w:marLeft w:val="640"/>
          <w:marRight w:val="0"/>
          <w:marTop w:val="0"/>
          <w:marBottom w:val="0"/>
          <w:divBdr>
            <w:top w:val="none" w:sz="0" w:space="0" w:color="auto"/>
            <w:left w:val="none" w:sz="0" w:space="0" w:color="auto"/>
            <w:bottom w:val="none" w:sz="0" w:space="0" w:color="auto"/>
            <w:right w:val="none" w:sz="0" w:space="0" w:color="auto"/>
          </w:divBdr>
        </w:div>
        <w:div w:id="1445274441">
          <w:marLeft w:val="640"/>
          <w:marRight w:val="0"/>
          <w:marTop w:val="0"/>
          <w:marBottom w:val="0"/>
          <w:divBdr>
            <w:top w:val="none" w:sz="0" w:space="0" w:color="auto"/>
            <w:left w:val="none" w:sz="0" w:space="0" w:color="auto"/>
            <w:bottom w:val="none" w:sz="0" w:space="0" w:color="auto"/>
            <w:right w:val="none" w:sz="0" w:space="0" w:color="auto"/>
          </w:divBdr>
        </w:div>
        <w:div w:id="1282609478">
          <w:marLeft w:val="640"/>
          <w:marRight w:val="0"/>
          <w:marTop w:val="0"/>
          <w:marBottom w:val="0"/>
          <w:divBdr>
            <w:top w:val="none" w:sz="0" w:space="0" w:color="auto"/>
            <w:left w:val="none" w:sz="0" w:space="0" w:color="auto"/>
            <w:bottom w:val="none" w:sz="0" w:space="0" w:color="auto"/>
            <w:right w:val="none" w:sz="0" w:space="0" w:color="auto"/>
          </w:divBdr>
        </w:div>
        <w:div w:id="1053624755">
          <w:marLeft w:val="640"/>
          <w:marRight w:val="0"/>
          <w:marTop w:val="0"/>
          <w:marBottom w:val="0"/>
          <w:divBdr>
            <w:top w:val="none" w:sz="0" w:space="0" w:color="auto"/>
            <w:left w:val="none" w:sz="0" w:space="0" w:color="auto"/>
            <w:bottom w:val="none" w:sz="0" w:space="0" w:color="auto"/>
            <w:right w:val="none" w:sz="0" w:space="0" w:color="auto"/>
          </w:divBdr>
        </w:div>
        <w:div w:id="388694351">
          <w:marLeft w:val="640"/>
          <w:marRight w:val="0"/>
          <w:marTop w:val="0"/>
          <w:marBottom w:val="0"/>
          <w:divBdr>
            <w:top w:val="none" w:sz="0" w:space="0" w:color="auto"/>
            <w:left w:val="none" w:sz="0" w:space="0" w:color="auto"/>
            <w:bottom w:val="none" w:sz="0" w:space="0" w:color="auto"/>
            <w:right w:val="none" w:sz="0" w:space="0" w:color="auto"/>
          </w:divBdr>
        </w:div>
      </w:divsChild>
    </w:div>
    <w:div w:id="1210726678">
      <w:bodyDiv w:val="1"/>
      <w:marLeft w:val="0"/>
      <w:marRight w:val="0"/>
      <w:marTop w:val="0"/>
      <w:marBottom w:val="0"/>
      <w:divBdr>
        <w:top w:val="none" w:sz="0" w:space="0" w:color="auto"/>
        <w:left w:val="none" w:sz="0" w:space="0" w:color="auto"/>
        <w:bottom w:val="none" w:sz="0" w:space="0" w:color="auto"/>
        <w:right w:val="none" w:sz="0" w:space="0" w:color="auto"/>
      </w:divBdr>
      <w:divsChild>
        <w:div w:id="1759446975">
          <w:marLeft w:val="640"/>
          <w:marRight w:val="0"/>
          <w:marTop w:val="0"/>
          <w:marBottom w:val="0"/>
          <w:divBdr>
            <w:top w:val="none" w:sz="0" w:space="0" w:color="auto"/>
            <w:left w:val="none" w:sz="0" w:space="0" w:color="auto"/>
            <w:bottom w:val="none" w:sz="0" w:space="0" w:color="auto"/>
            <w:right w:val="none" w:sz="0" w:space="0" w:color="auto"/>
          </w:divBdr>
        </w:div>
        <w:div w:id="715157741">
          <w:marLeft w:val="640"/>
          <w:marRight w:val="0"/>
          <w:marTop w:val="0"/>
          <w:marBottom w:val="0"/>
          <w:divBdr>
            <w:top w:val="none" w:sz="0" w:space="0" w:color="auto"/>
            <w:left w:val="none" w:sz="0" w:space="0" w:color="auto"/>
            <w:bottom w:val="none" w:sz="0" w:space="0" w:color="auto"/>
            <w:right w:val="none" w:sz="0" w:space="0" w:color="auto"/>
          </w:divBdr>
        </w:div>
        <w:div w:id="1608542201">
          <w:marLeft w:val="640"/>
          <w:marRight w:val="0"/>
          <w:marTop w:val="0"/>
          <w:marBottom w:val="0"/>
          <w:divBdr>
            <w:top w:val="none" w:sz="0" w:space="0" w:color="auto"/>
            <w:left w:val="none" w:sz="0" w:space="0" w:color="auto"/>
            <w:bottom w:val="none" w:sz="0" w:space="0" w:color="auto"/>
            <w:right w:val="none" w:sz="0" w:space="0" w:color="auto"/>
          </w:divBdr>
        </w:div>
        <w:div w:id="1359356433">
          <w:marLeft w:val="640"/>
          <w:marRight w:val="0"/>
          <w:marTop w:val="0"/>
          <w:marBottom w:val="0"/>
          <w:divBdr>
            <w:top w:val="none" w:sz="0" w:space="0" w:color="auto"/>
            <w:left w:val="none" w:sz="0" w:space="0" w:color="auto"/>
            <w:bottom w:val="none" w:sz="0" w:space="0" w:color="auto"/>
            <w:right w:val="none" w:sz="0" w:space="0" w:color="auto"/>
          </w:divBdr>
        </w:div>
        <w:div w:id="151265781">
          <w:marLeft w:val="640"/>
          <w:marRight w:val="0"/>
          <w:marTop w:val="0"/>
          <w:marBottom w:val="0"/>
          <w:divBdr>
            <w:top w:val="none" w:sz="0" w:space="0" w:color="auto"/>
            <w:left w:val="none" w:sz="0" w:space="0" w:color="auto"/>
            <w:bottom w:val="none" w:sz="0" w:space="0" w:color="auto"/>
            <w:right w:val="none" w:sz="0" w:space="0" w:color="auto"/>
          </w:divBdr>
        </w:div>
        <w:div w:id="1025902965">
          <w:marLeft w:val="640"/>
          <w:marRight w:val="0"/>
          <w:marTop w:val="0"/>
          <w:marBottom w:val="0"/>
          <w:divBdr>
            <w:top w:val="none" w:sz="0" w:space="0" w:color="auto"/>
            <w:left w:val="none" w:sz="0" w:space="0" w:color="auto"/>
            <w:bottom w:val="none" w:sz="0" w:space="0" w:color="auto"/>
            <w:right w:val="none" w:sz="0" w:space="0" w:color="auto"/>
          </w:divBdr>
        </w:div>
        <w:div w:id="1637295185">
          <w:marLeft w:val="640"/>
          <w:marRight w:val="0"/>
          <w:marTop w:val="0"/>
          <w:marBottom w:val="0"/>
          <w:divBdr>
            <w:top w:val="none" w:sz="0" w:space="0" w:color="auto"/>
            <w:left w:val="none" w:sz="0" w:space="0" w:color="auto"/>
            <w:bottom w:val="none" w:sz="0" w:space="0" w:color="auto"/>
            <w:right w:val="none" w:sz="0" w:space="0" w:color="auto"/>
          </w:divBdr>
        </w:div>
        <w:div w:id="1373722846">
          <w:marLeft w:val="640"/>
          <w:marRight w:val="0"/>
          <w:marTop w:val="0"/>
          <w:marBottom w:val="0"/>
          <w:divBdr>
            <w:top w:val="none" w:sz="0" w:space="0" w:color="auto"/>
            <w:left w:val="none" w:sz="0" w:space="0" w:color="auto"/>
            <w:bottom w:val="none" w:sz="0" w:space="0" w:color="auto"/>
            <w:right w:val="none" w:sz="0" w:space="0" w:color="auto"/>
          </w:divBdr>
        </w:div>
        <w:div w:id="1591544697">
          <w:marLeft w:val="640"/>
          <w:marRight w:val="0"/>
          <w:marTop w:val="0"/>
          <w:marBottom w:val="0"/>
          <w:divBdr>
            <w:top w:val="none" w:sz="0" w:space="0" w:color="auto"/>
            <w:left w:val="none" w:sz="0" w:space="0" w:color="auto"/>
            <w:bottom w:val="none" w:sz="0" w:space="0" w:color="auto"/>
            <w:right w:val="none" w:sz="0" w:space="0" w:color="auto"/>
          </w:divBdr>
        </w:div>
        <w:div w:id="702172697">
          <w:marLeft w:val="640"/>
          <w:marRight w:val="0"/>
          <w:marTop w:val="0"/>
          <w:marBottom w:val="0"/>
          <w:divBdr>
            <w:top w:val="none" w:sz="0" w:space="0" w:color="auto"/>
            <w:left w:val="none" w:sz="0" w:space="0" w:color="auto"/>
            <w:bottom w:val="none" w:sz="0" w:space="0" w:color="auto"/>
            <w:right w:val="none" w:sz="0" w:space="0" w:color="auto"/>
          </w:divBdr>
        </w:div>
        <w:div w:id="1191072517">
          <w:marLeft w:val="640"/>
          <w:marRight w:val="0"/>
          <w:marTop w:val="0"/>
          <w:marBottom w:val="0"/>
          <w:divBdr>
            <w:top w:val="none" w:sz="0" w:space="0" w:color="auto"/>
            <w:left w:val="none" w:sz="0" w:space="0" w:color="auto"/>
            <w:bottom w:val="none" w:sz="0" w:space="0" w:color="auto"/>
            <w:right w:val="none" w:sz="0" w:space="0" w:color="auto"/>
          </w:divBdr>
        </w:div>
        <w:div w:id="267784921">
          <w:marLeft w:val="640"/>
          <w:marRight w:val="0"/>
          <w:marTop w:val="0"/>
          <w:marBottom w:val="0"/>
          <w:divBdr>
            <w:top w:val="none" w:sz="0" w:space="0" w:color="auto"/>
            <w:left w:val="none" w:sz="0" w:space="0" w:color="auto"/>
            <w:bottom w:val="none" w:sz="0" w:space="0" w:color="auto"/>
            <w:right w:val="none" w:sz="0" w:space="0" w:color="auto"/>
          </w:divBdr>
        </w:div>
        <w:div w:id="749471092">
          <w:marLeft w:val="640"/>
          <w:marRight w:val="0"/>
          <w:marTop w:val="0"/>
          <w:marBottom w:val="0"/>
          <w:divBdr>
            <w:top w:val="none" w:sz="0" w:space="0" w:color="auto"/>
            <w:left w:val="none" w:sz="0" w:space="0" w:color="auto"/>
            <w:bottom w:val="none" w:sz="0" w:space="0" w:color="auto"/>
            <w:right w:val="none" w:sz="0" w:space="0" w:color="auto"/>
          </w:divBdr>
        </w:div>
        <w:div w:id="1203178102">
          <w:marLeft w:val="640"/>
          <w:marRight w:val="0"/>
          <w:marTop w:val="0"/>
          <w:marBottom w:val="0"/>
          <w:divBdr>
            <w:top w:val="none" w:sz="0" w:space="0" w:color="auto"/>
            <w:left w:val="none" w:sz="0" w:space="0" w:color="auto"/>
            <w:bottom w:val="none" w:sz="0" w:space="0" w:color="auto"/>
            <w:right w:val="none" w:sz="0" w:space="0" w:color="auto"/>
          </w:divBdr>
        </w:div>
        <w:div w:id="1760174586">
          <w:marLeft w:val="640"/>
          <w:marRight w:val="0"/>
          <w:marTop w:val="0"/>
          <w:marBottom w:val="0"/>
          <w:divBdr>
            <w:top w:val="none" w:sz="0" w:space="0" w:color="auto"/>
            <w:left w:val="none" w:sz="0" w:space="0" w:color="auto"/>
            <w:bottom w:val="none" w:sz="0" w:space="0" w:color="auto"/>
            <w:right w:val="none" w:sz="0" w:space="0" w:color="auto"/>
          </w:divBdr>
        </w:div>
        <w:div w:id="64449400">
          <w:marLeft w:val="640"/>
          <w:marRight w:val="0"/>
          <w:marTop w:val="0"/>
          <w:marBottom w:val="0"/>
          <w:divBdr>
            <w:top w:val="none" w:sz="0" w:space="0" w:color="auto"/>
            <w:left w:val="none" w:sz="0" w:space="0" w:color="auto"/>
            <w:bottom w:val="none" w:sz="0" w:space="0" w:color="auto"/>
            <w:right w:val="none" w:sz="0" w:space="0" w:color="auto"/>
          </w:divBdr>
        </w:div>
        <w:div w:id="76949133">
          <w:marLeft w:val="640"/>
          <w:marRight w:val="0"/>
          <w:marTop w:val="0"/>
          <w:marBottom w:val="0"/>
          <w:divBdr>
            <w:top w:val="none" w:sz="0" w:space="0" w:color="auto"/>
            <w:left w:val="none" w:sz="0" w:space="0" w:color="auto"/>
            <w:bottom w:val="none" w:sz="0" w:space="0" w:color="auto"/>
            <w:right w:val="none" w:sz="0" w:space="0" w:color="auto"/>
          </w:divBdr>
        </w:div>
        <w:div w:id="11955391">
          <w:marLeft w:val="640"/>
          <w:marRight w:val="0"/>
          <w:marTop w:val="0"/>
          <w:marBottom w:val="0"/>
          <w:divBdr>
            <w:top w:val="none" w:sz="0" w:space="0" w:color="auto"/>
            <w:left w:val="none" w:sz="0" w:space="0" w:color="auto"/>
            <w:bottom w:val="none" w:sz="0" w:space="0" w:color="auto"/>
            <w:right w:val="none" w:sz="0" w:space="0" w:color="auto"/>
          </w:divBdr>
        </w:div>
        <w:div w:id="131406403">
          <w:marLeft w:val="640"/>
          <w:marRight w:val="0"/>
          <w:marTop w:val="0"/>
          <w:marBottom w:val="0"/>
          <w:divBdr>
            <w:top w:val="none" w:sz="0" w:space="0" w:color="auto"/>
            <w:left w:val="none" w:sz="0" w:space="0" w:color="auto"/>
            <w:bottom w:val="none" w:sz="0" w:space="0" w:color="auto"/>
            <w:right w:val="none" w:sz="0" w:space="0" w:color="auto"/>
          </w:divBdr>
        </w:div>
        <w:div w:id="2075540382">
          <w:marLeft w:val="640"/>
          <w:marRight w:val="0"/>
          <w:marTop w:val="0"/>
          <w:marBottom w:val="0"/>
          <w:divBdr>
            <w:top w:val="none" w:sz="0" w:space="0" w:color="auto"/>
            <w:left w:val="none" w:sz="0" w:space="0" w:color="auto"/>
            <w:bottom w:val="none" w:sz="0" w:space="0" w:color="auto"/>
            <w:right w:val="none" w:sz="0" w:space="0" w:color="auto"/>
          </w:divBdr>
        </w:div>
      </w:divsChild>
    </w:div>
    <w:div w:id="1228690194">
      <w:bodyDiv w:val="1"/>
      <w:marLeft w:val="0"/>
      <w:marRight w:val="0"/>
      <w:marTop w:val="0"/>
      <w:marBottom w:val="0"/>
      <w:divBdr>
        <w:top w:val="none" w:sz="0" w:space="0" w:color="auto"/>
        <w:left w:val="none" w:sz="0" w:space="0" w:color="auto"/>
        <w:bottom w:val="none" w:sz="0" w:space="0" w:color="auto"/>
        <w:right w:val="none" w:sz="0" w:space="0" w:color="auto"/>
      </w:divBdr>
      <w:divsChild>
        <w:div w:id="762451776">
          <w:marLeft w:val="640"/>
          <w:marRight w:val="0"/>
          <w:marTop w:val="0"/>
          <w:marBottom w:val="0"/>
          <w:divBdr>
            <w:top w:val="none" w:sz="0" w:space="0" w:color="auto"/>
            <w:left w:val="none" w:sz="0" w:space="0" w:color="auto"/>
            <w:bottom w:val="none" w:sz="0" w:space="0" w:color="auto"/>
            <w:right w:val="none" w:sz="0" w:space="0" w:color="auto"/>
          </w:divBdr>
        </w:div>
        <w:div w:id="2137940793">
          <w:marLeft w:val="640"/>
          <w:marRight w:val="0"/>
          <w:marTop w:val="0"/>
          <w:marBottom w:val="0"/>
          <w:divBdr>
            <w:top w:val="none" w:sz="0" w:space="0" w:color="auto"/>
            <w:left w:val="none" w:sz="0" w:space="0" w:color="auto"/>
            <w:bottom w:val="none" w:sz="0" w:space="0" w:color="auto"/>
            <w:right w:val="none" w:sz="0" w:space="0" w:color="auto"/>
          </w:divBdr>
        </w:div>
        <w:div w:id="976759502">
          <w:marLeft w:val="640"/>
          <w:marRight w:val="0"/>
          <w:marTop w:val="0"/>
          <w:marBottom w:val="0"/>
          <w:divBdr>
            <w:top w:val="none" w:sz="0" w:space="0" w:color="auto"/>
            <w:left w:val="none" w:sz="0" w:space="0" w:color="auto"/>
            <w:bottom w:val="none" w:sz="0" w:space="0" w:color="auto"/>
            <w:right w:val="none" w:sz="0" w:space="0" w:color="auto"/>
          </w:divBdr>
        </w:div>
        <w:div w:id="691302525">
          <w:marLeft w:val="640"/>
          <w:marRight w:val="0"/>
          <w:marTop w:val="0"/>
          <w:marBottom w:val="0"/>
          <w:divBdr>
            <w:top w:val="none" w:sz="0" w:space="0" w:color="auto"/>
            <w:left w:val="none" w:sz="0" w:space="0" w:color="auto"/>
            <w:bottom w:val="none" w:sz="0" w:space="0" w:color="auto"/>
            <w:right w:val="none" w:sz="0" w:space="0" w:color="auto"/>
          </w:divBdr>
        </w:div>
        <w:div w:id="500395922">
          <w:marLeft w:val="640"/>
          <w:marRight w:val="0"/>
          <w:marTop w:val="0"/>
          <w:marBottom w:val="0"/>
          <w:divBdr>
            <w:top w:val="none" w:sz="0" w:space="0" w:color="auto"/>
            <w:left w:val="none" w:sz="0" w:space="0" w:color="auto"/>
            <w:bottom w:val="none" w:sz="0" w:space="0" w:color="auto"/>
            <w:right w:val="none" w:sz="0" w:space="0" w:color="auto"/>
          </w:divBdr>
        </w:div>
        <w:div w:id="1594900914">
          <w:marLeft w:val="640"/>
          <w:marRight w:val="0"/>
          <w:marTop w:val="0"/>
          <w:marBottom w:val="0"/>
          <w:divBdr>
            <w:top w:val="none" w:sz="0" w:space="0" w:color="auto"/>
            <w:left w:val="none" w:sz="0" w:space="0" w:color="auto"/>
            <w:bottom w:val="none" w:sz="0" w:space="0" w:color="auto"/>
            <w:right w:val="none" w:sz="0" w:space="0" w:color="auto"/>
          </w:divBdr>
        </w:div>
        <w:div w:id="1922444778">
          <w:marLeft w:val="640"/>
          <w:marRight w:val="0"/>
          <w:marTop w:val="0"/>
          <w:marBottom w:val="0"/>
          <w:divBdr>
            <w:top w:val="none" w:sz="0" w:space="0" w:color="auto"/>
            <w:left w:val="none" w:sz="0" w:space="0" w:color="auto"/>
            <w:bottom w:val="none" w:sz="0" w:space="0" w:color="auto"/>
            <w:right w:val="none" w:sz="0" w:space="0" w:color="auto"/>
          </w:divBdr>
        </w:div>
        <w:div w:id="176389728">
          <w:marLeft w:val="640"/>
          <w:marRight w:val="0"/>
          <w:marTop w:val="0"/>
          <w:marBottom w:val="0"/>
          <w:divBdr>
            <w:top w:val="none" w:sz="0" w:space="0" w:color="auto"/>
            <w:left w:val="none" w:sz="0" w:space="0" w:color="auto"/>
            <w:bottom w:val="none" w:sz="0" w:space="0" w:color="auto"/>
            <w:right w:val="none" w:sz="0" w:space="0" w:color="auto"/>
          </w:divBdr>
        </w:div>
        <w:div w:id="1748107928">
          <w:marLeft w:val="640"/>
          <w:marRight w:val="0"/>
          <w:marTop w:val="0"/>
          <w:marBottom w:val="0"/>
          <w:divBdr>
            <w:top w:val="none" w:sz="0" w:space="0" w:color="auto"/>
            <w:left w:val="none" w:sz="0" w:space="0" w:color="auto"/>
            <w:bottom w:val="none" w:sz="0" w:space="0" w:color="auto"/>
            <w:right w:val="none" w:sz="0" w:space="0" w:color="auto"/>
          </w:divBdr>
        </w:div>
        <w:div w:id="2135755914">
          <w:marLeft w:val="640"/>
          <w:marRight w:val="0"/>
          <w:marTop w:val="0"/>
          <w:marBottom w:val="0"/>
          <w:divBdr>
            <w:top w:val="none" w:sz="0" w:space="0" w:color="auto"/>
            <w:left w:val="none" w:sz="0" w:space="0" w:color="auto"/>
            <w:bottom w:val="none" w:sz="0" w:space="0" w:color="auto"/>
            <w:right w:val="none" w:sz="0" w:space="0" w:color="auto"/>
          </w:divBdr>
        </w:div>
        <w:div w:id="389961840">
          <w:marLeft w:val="640"/>
          <w:marRight w:val="0"/>
          <w:marTop w:val="0"/>
          <w:marBottom w:val="0"/>
          <w:divBdr>
            <w:top w:val="none" w:sz="0" w:space="0" w:color="auto"/>
            <w:left w:val="none" w:sz="0" w:space="0" w:color="auto"/>
            <w:bottom w:val="none" w:sz="0" w:space="0" w:color="auto"/>
            <w:right w:val="none" w:sz="0" w:space="0" w:color="auto"/>
          </w:divBdr>
        </w:div>
        <w:div w:id="1614052570">
          <w:marLeft w:val="640"/>
          <w:marRight w:val="0"/>
          <w:marTop w:val="0"/>
          <w:marBottom w:val="0"/>
          <w:divBdr>
            <w:top w:val="none" w:sz="0" w:space="0" w:color="auto"/>
            <w:left w:val="none" w:sz="0" w:space="0" w:color="auto"/>
            <w:bottom w:val="none" w:sz="0" w:space="0" w:color="auto"/>
            <w:right w:val="none" w:sz="0" w:space="0" w:color="auto"/>
          </w:divBdr>
        </w:div>
        <w:div w:id="1752923818">
          <w:marLeft w:val="640"/>
          <w:marRight w:val="0"/>
          <w:marTop w:val="0"/>
          <w:marBottom w:val="0"/>
          <w:divBdr>
            <w:top w:val="none" w:sz="0" w:space="0" w:color="auto"/>
            <w:left w:val="none" w:sz="0" w:space="0" w:color="auto"/>
            <w:bottom w:val="none" w:sz="0" w:space="0" w:color="auto"/>
            <w:right w:val="none" w:sz="0" w:space="0" w:color="auto"/>
          </w:divBdr>
        </w:div>
        <w:div w:id="1669136450">
          <w:marLeft w:val="640"/>
          <w:marRight w:val="0"/>
          <w:marTop w:val="0"/>
          <w:marBottom w:val="0"/>
          <w:divBdr>
            <w:top w:val="none" w:sz="0" w:space="0" w:color="auto"/>
            <w:left w:val="none" w:sz="0" w:space="0" w:color="auto"/>
            <w:bottom w:val="none" w:sz="0" w:space="0" w:color="auto"/>
            <w:right w:val="none" w:sz="0" w:space="0" w:color="auto"/>
          </w:divBdr>
        </w:div>
        <w:div w:id="1675181301">
          <w:marLeft w:val="640"/>
          <w:marRight w:val="0"/>
          <w:marTop w:val="0"/>
          <w:marBottom w:val="0"/>
          <w:divBdr>
            <w:top w:val="none" w:sz="0" w:space="0" w:color="auto"/>
            <w:left w:val="none" w:sz="0" w:space="0" w:color="auto"/>
            <w:bottom w:val="none" w:sz="0" w:space="0" w:color="auto"/>
            <w:right w:val="none" w:sz="0" w:space="0" w:color="auto"/>
          </w:divBdr>
        </w:div>
        <w:div w:id="504369839">
          <w:marLeft w:val="640"/>
          <w:marRight w:val="0"/>
          <w:marTop w:val="0"/>
          <w:marBottom w:val="0"/>
          <w:divBdr>
            <w:top w:val="none" w:sz="0" w:space="0" w:color="auto"/>
            <w:left w:val="none" w:sz="0" w:space="0" w:color="auto"/>
            <w:bottom w:val="none" w:sz="0" w:space="0" w:color="auto"/>
            <w:right w:val="none" w:sz="0" w:space="0" w:color="auto"/>
          </w:divBdr>
        </w:div>
        <w:div w:id="1307196918">
          <w:marLeft w:val="640"/>
          <w:marRight w:val="0"/>
          <w:marTop w:val="0"/>
          <w:marBottom w:val="0"/>
          <w:divBdr>
            <w:top w:val="none" w:sz="0" w:space="0" w:color="auto"/>
            <w:left w:val="none" w:sz="0" w:space="0" w:color="auto"/>
            <w:bottom w:val="none" w:sz="0" w:space="0" w:color="auto"/>
            <w:right w:val="none" w:sz="0" w:space="0" w:color="auto"/>
          </w:divBdr>
        </w:div>
        <w:div w:id="834418484">
          <w:marLeft w:val="640"/>
          <w:marRight w:val="0"/>
          <w:marTop w:val="0"/>
          <w:marBottom w:val="0"/>
          <w:divBdr>
            <w:top w:val="none" w:sz="0" w:space="0" w:color="auto"/>
            <w:left w:val="none" w:sz="0" w:space="0" w:color="auto"/>
            <w:bottom w:val="none" w:sz="0" w:space="0" w:color="auto"/>
            <w:right w:val="none" w:sz="0" w:space="0" w:color="auto"/>
          </w:divBdr>
        </w:div>
        <w:div w:id="1264193884">
          <w:marLeft w:val="640"/>
          <w:marRight w:val="0"/>
          <w:marTop w:val="0"/>
          <w:marBottom w:val="0"/>
          <w:divBdr>
            <w:top w:val="none" w:sz="0" w:space="0" w:color="auto"/>
            <w:left w:val="none" w:sz="0" w:space="0" w:color="auto"/>
            <w:bottom w:val="none" w:sz="0" w:space="0" w:color="auto"/>
            <w:right w:val="none" w:sz="0" w:space="0" w:color="auto"/>
          </w:divBdr>
        </w:div>
        <w:div w:id="1910918795">
          <w:marLeft w:val="640"/>
          <w:marRight w:val="0"/>
          <w:marTop w:val="0"/>
          <w:marBottom w:val="0"/>
          <w:divBdr>
            <w:top w:val="none" w:sz="0" w:space="0" w:color="auto"/>
            <w:left w:val="none" w:sz="0" w:space="0" w:color="auto"/>
            <w:bottom w:val="none" w:sz="0" w:space="0" w:color="auto"/>
            <w:right w:val="none" w:sz="0" w:space="0" w:color="auto"/>
          </w:divBdr>
        </w:div>
      </w:divsChild>
    </w:div>
    <w:div w:id="1229263225">
      <w:bodyDiv w:val="1"/>
      <w:marLeft w:val="0"/>
      <w:marRight w:val="0"/>
      <w:marTop w:val="0"/>
      <w:marBottom w:val="0"/>
      <w:divBdr>
        <w:top w:val="none" w:sz="0" w:space="0" w:color="auto"/>
        <w:left w:val="none" w:sz="0" w:space="0" w:color="auto"/>
        <w:bottom w:val="none" w:sz="0" w:space="0" w:color="auto"/>
        <w:right w:val="none" w:sz="0" w:space="0" w:color="auto"/>
      </w:divBdr>
      <w:divsChild>
        <w:div w:id="8484092">
          <w:marLeft w:val="640"/>
          <w:marRight w:val="0"/>
          <w:marTop w:val="0"/>
          <w:marBottom w:val="0"/>
          <w:divBdr>
            <w:top w:val="none" w:sz="0" w:space="0" w:color="auto"/>
            <w:left w:val="none" w:sz="0" w:space="0" w:color="auto"/>
            <w:bottom w:val="none" w:sz="0" w:space="0" w:color="auto"/>
            <w:right w:val="none" w:sz="0" w:space="0" w:color="auto"/>
          </w:divBdr>
        </w:div>
        <w:div w:id="136530993">
          <w:marLeft w:val="640"/>
          <w:marRight w:val="0"/>
          <w:marTop w:val="0"/>
          <w:marBottom w:val="0"/>
          <w:divBdr>
            <w:top w:val="none" w:sz="0" w:space="0" w:color="auto"/>
            <w:left w:val="none" w:sz="0" w:space="0" w:color="auto"/>
            <w:bottom w:val="none" w:sz="0" w:space="0" w:color="auto"/>
            <w:right w:val="none" w:sz="0" w:space="0" w:color="auto"/>
          </w:divBdr>
        </w:div>
        <w:div w:id="2140800627">
          <w:marLeft w:val="640"/>
          <w:marRight w:val="0"/>
          <w:marTop w:val="0"/>
          <w:marBottom w:val="0"/>
          <w:divBdr>
            <w:top w:val="none" w:sz="0" w:space="0" w:color="auto"/>
            <w:left w:val="none" w:sz="0" w:space="0" w:color="auto"/>
            <w:bottom w:val="none" w:sz="0" w:space="0" w:color="auto"/>
            <w:right w:val="none" w:sz="0" w:space="0" w:color="auto"/>
          </w:divBdr>
        </w:div>
        <w:div w:id="25450216">
          <w:marLeft w:val="640"/>
          <w:marRight w:val="0"/>
          <w:marTop w:val="0"/>
          <w:marBottom w:val="0"/>
          <w:divBdr>
            <w:top w:val="none" w:sz="0" w:space="0" w:color="auto"/>
            <w:left w:val="none" w:sz="0" w:space="0" w:color="auto"/>
            <w:bottom w:val="none" w:sz="0" w:space="0" w:color="auto"/>
            <w:right w:val="none" w:sz="0" w:space="0" w:color="auto"/>
          </w:divBdr>
        </w:div>
        <w:div w:id="637875654">
          <w:marLeft w:val="640"/>
          <w:marRight w:val="0"/>
          <w:marTop w:val="0"/>
          <w:marBottom w:val="0"/>
          <w:divBdr>
            <w:top w:val="none" w:sz="0" w:space="0" w:color="auto"/>
            <w:left w:val="none" w:sz="0" w:space="0" w:color="auto"/>
            <w:bottom w:val="none" w:sz="0" w:space="0" w:color="auto"/>
            <w:right w:val="none" w:sz="0" w:space="0" w:color="auto"/>
          </w:divBdr>
        </w:div>
        <w:div w:id="271209787">
          <w:marLeft w:val="640"/>
          <w:marRight w:val="0"/>
          <w:marTop w:val="0"/>
          <w:marBottom w:val="0"/>
          <w:divBdr>
            <w:top w:val="none" w:sz="0" w:space="0" w:color="auto"/>
            <w:left w:val="none" w:sz="0" w:space="0" w:color="auto"/>
            <w:bottom w:val="none" w:sz="0" w:space="0" w:color="auto"/>
            <w:right w:val="none" w:sz="0" w:space="0" w:color="auto"/>
          </w:divBdr>
        </w:div>
        <w:div w:id="1488401710">
          <w:marLeft w:val="640"/>
          <w:marRight w:val="0"/>
          <w:marTop w:val="0"/>
          <w:marBottom w:val="0"/>
          <w:divBdr>
            <w:top w:val="none" w:sz="0" w:space="0" w:color="auto"/>
            <w:left w:val="none" w:sz="0" w:space="0" w:color="auto"/>
            <w:bottom w:val="none" w:sz="0" w:space="0" w:color="auto"/>
            <w:right w:val="none" w:sz="0" w:space="0" w:color="auto"/>
          </w:divBdr>
        </w:div>
        <w:div w:id="904028611">
          <w:marLeft w:val="640"/>
          <w:marRight w:val="0"/>
          <w:marTop w:val="0"/>
          <w:marBottom w:val="0"/>
          <w:divBdr>
            <w:top w:val="none" w:sz="0" w:space="0" w:color="auto"/>
            <w:left w:val="none" w:sz="0" w:space="0" w:color="auto"/>
            <w:bottom w:val="none" w:sz="0" w:space="0" w:color="auto"/>
            <w:right w:val="none" w:sz="0" w:space="0" w:color="auto"/>
          </w:divBdr>
        </w:div>
        <w:div w:id="349525910">
          <w:marLeft w:val="640"/>
          <w:marRight w:val="0"/>
          <w:marTop w:val="0"/>
          <w:marBottom w:val="0"/>
          <w:divBdr>
            <w:top w:val="none" w:sz="0" w:space="0" w:color="auto"/>
            <w:left w:val="none" w:sz="0" w:space="0" w:color="auto"/>
            <w:bottom w:val="none" w:sz="0" w:space="0" w:color="auto"/>
            <w:right w:val="none" w:sz="0" w:space="0" w:color="auto"/>
          </w:divBdr>
        </w:div>
        <w:div w:id="1211259395">
          <w:marLeft w:val="640"/>
          <w:marRight w:val="0"/>
          <w:marTop w:val="0"/>
          <w:marBottom w:val="0"/>
          <w:divBdr>
            <w:top w:val="none" w:sz="0" w:space="0" w:color="auto"/>
            <w:left w:val="none" w:sz="0" w:space="0" w:color="auto"/>
            <w:bottom w:val="none" w:sz="0" w:space="0" w:color="auto"/>
            <w:right w:val="none" w:sz="0" w:space="0" w:color="auto"/>
          </w:divBdr>
        </w:div>
        <w:div w:id="1378894810">
          <w:marLeft w:val="640"/>
          <w:marRight w:val="0"/>
          <w:marTop w:val="0"/>
          <w:marBottom w:val="0"/>
          <w:divBdr>
            <w:top w:val="none" w:sz="0" w:space="0" w:color="auto"/>
            <w:left w:val="none" w:sz="0" w:space="0" w:color="auto"/>
            <w:bottom w:val="none" w:sz="0" w:space="0" w:color="auto"/>
            <w:right w:val="none" w:sz="0" w:space="0" w:color="auto"/>
          </w:divBdr>
        </w:div>
        <w:div w:id="554052766">
          <w:marLeft w:val="640"/>
          <w:marRight w:val="0"/>
          <w:marTop w:val="0"/>
          <w:marBottom w:val="0"/>
          <w:divBdr>
            <w:top w:val="none" w:sz="0" w:space="0" w:color="auto"/>
            <w:left w:val="none" w:sz="0" w:space="0" w:color="auto"/>
            <w:bottom w:val="none" w:sz="0" w:space="0" w:color="auto"/>
            <w:right w:val="none" w:sz="0" w:space="0" w:color="auto"/>
          </w:divBdr>
        </w:div>
        <w:div w:id="1060445077">
          <w:marLeft w:val="640"/>
          <w:marRight w:val="0"/>
          <w:marTop w:val="0"/>
          <w:marBottom w:val="0"/>
          <w:divBdr>
            <w:top w:val="none" w:sz="0" w:space="0" w:color="auto"/>
            <w:left w:val="none" w:sz="0" w:space="0" w:color="auto"/>
            <w:bottom w:val="none" w:sz="0" w:space="0" w:color="auto"/>
            <w:right w:val="none" w:sz="0" w:space="0" w:color="auto"/>
          </w:divBdr>
        </w:div>
        <w:div w:id="1063480579">
          <w:marLeft w:val="640"/>
          <w:marRight w:val="0"/>
          <w:marTop w:val="0"/>
          <w:marBottom w:val="0"/>
          <w:divBdr>
            <w:top w:val="none" w:sz="0" w:space="0" w:color="auto"/>
            <w:left w:val="none" w:sz="0" w:space="0" w:color="auto"/>
            <w:bottom w:val="none" w:sz="0" w:space="0" w:color="auto"/>
            <w:right w:val="none" w:sz="0" w:space="0" w:color="auto"/>
          </w:divBdr>
        </w:div>
        <w:div w:id="676424092">
          <w:marLeft w:val="640"/>
          <w:marRight w:val="0"/>
          <w:marTop w:val="0"/>
          <w:marBottom w:val="0"/>
          <w:divBdr>
            <w:top w:val="none" w:sz="0" w:space="0" w:color="auto"/>
            <w:left w:val="none" w:sz="0" w:space="0" w:color="auto"/>
            <w:bottom w:val="none" w:sz="0" w:space="0" w:color="auto"/>
            <w:right w:val="none" w:sz="0" w:space="0" w:color="auto"/>
          </w:divBdr>
        </w:div>
        <w:div w:id="634651191">
          <w:marLeft w:val="640"/>
          <w:marRight w:val="0"/>
          <w:marTop w:val="0"/>
          <w:marBottom w:val="0"/>
          <w:divBdr>
            <w:top w:val="none" w:sz="0" w:space="0" w:color="auto"/>
            <w:left w:val="none" w:sz="0" w:space="0" w:color="auto"/>
            <w:bottom w:val="none" w:sz="0" w:space="0" w:color="auto"/>
            <w:right w:val="none" w:sz="0" w:space="0" w:color="auto"/>
          </w:divBdr>
        </w:div>
        <w:div w:id="94525690">
          <w:marLeft w:val="640"/>
          <w:marRight w:val="0"/>
          <w:marTop w:val="0"/>
          <w:marBottom w:val="0"/>
          <w:divBdr>
            <w:top w:val="none" w:sz="0" w:space="0" w:color="auto"/>
            <w:left w:val="none" w:sz="0" w:space="0" w:color="auto"/>
            <w:bottom w:val="none" w:sz="0" w:space="0" w:color="auto"/>
            <w:right w:val="none" w:sz="0" w:space="0" w:color="auto"/>
          </w:divBdr>
        </w:div>
        <w:div w:id="126242595">
          <w:marLeft w:val="640"/>
          <w:marRight w:val="0"/>
          <w:marTop w:val="0"/>
          <w:marBottom w:val="0"/>
          <w:divBdr>
            <w:top w:val="none" w:sz="0" w:space="0" w:color="auto"/>
            <w:left w:val="none" w:sz="0" w:space="0" w:color="auto"/>
            <w:bottom w:val="none" w:sz="0" w:space="0" w:color="auto"/>
            <w:right w:val="none" w:sz="0" w:space="0" w:color="auto"/>
          </w:divBdr>
        </w:div>
        <w:div w:id="155267743">
          <w:marLeft w:val="640"/>
          <w:marRight w:val="0"/>
          <w:marTop w:val="0"/>
          <w:marBottom w:val="0"/>
          <w:divBdr>
            <w:top w:val="none" w:sz="0" w:space="0" w:color="auto"/>
            <w:left w:val="none" w:sz="0" w:space="0" w:color="auto"/>
            <w:bottom w:val="none" w:sz="0" w:space="0" w:color="auto"/>
            <w:right w:val="none" w:sz="0" w:space="0" w:color="auto"/>
          </w:divBdr>
        </w:div>
        <w:div w:id="313149202">
          <w:marLeft w:val="640"/>
          <w:marRight w:val="0"/>
          <w:marTop w:val="0"/>
          <w:marBottom w:val="0"/>
          <w:divBdr>
            <w:top w:val="none" w:sz="0" w:space="0" w:color="auto"/>
            <w:left w:val="none" w:sz="0" w:space="0" w:color="auto"/>
            <w:bottom w:val="none" w:sz="0" w:space="0" w:color="auto"/>
            <w:right w:val="none" w:sz="0" w:space="0" w:color="auto"/>
          </w:divBdr>
        </w:div>
        <w:div w:id="263273677">
          <w:marLeft w:val="640"/>
          <w:marRight w:val="0"/>
          <w:marTop w:val="0"/>
          <w:marBottom w:val="0"/>
          <w:divBdr>
            <w:top w:val="none" w:sz="0" w:space="0" w:color="auto"/>
            <w:left w:val="none" w:sz="0" w:space="0" w:color="auto"/>
            <w:bottom w:val="none" w:sz="0" w:space="0" w:color="auto"/>
            <w:right w:val="none" w:sz="0" w:space="0" w:color="auto"/>
          </w:divBdr>
        </w:div>
        <w:div w:id="278143384">
          <w:marLeft w:val="640"/>
          <w:marRight w:val="0"/>
          <w:marTop w:val="0"/>
          <w:marBottom w:val="0"/>
          <w:divBdr>
            <w:top w:val="none" w:sz="0" w:space="0" w:color="auto"/>
            <w:left w:val="none" w:sz="0" w:space="0" w:color="auto"/>
            <w:bottom w:val="none" w:sz="0" w:space="0" w:color="auto"/>
            <w:right w:val="none" w:sz="0" w:space="0" w:color="auto"/>
          </w:divBdr>
        </w:div>
        <w:div w:id="1357659005">
          <w:marLeft w:val="640"/>
          <w:marRight w:val="0"/>
          <w:marTop w:val="0"/>
          <w:marBottom w:val="0"/>
          <w:divBdr>
            <w:top w:val="none" w:sz="0" w:space="0" w:color="auto"/>
            <w:left w:val="none" w:sz="0" w:space="0" w:color="auto"/>
            <w:bottom w:val="none" w:sz="0" w:space="0" w:color="auto"/>
            <w:right w:val="none" w:sz="0" w:space="0" w:color="auto"/>
          </w:divBdr>
        </w:div>
        <w:div w:id="1430740348">
          <w:marLeft w:val="640"/>
          <w:marRight w:val="0"/>
          <w:marTop w:val="0"/>
          <w:marBottom w:val="0"/>
          <w:divBdr>
            <w:top w:val="none" w:sz="0" w:space="0" w:color="auto"/>
            <w:left w:val="none" w:sz="0" w:space="0" w:color="auto"/>
            <w:bottom w:val="none" w:sz="0" w:space="0" w:color="auto"/>
            <w:right w:val="none" w:sz="0" w:space="0" w:color="auto"/>
          </w:divBdr>
        </w:div>
        <w:div w:id="228226503">
          <w:marLeft w:val="640"/>
          <w:marRight w:val="0"/>
          <w:marTop w:val="0"/>
          <w:marBottom w:val="0"/>
          <w:divBdr>
            <w:top w:val="none" w:sz="0" w:space="0" w:color="auto"/>
            <w:left w:val="none" w:sz="0" w:space="0" w:color="auto"/>
            <w:bottom w:val="none" w:sz="0" w:space="0" w:color="auto"/>
            <w:right w:val="none" w:sz="0" w:space="0" w:color="auto"/>
          </w:divBdr>
        </w:div>
        <w:div w:id="2007858351">
          <w:marLeft w:val="640"/>
          <w:marRight w:val="0"/>
          <w:marTop w:val="0"/>
          <w:marBottom w:val="0"/>
          <w:divBdr>
            <w:top w:val="none" w:sz="0" w:space="0" w:color="auto"/>
            <w:left w:val="none" w:sz="0" w:space="0" w:color="auto"/>
            <w:bottom w:val="none" w:sz="0" w:space="0" w:color="auto"/>
            <w:right w:val="none" w:sz="0" w:space="0" w:color="auto"/>
          </w:divBdr>
        </w:div>
        <w:div w:id="1853032938">
          <w:marLeft w:val="640"/>
          <w:marRight w:val="0"/>
          <w:marTop w:val="0"/>
          <w:marBottom w:val="0"/>
          <w:divBdr>
            <w:top w:val="none" w:sz="0" w:space="0" w:color="auto"/>
            <w:left w:val="none" w:sz="0" w:space="0" w:color="auto"/>
            <w:bottom w:val="none" w:sz="0" w:space="0" w:color="auto"/>
            <w:right w:val="none" w:sz="0" w:space="0" w:color="auto"/>
          </w:divBdr>
        </w:div>
        <w:div w:id="1457524215">
          <w:marLeft w:val="640"/>
          <w:marRight w:val="0"/>
          <w:marTop w:val="0"/>
          <w:marBottom w:val="0"/>
          <w:divBdr>
            <w:top w:val="none" w:sz="0" w:space="0" w:color="auto"/>
            <w:left w:val="none" w:sz="0" w:space="0" w:color="auto"/>
            <w:bottom w:val="none" w:sz="0" w:space="0" w:color="auto"/>
            <w:right w:val="none" w:sz="0" w:space="0" w:color="auto"/>
          </w:divBdr>
        </w:div>
        <w:div w:id="900294098">
          <w:marLeft w:val="640"/>
          <w:marRight w:val="0"/>
          <w:marTop w:val="0"/>
          <w:marBottom w:val="0"/>
          <w:divBdr>
            <w:top w:val="none" w:sz="0" w:space="0" w:color="auto"/>
            <w:left w:val="none" w:sz="0" w:space="0" w:color="auto"/>
            <w:bottom w:val="none" w:sz="0" w:space="0" w:color="auto"/>
            <w:right w:val="none" w:sz="0" w:space="0" w:color="auto"/>
          </w:divBdr>
        </w:div>
        <w:div w:id="1298073909">
          <w:marLeft w:val="640"/>
          <w:marRight w:val="0"/>
          <w:marTop w:val="0"/>
          <w:marBottom w:val="0"/>
          <w:divBdr>
            <w:top w:val="none" w:sz="0" w:space="0" w:color="auto"/>
            <w:left w:val="none" w:sz="0" w:space="0" w:color="auto"/>
            <w:bottom w:val="none" w:sz="0" w:space="0" w:color="auto"/>
            <w:right w:val="none" w:sz="0" w:space="0" w:color="auto"/>
          </w:divBdr>
        </w:div>
        <w:div w:id="1243834359">
          <w:marLeft w:val="640"/>
          <w:marRight w:val="0"/>
          <w:marTop w:val="0"/>
          <w:marBottom w:val="0"/>
          <w:divBdr>
            <w:top w:val="none" w:sz="0" w:space="0" w:color="auto"/>
            <w:left w:val="none" w:sz="0" w:space="0" w:color="auto"/>
            <w:bottom w:val="none" w:sz="0" w:space="0" w:color="auto"/>
            <w:right w:val="none" w:sz="0" w:space="0" w:color="auto"/>
          </w:divBdr>
        </w:div>
        <w:div w:id="51932507">
          <w:marLeft w:val="640"/>
          <w:marRight w:val="0"/>
          <w:marTop w:val="0"/>
          <w:marBottom w:val="0"/>
          <w:divBdr>
            <w:top w:val="none" w:sz="0" w:space="0" w:color="auto"/>
            <w:left w:val="none" w:sz="0" w:space="0" w:color="auto"/>
            <w:bottom w:val="none" w:sz="0" w:space="0" w:color="auto"/>
            <w:right w:val="none" w:sz="0" w:space="0" w:color="auto"/>
          </w:divBdr>
        </w:div>
        <w:div w:id="1918787636">
          <w:marLeft w:val="640"/>
          <w:marRight w:val="0"/>
          <w:marTop w:val="0"/>
          <w:marBottom w:val="0"/>
          <w:divBdr>
            <w:top w:val="none" w:sz="0" w:space="0" w:color="auto"/>
            <w:left w:val="none" w:sz="0" w:space="0" w:color="auto"/>
            <w:bottom w:val="none" w:sz="0" w:space="0" w:color="auto"/>
            <w:right w:val="none" w:sz="0" w:space="0" w:color="auto"/>
          </w:divBdr>
        </w:div>
        <w:div w:id="1239561950">
          <w:marLeft w:val="640"/>
          <w:marRight w:val="0"/>
          <w:marTop w:val="0"/>
          <w:marBottom w:val="0"/>
          <w:divBdr>
            <w:top w:val="none" w:sz="0" w:space="0" w:color="auto"/>
            <w:left w:val="none" w:sz="0" w:space="0" w:color="auto"/>
            <w:bottom w:val="none" w:sz="0" w:space="0" w:color="auto"/>
            <w:right w:val="none" w:sz="0" w:space="0" w:color="auto"/>
          </w:divBdr>
        </w:div>
        <w:div w:id="1968506008">
          <w:marLeft w:val="640"/>
          <w:marRight w:val="0"/>
          <w:marTop w:val="0"/>
          <w:marBottom w:val="0"/>
          <w:divBdr>
            <w:top w:val="none" w:sz="0" w:space="0" w:color="auto"/>
            <w:left w:val="none" w:sz="0" w:space="0" w:color="auto"/>
            <w:bottom w:val="none" w:sz="0" w:space="0" w:color="auto"/>
            <w:right w:val="none" w:sz="0" w:space="0" w:color="auto"/>
          </w:divBdr>
        </w:div>
        <w:div w:id="1273786984">
          <w:marLeft w:val="640"/>
          <w:marRight w:val="0"/>
          <w:marTop w:val="0"/>
          <w:marBottom w:val="0"/>
          <w:divBdr>
            <w:top w:val="none" w:sz="0" w:space="0" w:color="auto"/>
            <w:left w:val="none" w:sz="0" w:space="0" w:color="auto"/>
            <w:bottom w:val="none" w:sz="0" w:space="0" w:color="auto"/>
            <w:right w:val="none" w:sz="0" w:space="0" w:color="auto"/>
          </w:divBdr>
        </w:div>
        <w:div w:id="860121804">
          <w:marLeft w:val="640"/>
          <w:marRight w:val="0"/>
          <w:marTop w:val="0"/>
          <w:marBottom w:val="0"/>
          <w:divBdr>
            <w:top w:val="none" w:sz="0" w:space="0" w:color="auto"/>
            <w:left w:val="none" w:sz="0" w:space="0" w:color="auto"/>
            <w:bottom w:val="none" w:sz="0" w:space="0" w:color="auto"/>
            <w:right w:val="none" w:sz="0" w:space="0" w:color="auto"/>
          </w:divBdr>
        </w:div>
      </w:divsChild>
    </w:div>
    <w:div w:id="1229806646">
      <w:bodyDiv w:val="1"/>
      <w:marLeft w:val="0"/>
      <w:marRight w:val="0"/>
      <w:marTop w:val="0"/>
      <w:marBottom w:val="0"/>
      <w:divBdr>
        <w:top w:val="none" w:sz="0" w:space="0" w:color="auto"/>
        <w:left w:val="none" w:sz="0" w:space="0" w:color="auto"/>
        <w:bottom w:val="none" w:sz="0" w:space="0" w:color="auto"/>
        <w:right w:val="none" w:sz="0" w:space="0" w:color="auto"/>
      </w:divBdr>
    </w:div>
    <w:div w:id="1237283224">
      <w:bodyDiv w:val="1"/>
      <w:marLeft w:val="0"/>
      <w:marRight w:val="0"/>
      <w:marTop w:val="0"/>
      <w:marBottom w:val="0"/>
      <w:divBdr>
        <w:top w:val="none" w:sz="0" w:space="0" w:color="auto"/>
        <w:left w:val="none" w:sz="0" w:space="0" w:color="auto"/>
        <w:bottom w:val="none" w:sz="0" w:space="0" w:color="auto"/>
        <w:right w:val="none" w:sz="0" w:space="0" w:color="auto"/>
      </w:divBdr>
      <w:divsChild>
        <w:div w:id="1644041529">
          <w:marLeft w:val="640"/>
          <w:marRight w:val="0"/>
          <w:marTop w:val="0"/>
          <w:marBottom w:val="0"/>
          <w:divBdr>
            <w:top w:val="none" w:sz="0" w:space="0" w:color="auto"/>
            <w:left w:val="none" w:sz="0" w:space="0" w:color="auto"/>
            <w:bottom w:val="none" w:sz="0" w:space="0" w:color="auto"/>
            <w:right w:val="none" w:sz="0" w:space="0" w:color="auto"/>
          </w:divBdr>
        </w:div>
        <w:div w:id="1034187218">
          <w:marLeft w:val="640"/>
          <w:marRight w:val="0"/>
          <w:marTop w:val="0"/>
          <w:marBottom w:val="0"/>
          <w:divBdr>
            <w:top w:val="none" w:sz="0" w:space="0" w:color="auto"/>
            <w:left w:val="none" w:sz="0" w:space="0" w:color="auto"/>
            <w:bottom w:val="none" w:sz="0" w:space="0" w:color="auto"/>
            <w:right w:val="none" w:sz="0" w:space="0" w:color="auto"/>
          </w:divBdr>
        </w:div>
        <w:div w:id="1046107623">
          <w:marLeft w:val="640"/>
          <w:marRight w:val="0"/>
          <w:marTop w:val="0"/>
          <w:marBottom w:val="0"/>
          <w:divBdr>
            <w:top w:val="none" w:sz="0" w:space="0" w:color="auto"/>
            <w:left w:val="none" w:sz="0" w:space="0" w:color="auto"/>
            <w:bottom w:val="none" w:sz="0" w:space="0" w:color="auto"/>
            <w:right w:val="none" w:sz="0" w:space="0" w:color="auto"/>
          </w:divBdr>
        </w:div>
        <w:div w:id="364866191">
          <w:marLeft w:val="640"/>
          <w:marRight w:val="0"/>
          <w:marTop w:val="0"/>
          <w:marBottom w:val="0"/>
          <w:divBdr>
            <w:top w:val="none" w:sz="0" w:space="0" w:color="auto"/>
            <w:left w:val="none" w:sz="0" w:space="0" w:color="auto"/>
            <w:bottom w:val="none" w:sz="0" w:space="0" w:color="auto"/>
            <w:right w:val="none" w:sz="0" w:space="0" w:color="auto"/>
          </w:divBdr>
        </w:div>
        <w:div w:id="93481723">
          <w:marLeft w:val="640"/>
          <w:marRight w:val="0"/>
          <w:marTop w:val="0"/>
          <w:marBottom w:val="0"/>
          <w:divBdr>
            <w:top w:val="none" w:sz="0" w:space="0" w:color="auto"/>
            <w:left w:val="none" w:sz="0" w:space="0" w:color="auto"/>
            <w:bottom w:val="none" w:sz="0" w:space="0" w:color="auto"/>
            <w:right w:val="none" w:sz="0" w:space="0" w:color="auto"/>
          </w:divBdr>
        </w:div>
        <w:div w:id="1154950808">
          <w:marLeft w:val="640"/>
          <w:marRight w:val="0"/>
          <w:marTop w:val="0"/>
          <w:marBottom w:val="0"/>
          <w:divBdr>
            <w:top w:val="none" w:sz="0" w:space="0" w:color="auto"/>
            <w:left w:val="none" w:sz="0" w:space="0" w:color="auto"/>
            <w:bottom w:val="none" w:sz="0" w:space="0" w:color="auto"/>
            <w:right w:val="none" w:sz="0" w:space="0" w:color="auto"/>
          </w:divBdr>
        </w:div>
        <w:div w:id="646860034">
          <w:marLeft w:val="640"/>
          <w:marRight w:val="0"/>
          <w:marTop w:val="0"/>
          <w:marBottom w:val="0"/>
          <w:divBdr>
            <w:top w:val="none" w:sz="0" w:space="0" w:color="auto"/>
            <w:left w:val="none" w:sz="0" w:space="0" w:color="auto"/>
            <w:bottom w:val="none" w:sz="0" w:space="0" w:color="auto"/>
            <w:right w:val="none" w:sz="0" w:space="0" w:color="auto"/>
          </w:divBdr>
        </w:div>
        <w:div w:id="1631202593">
          <w:marLeft w:val="640"/>
          <w:marRight w:val="0"/>
          <w:marTop w:val="0"/>
          <w:marBottom w:val="0"/>
          <w:divBdr>
            <w:top w:val="none" w:sz="0" w:space="0" w:color="auto"/>
            <w:left w:val="none" w:sz="0" w:space="0" w:color="auto"/>
            <w:bottom w:val="none" w:sz="0" w:space="0" w:color="auto"/>
            <w:right w:val="none" w:sz="0" w:space="0" w:color="auto"/>
          </w:divBdr>
        </w:div>
        <w:div w:id="1311834340">
          <w:marLeft w:val="640"/>
          <w:marRight w:val="0"/>
          <w:marTop w:val="0"/>
          <w:marBottom w:val="0"/>
          <w:divBdr>
            <w:top w:val="none" w:sz="0" w:space="0" w:color="auto"/>
            <w:left w:val="none" w:sz="0" w:space="0" w:color="auto"/>
            <w:bottom w:val="none" w:sz="0" w:space="0" w:color="auto"/>
            <w:right w:val="none" w:sz="0" w:space="0" w:color="auto"/>
          </w:divBdr>
        </w:div>
        <w:div w:id="1119571905">
          <w:marLeft w:val="640"/>
          <w:marRight w:val="0"/>
          <w:marTop w:val="0"/>
          <w:marBottom w:val="0"/>
          <w:divBdr>
            <w:top w:val="none" w:sz="0" w:space="0" w:color="auto"/>
            <w:left w:val="none" w:sz="0" w:space="0" w:color="auto"/>
            <w:bottom w:val="none" w:sz="0" w:space="0" w:color="auto"/>
            <w:right w:val="none" w:sz="0" w:space="0" w:color="auto"/>
          </w:divBdr>
        </w:div>
        <w:div w:id="825171193">
          <w:marLeft w:val="640"/>
          <w:marRight w:val="0"/>
          <w:marTop w:val="0"/>
          <w:marBottom w:val="0"/>
          <w:divBdr>
            <w:top w:val="none" w:sz="0" w:space="0" w:color="auto"/>
            <w:left w:val="none" w:sz="0" w:space="0" w:color="auto"/>
            <w:bottom w:val="none" w:sz="0" w:space="0" w:color="auto"/>
            <w:right w:val="none" w:sz="0" w:space="0" w:color="auto"/>
          </w:divBdr>
        </w:div>
        <w:div w:id="261382767">
          <w:marLeft w:val="640"/>
          <w:marRight w:val="0"/>
          <w:marTop w:val="0"/>
          <w:marBottom w:val="0"/>
          <w:divBdr>
            <w:top w:val="none" w:sz="0" w:space="0" w:color="auto"/>
            <w:left w:val="none" w:sz="0" w:space="0" w:color="auto"/>
            <w:bottom w:val="none" w:sz="0" w:space="0" w:color="auto"/>
            <w:right w:val="none" w:sz="0" w:space="0" w:color="auto"/>
          </w:divBdr>
        </w:div>
        <w:div w:id="1720664517">
          <w:marLeft w:val="640"/>
          <w:marRight w:val="0"/>
          <w:marTop w:val="0"/>
          <w:marBottom w:val="0"/>
          <w:divBdr>
            <w:top w:val="none" w:sz="0" w:space="0" w:color="auto"/>
            <w:left w:val="none" w:sz="0" w:space="0" w:color="auto"/>
            <w:bottom w:val="none" w:sz="0" w:space="0" w:color="auto"/>
            <w:right w:val="none" w:sz="0" w:space="0" w:color="auto"/>
          </w:divBdr>
        </w:div>
        <w:div w:id="1191264727">
          <w:marLeft w:val="640"/>
          <w:marRight w:val="0"/>
          <w:marTop w:val="0"/>
          <w:marBottom w:val="0"/>
          <w:divBdr>
            <w:top w:val="none" w:sz="0" w:space="0" w:color="auto"/>
            <w:left w:val="none" w:sz="0" w:space="0" w:color="auto"/>
            <w:bottom w:val="none" w:sz="0" w:space="0" w:color="auto"/>
            <w:right w:val="none" w:sz="0" w:space="0" w:color="auto"/>
          </w:divBdr>
        </w:div>
        <w:div w:id="1812402942">
          <w:marLeft w:val="640"/>
          <w:marRight w:val="0"/>
          <w:marTop w:val="0"/>
          <w:marBottom w:val="0"/>
          <w:divBdr>
            <w:top w:val="none" w:sz="0" w:space="0" w:color="auto"/>
            <w:left w:val="none" w:sz="0" w:space="0" w:color="auto"/>
            <w:bottom w:val="none" w:sz="0" w:space="0" w:color="auto"/>
            <w:right w:val="none" w:sz="0" w:space="0" w:color="auto"/>
          </w:divBdr>
        </w:div>
        <w:div w:id="802818427">
          <w:marLeft w:val="640"/>
          <w:marRight w:val="0"/>
          <w:marTop w:val="0"/>
          <w:marBottom w:val="0"/>
          <w:divBdr>
            <w:top w:val="none" w:sz="0" w:space="0" w:color="auto"/>
            <w:left w:val="none" w:sz="0" w:space="0" w:color="auto"/>
            <w:bottom w:val="none" w:sz="0" w:space="0" w:color="auto"/>
            <w:right w:val="none" w:sz="0" w:space="0" w:color="auto"/>
          </w:divBdr>
        </w:div>
        <w:div w:id="1360932572">
          <w:marLeft w:val="640"/>
          <w:marRight w:val="0"/>
          <w:marTop w:val="0"/>
          <w:marBottom w:val="0"/>
          <w:divBdr>
            <w:top w:val="none" w:sz="0" w:space="0" w:color="auto"/>
            <w:left w:val="none" w:sz="0" w:space="0" w:color="auto"/>
            <w:bottom w:val="none" w:sz="0" w:space="0" w:color="auto"/>
            <w:right w:val="none" w:sz="0" w:space="0" w:color="auto"/>
          </w:divBdr>
        </w:div>
        <w:div w:id="1359434539">
          <w:marLeft w:val="640"/>
          <w:marRight w:val="0"/>
          <w:marTop w:val="0"/>
          <w:marBottom w:val="0"/>
          <w:divBdr>
            <w:top w:val="none" w:sz="0" w:space="0" w:color="auto"/>
            <w:left w:val="none" w:sz="0" w:space="0" w:color="auto"/>
            <w:bottom w:val="none" w:sz="0" w:space="0" w:color="auto"/>
            <w:right w:val="none" w:sz="0" w:space="0" w:color="auto"/>
          </w:divBdr>
        </w:div>
        <w:div w:id="735128944">
          <w:marLeft w:val="640"/>
          <w:marRight w:val="0"/>
          <w:marTop w:val="0"/>
          <w:marBottom w:val="0"/>
          <w:divBdr>
            <w:top w:val="none" w:sz="0" w:space="0" w:color="auto"/>
            <w:left w:val="none" w:sz="0" w:space="0" w:color="auto"/>
            <w:bottom w:val="none" w:sz="0" w:space="0" w:color="auto"/>
            <w:right w:val="none" w:sz="0" w:space="0" w:color="auto"/>
          </w:divBdr>
        </w:div>
        <w:div w:id="912131289">
          <w:marLeft w:val="640"/>
          <w:marRight w:val="0"/>
          <w:marTop w:val="0"/>
          <w:marBottom w:val="0"/>
          <w:divBdr>
            <w:top w:val="none" w:sz="0" w:space="0" w:color="auto"/>
            <w:left w:val="none" w:sz="0" w:space="0" w:color="auto"/>
            <w:bottom w:val="none" w:sz="0" w:space="0" w:color="auto"/>
            <w:right w:val="none" w:sz="0" w:space="0" w:color="auto"/>
          </w:divBdr>
        </w:div>
        <w:div w:id="203292727">
          <w:marLeft w:val="640"/>
          <w:marRight w:val="0"/>
          <w:marTop w:val="0"/>
          <w:marBottom w:val="0"/>
          <w:divBdr>
            <w:top w:val="none" w:sz="0" w:space="0" w:color="auto"/>
            <w:left w:val="none" w:sz="0" w:space="0" w:color="auto"/>
            <w:bottom w:val="none" w:sz="0" w:space="0" w:color="auto"/>
            <w:right w:val="none" w:sz="0" w:space="0" w:color="auto"/>
          </w:divBdr>
        </w:div>
        <w:div w:id="1287543610">
          <w:marLeft w:val="640"/>
          <w:marRight w:val="0"/>
          <w:marTop w:val="0"/>
          <w:marBottom w:val="0"/>
          <w:divBdr>
            <w:top w:val="none" w:sz="0" w:space="0" w:color="auto"/>
            <w:left w:val="none" w:sz="0" w:space="0" w:color="auto"/>
            <w:bottom w:val="none" w:sz="0" w:space="0" w:color="auto"/>
            <w:right w:val="none" w:sz="0" w:space="0" w:color="auto"/>
          </w:divBdr>
        </w:div>
        <w:div w:id="1948729682">
          <w:marLeft w:val="640"/>
          <w:marRight w:val="0"/>
          <w:marTop w:val="0"/>
          <w:marBottom w:val="0"/>
          <w:divBdr>
            <w:top w:val="none" w:sz="0" w:space="0" w:color="auto"/>
            <w:left w:val="none" w:sz="0" w:space="0" w:color="auto"/>
            <w:bottom w:val="none" w:sz="0" w:space="0" w:color="auto"/>
            <w:right w:val="none" w:sz="0" w:space="0" w:color="auto"/>
          </w:divBdr>
        </w:div>
        <w:div w:id="217938981">
          <w:marLeft w:val="640"/>
          <w:marRight w:val="0"/>
          <w:marTop w:val="0"/>
          <w:marBottom w:val="0"/>
          <w:divBdr>
            <w:top w:val="none" w:sz="0" w:space="0" w:color="auto"/>
            <w:left w:val="none" w:sz="0" w:space="0" w:color="auto"/>
            <w:bottom w:val="none" w:sz="0" w:space="0" w:color="auto"/>
            <w:right w:val="none" w:sz="0" w:space="0" w:color="auto"/>
          </w:divBdr>
        </w:div>
        <w:div w:id="1425760770">
          <w:marLeft w:val="640"/>
          <w:marRight w:val="0"/>
          <w:marTop w:val="0"/>
          <w:marBottom w:val="0"/>
          <w:divBdr>
            <w:top w:val="none" w:sz="0" w:space="0" w:color="auto"/>
            <w:left w:val="none" w:sz="0" w:space="0" w:color="auto"/>
            <w:bottom w:val="none" w:sz="0" w:space="0" w:color="auto"/>
            <w:right w:val="none" w:sz="0" w:space="0" w:color="auto"/>
          </w:divBdr>
        </w:div>
        <w:div w:id="255747902">
          <w:marLeft w:val="640"/>
          <w:marRight w:val="0"/>
          <w:marTop w:val="0"/>
          <w:marBottom w:val="0"/>
          <w:divBdr>
            <w:top w:val="none" w:sz="0" w:space="0" w:color="auto"/>
            <w:left w:val="none" w:sz="0" w:space="0" w:color="auto"/>
            <w:bottom w:val="none" w:sz="0" w:space="0" w:color="auto"/>
            <w:right w:val="none" w:sz="0" w:space="0" w:color="auto"/>
          </w:divBdr>
        </w:div>
      </w:divsChild>
    </w:div>
    <w:div w:id="1237283947">
      <w:bodyDiv w:val="1"/>
      <w:marLeft w:val="0"/>
      <w:marRight w:val="0"/>
      <w:marTop w:val="0"/>
      <w:marBottom w:val="0"/>
      <w:divBdr>
        <w:top w:val="none" w:sz="0" w:space="0" w:color="auto"/>
        <w:left w:val="none" w:sz="0" w:space="0" w:color="auto"/>
        <w:bottom w:val="none" w:sz="0" w:space="0" w:color="auto"/>
        <w:right w:val="none" w:sz="0" w:space="0" w:color="auto"/>
      </w:divBdr>
    </w:div>
    <w:div w:id="1262493832">
      <w:bodyDiv w:val="1"/>
      <w:marLeft w:val="0"/>
      <w:marRight w:val="0"/>
      <w:marTop w:val="0"/>
      <w:marBottom w:val="0"/>
      <w:divBdr>
        <w:top w:val="none" w:sz="0" w:space="0" w:color="auto"/>
        <w:left w:val="none" w:sz="0" w:space="0" w:color="auto"/>
        <w:bottom w:val="none" w:sz="0" w:space="0" w:color="auto"/>
        <w:right w:val="none" w:sz="0" w:space="0" w:color="auto"/>
      </w:divBdr>
      <w:divsChild>
        <w:div w:id="385879041">
          <w:marLeft w:val="640"/>
          <w:marRight w:val="0"/>
          <w:marTop w:val="0"/>
          <w:marBottom w:val="0"/>
          <w:divBdr>
            <w:top w:val="none" w:sz="0" w:space="0" w:color="auto"/>
            <w:left w:val="none" w:sz="0" w:space="0" w:color="auto"/>
            <w:bottom w:val="none" w:sz="0" w:space="0" w:color="auto"/>
            <w:right w:val="none" w:sz="0" w:space="0" w:color="auto"/>
          </w:divBdr>
        </w:div>
        <w:div w:id="349649374">
          <w:marLeft w:val="640"/>
          <w:marRight w:val="0"/>
          <w:marTop w:val="0"/>
          <w:marBottom w:val="0"/>
          <w:divBdr>
            <w:top w:val="none" w:sz="0" w:space="0" w:color="auto"/>
            <w:left w:val="none" w:sz="0" w:space="0" w:color="auto"/>
            <w:bottom w:val="none" w:sz="0" w:space="0" w:color="auto"/>
            <w:right w:val="none" w:sz="0" w:space="0" w:color="auto"/>
          </w:divBdr>
        </w:div>
        <w:div w:id="499081381">
          <w:marLeft w:val="640"/>
          <w:marRight w:val="0"/>
          <w:marTop w:val="0"/>
          <w:marBottom w:val="0"/>
          <w:divBdr>
            <w:top w:val="none" w:sz="0" w:space="0" w:color="auto"/>
            <w:left w:val="none" w:sz="0" w:space="0" w:color="auto"/>
            <w:bottom w:val="none" w:sz="0" w:space="0" w:color="auto"/>
            <w:right w:val="none" w:sz="0" w:space="0" w:color="auto"/>
          </w:divBdr>
        </w:div>
        <w:div w:id="1061908563">
          <w:marLeft w:val="640"/>
          <w:marRight w:val="0"/>
          <w:marTop w:val="0"/>
          <w:marBottom w:val="0"/>
          <w:divBdr>
            <w:top w:val="none" w:sz="0" w:space="0" w:color="auto"/>
            <w:left w:val="none" w:sz="0" w:space="0" w:color="auto"/>
            <w:bottom w:val="none" w:sz="0" w:space="0" w:color="auto"/>
            <w:right w:val="none" w:sz="0" w:space="0" w:color="auto"/>
          </w:divBdr>
        </w:div>
        <w:div w:id="930504103">
          <w:marLeft w:val="640"/>
          <w:marRight w:val="0"/>
          <w:marTop w:val="0"/>
          <w:marBottom w:val="0"/>
          <w:divBdr>
            <w:top w:val="none" w:sz="0" w:space="0" w:color="auto"/>
            <w:left w:val="none" w:sz="0" w:space="0" w:color="auto"/>
            <w:bottom w:val="none" w:sz="0" w:space="0" w:color="auto"/>
            <w:right w:val="none" w:sz="0" w:space="0" w:color="auto"/>
          </w:divBdr>
        </w:div>
        <w:div w:id="1712261110">
          <w:marLeft w:val="640"/>
          <w:marRight w:val="0"/>
          <w:marTop w:val="0"/>
          <w:marBottom w:val="0"/>
          <w:divBdr>
            <w:top w:val="none" w:sz="0" w:space="0" w:color="auto"/>
            <w:left w:val="none" w:sz="0" w:space="0" w:color="auto"/>
            <w:bottom w:val="none" w:sz="0" w:space="0" w:color="auto"/>
            <w:right w:val="none" w:sz="0" w:space="0" w:color="auto"/>
          </w:divBdr>
        </w:div>
        <w:div w:id="15425095">
          <w:marLeft w:val="640"/>
          <w:marRight w:val="0"/>
          <w:marTop w:val="0"/>
          <w:marBottom w:val="0"/>
          <w:divBdr>
            <w:top w:val="none" w:sz="0" w:space="0" w:color="auto"/>
            <w:left w:val="none" w:sz="0" w:space="0" w:color="auto"/>
            <w:bottom w:val="none" w:sz="0" w:space="0" w:color="auto"/>
            <w:right w:val="none" w:sz="0" w:space="0" w:color="auto"/>
          </w:divBdr>
        </w:div>
        <w:div w:id="1750693170">
          <w:marLeft w:val="640"/>
          <w:marRight w:val="0"/>
          <w:marTop w:val="0"/>
          <w:marBottom w:val="0"/>
          <w:divBdr>
            <w:top w:val="none" w:sz="0" w:space="0" w:color="auto"/>
            <w:left w:val="none" w:sz="0" w:space="0" w:color="auto"/>
            <w:bottom w:val="none" w:sz="0" w:space="0" w:color="auto"/>
            <w:right w:val="none" w:sz="0" w:space="0" w:color="auto"/>
          </w:divBdr>
        </w:div>
        <w:div w:id="1002122823">
          <w:marLeft w:val="640"/>
          <w:marRight w:val="0"/>
          <w:marTop w:val="0"/>
          <w:marBottom w:val="0"/>
          <w:divBdr>
            <w:top w:val="none" w:sz="0" w:space="0" w:color="auto"/>
            <w:left w:val="none" w:sz="0" w:space="0" w:color="auto"/>
            <w:bottom w:val="none" w:sz="0" w:space="0" w:color="auto"/>
            <w:right w:val="none" w:sz="0" w:space="0" w:color="auto"/>
          </w:divBdr>
        </w:div>
        <w:div w:id="1613051018">
          <w:marLeft w:val="640"/>
          <w:marRight w:val="0"/>
          <w:marTop w:val="0"/>
          <w:marBottom w:val="0"/>
          <w:divBdr>
            <w:top w:val="none" w:sz="0" w:space="0" w:color="auto"/>
            <w:left w:val="none" w:sz="0" w:space="0" w:color="auto"/>
            <w:bottom w:val="none" w:sz="0" w:space="0" w:color="auto"/>
            <w:right w:val="none" w:sz="0" w:space="0" w:color="auto"/>
          </w:divBdr>
        </w:div>
        <w:div w:id="735711482">
          <w:marLeft w:val="640"/>
          <w:marRight w:val="0"/>
          <w:marTop w:val="0"/>
          <w:marBottom w:val="0"/>
          <w:divBdr>
            <w:top w:val="none" w:sz="0" w:space="0" w:color="auto"/>
            <w:left w:val="none" w:sz="0" w:space="0" w:color="auto"/>
            <w:bottom w:val="none" w:sz="0" w:space="0" w:color="auto"/>
            <w:right w:val="none" w:sz="0" w:space="0" w:color="auto"/>
          </w:divBdr>
        </w:div>
        <w:div w:id="1213888775">
          <w:marLeft w:val="640"/>
          <w:marRight w:val="0"/>
          <w:marTop w:val="0"/>
          <w:marBottom w:val="0"/>
          <w:divBdr>
            <w:top w:val="none" w:sz="0" w:space="0" w:color="auto"/>
            <w:left w:val="none" w:sz="0" w:space="0" w:color="auto"/>
            <w:bottom w:val="none" w:sz="0" w:space="0" w:color="auto"/>
            <w:right w:val="none" w:sz="0" w:space="0" w:color="auto"/>
          </w:divBdr>
        </w:div>
        <w:div w:id="1019045540">
          <w:marLeft w:val="640"/>
          <w:marRight w:val="0"/>
          <w:marTop w:val="0"/>
          <w:marBottom w:val="0"/>
          <w:divBdr>
            <w:top w:val="none" w:sz="0" w:space="0" w:color="auto"/>
            <w:left w:val="none" w:sz="0" w:space="0" w:color="auto"/>
            <w:bottom w:val="none" w:sz="0" w:space="0" w:color="auto"/>
            <w:right w:val="none" w:sz="0" w:space="0" w:color="auto"/>
          </w:divBdr>
        </w:div>
        <w:div w:id="1018192461">
          <w:marLeft w:val="640"/>
          <w:marRight w:val="0"/>
          <w:marTop w:val="0"/>
          <w:marBottom w:val="0"/>
          <w:divBdr>
            <w:top w:val="none" w:sz="0" w:space="0" w:color="auto"/>
            <w:left w:val="none" w:sz="0" w:space="0" w:color="auto"/>
            <w:bottom w:val="none" w:sz="0" w:space="0" w:color="auto"/>
            <w:right w:val="none" w:sz="0" w:space="0" w:color="auto"/>
          </w:divBdr>
        </w:div>
        <w:div w:id="1455716092">
          <w:marLeft w:val="640"/>
          <w:marRight w:val="0"/>
          <w:marTop w:val="0"/>
          <w:marBottom w:val="0"/>
          <w:divBdr>
            <w:top w:val="none" w:sz="0" w:space="0" w:color="auto"/>
            <w:left w:val="none" w:sz="0" w:space="0" w:color="auto"/>
            <w:bottom w:val="none" w:sz="0" w:space="0" w:color="auto"/>
            <w:right w:val="none" w:sz="0" w:space="0" w:color="auto"/>
          </w:divBdr>
        </w:div>
        <w:div w:id="1059130479">
          <w:marLeft w:val="640"/>
          <w:marRight w:val="0"/>
          <w:marTop w:val="0"/>
          <w:marBottom w:val="0"/>
          <w:divBdr>
            <w:top w:val="none" w:sz="0" w:space="0" w:color="auto"/>
            <w:left w:val="none" w:sz="0" w:space="0" w:color="auto"/>
            <w:bottom w:val="none" w:sz="0" w:space="0" w:color="auto"/>
            <w:right w:val="none" w:sz="0" w:space="0" w:color="auto"/>
          </w:divBdr>
        </w:div>
        <w:div w:id="114256038">
          <w:marLeft w:val="640"/>
          <w:marRight w:val="0"/>
          <w:marTop w:val="0"/>
          <w:marBottom w:val="0"/>
          <w:divBdr>
            <w:top w:val="none" w:sz="0" w:space="0" w:color="auto"/>
            <w:left w:val="none" w:sz="0" w:space="0" w:color="auto"/>
            <w:bottom w:val="none" w:sz="0" w:space="0" w:color="auto"/>
            <w:right w:val="none" w:sz="0" w:space="0" w:color="auto"/>
          </w:divBdr>
        </w:div>
      </w:divsChild>
    </w:div>
    <w:div w:id="1308779888">
      <w:bodyDiv w:val="1"/>
      <w:marLeft w:val="0"/>
      <w:marRight w:val="0"/>
      <w:marTop w:val="0"/>
      <w:marBottom w:val="0"/>
      <w:divBdr>
        <w:top w:val="none" w:sz="0" w:space="0" w:color="auto"/>
        <w:left w:val="none" w:sz="0" w:space="0" w:color="auto"/>
        <w:bottom w:val="none" w:sz="0" w:space="0" w:color="auto"/>
        <w:right w:val="none" w:sz="0" w:space="0" w:color="auto"/>
      </w:divBdr>
    </w:div>
    <w:div w:id="1323194698">
      <w:bodyDiv w:val="1"/>
      <w:marLeft w:val="0"/>
      <w:marRight w:val="0"/>
      <w:marTop w:val="0"/>
      <w:marBottom w:val="0"/>
      <w:divBdr>
        <w:top w:val="none" w:sz="0" w:space="0" w:color="auto"/>
        <w:left w:val="none" w:sz="0" w:space="0" w:color="auto"/>
        <w:bottom w:val="none" w:sz="0" w:space="0" w:color="auto"/>
        <w:right w:val="none" w:sz="0" w:space="0" w:color="auto"/>
      </w:divBdr>
      <w:divsChild>
        <w:div w:id="2069915113">
          <w:marLeft w:val="640"/>
          <w:marRight w:val="0"/>
          <w:marTop w:val="0"/>
          <w:marBottom w:val="0"/>
          <w:divBdr>
            <w:top w:val="none" w:sz="0" w:space="0" w:color="auto"/>
            <w:left w:val="none" w:sz="0" w:space="0" w:color="auto"/>
            <w:bottom w:val="none" w:sz="0" w:space="0" w:color="auto"/>
            <w:right w:val="none" w:sz="0" w:space="0" w:color="auto"/>
          </w:divBdr>
        </w:div>
        <w:div w:id="1107236452">
          <w:marLeft w:val="640"/>
          <w:marRight w:val="0"/>
          <w:marTop w:val="0"/>
          <w:marBottom w:val="0"/>
          <w:divBdr>
            <w:top w:val="none" w:sz="0" w:space="0" w:color="auto"/>
            <w:left w:val="none" w:sz="0" w:space="0" w:color="auto"/>
            <w:bottom w:val="none" w:sz="0" w:space="0" w:color="auto"/>
            <w:right w:val="none" w:sz="0" w:space="0" w:color="auto"/>
          </w:divBdr>
        </w:div>
        <w:div w:id="212010352">
          <w:marLeft w:val="640"/>
          <w:marRight w:val="0"/>
          <w:marTop w:val="0"/>
          <w:marBottom w:val="0"/>
          <w:divBdr>
            <w:top w:val="none" w:sz="0" w:space="0" w:color="auto"/>
            <w:left w:val="none" w:sz="0" w:space="0" w:color="auto"/>
            <w:bottom w:val="none" w:sz="0" w:space="0" w:color="auto"/>
            <w:right w:val="none" w:sz="0" w:space="0" w:color="auto"/>
          </w:divBdr>
        </w:div>
        <w:div w:id="819082174">
          <w:marLeft w:val="640"/>
          <w:marRight w:val="0"/>
          <w:marTop w:val="0"/>
          <w:marBottom w:val="0"/>
          <w:divBdr>
            <w:top w:val="none" w:sz="0" w:space="0" w:color="auto"/>
            <w:left w:val="none" w:sz="0" w:space="0" w:color="auto"/>
            <w:bottom w:val="none" w:sz="0" w:space="0" w:color="auto"/>
            <w:right w:val="none" w:sz="0" w:space="0" w:color="auto"/>
          </w:divBdr>
        </w:div>
        <w:div w:id="684939067">
          <w:marLeft w:val="640"/>
          <w:marRight w:val="0"/>
          <w:marTop w:val="0"/>
          <w:marBottom w:val="0"/>
          <w:divBdr>
            <w:top w:val="none" w:sz="0" w:space="0" w:color="auto"/>
            <w:left w:val="none" w:sz="0" w:space="0" w:color="auto"/>
            <w:bottom w:val="none" w:sz="0" w:space="0" w:color="auto"/>
            <w:right w:val="none" w:sz="0" w:space="0" w:color="auto"/>
          </w:divBdr>
        </w:div>
        <w:div w:id="638609570">
          <w:marLeft w:val="640"/>
          <w:marRight w:val="0"/>
          <w:marTop w:val="0"/>
          <w:marBottom w:val="0"/>
          <w:divBdr>
            <w:top w:val="none" w:sz="0" w:space="0" w:color="auto"/>
            <w:left w:val="none" w:sz="0" w:space="0" w:color="auto"/>
            <w:bottom w:val="none" w:sz="0" w:space="0" w:color="auto"/>
            <w:right w:val="none" w:sz="0" w:space="0" w:color="auto"/>
          </w:divBdr>
        </w:div>
        <w:div w:id="1179808313">
          <w:marLeft w:val="640"/>
          <w:marRight w:val="0"/>
          <w:marTop w:val="0"/>
          <w:marBottom w:val="0"/>
          <w:divBdr>
            <w:top w:val="none" w:sz="0" w:space="0" w:color="auto"/>
            <w:left w:val="none" w:sz="0" w:space="0" w:color="auto"/>
            <w:bottom w:val="none" w:sz="0" w:space="0" w:color="auto"/>
            <w:right w:val="none" w:sz="0" w:space="0" w:color="auto"/>
          </w:divBdr>
        </w:div>
        <w:div w:id="640843146">
          <w:marLeft w:val="640"/>
          <w:marRight w:val="0"/>
          <w:marTop w:val="0"/>
          <w:marBottom w:val="0"/>
          <w:divBdr>
            <w:top w:val="none" w:sz="0" w:space="0" w:color="auto"/>
            <w:left w:val="none" w:sz="0" w:space="0" w:color="auto"/>
            <w:bottom w:val="none" w:sz="0" w:space="0" w:color="auto"/>
            <w:right w:val="none" w:sz="0" w:space="0" w:color="auto"/>
          </w:divBdr>
        </w:div>
        <w:div w:id="997423838">
          <w:marLeft w:val="640"/>
          <w:marRight w:val="0"/>
          <w:marTop w:val="0"/>
          <w:marBottom w:val="0"/>
          <w:divBdr>
            <w:top w:val="none" w:sz="0" w:space="0" w:color="auto"/>
            <w:left w:val="none" w:sz="0" w:space="0" w:color="auto"/>
            <w:bottom w:val="none" w:sz="0" w:space="0" w:color="auto"/>
            <w:right w:val="none" w:sz="0" w:space="0" w:color="auto"/>
          </w:divBdr>
        </w:div>
        <w:div w:id="859974542">
          <w:marLeft w:val="640"/>
          <w:marRight w:val="0"/>
          <w:marTop w:val="0"/>
          <w:marBottom w:val="0"/>
          <w:divBdr>
            <w:top w:val="none" w:sz="0" w:space="0" w:color="auto"/>
            <w:left w:val="none" w:sz="0" w:space="0" w:color="auto"/>
            <w:bottom w:val="none" w:sz="0" w:space="0" w:color="auto"/>
            <w:right w:val="none" w:sz="0" w:space="0" w:color="auto"/>
          </w:divBdr>
        </w:div>
        <w:div w:id="2096321031">
          <w:marLeft w:val="640"/>
          <w:marRight w:val="0"/>
          <w:marTop w:val="0"/>
          <w:marBottom w:val="0"/>
          <w:divBdr>
            <w:top w:val="none" w:sz="0" w:space="0" w:color="auto"/>
            <w:left w:val="none" w:sz="0" w:space="0" w:color="auto"/>
            <w:bottom w:val="none" w:sz="0" w:space="0" w:color="auto"/>
            <w:right w:val="none" w:sz="0" w:space="0" w:color="auto"/>
          </w:divBdr>
        </w:div>
        <w:div w:id="1919512043">
          <w:marLeft w:val="640"/>
          <w:marRight w:val="0"/>
          <w:marTop w:val="0"/>
          <w:marBottom w:val="0"/>
          <w:divBdr>
            <w:top w:val="none" w:sz="0" w:space="0" w:color="auto"/>
            <w:left w:val="none" w:sz="0" w:space="0" w:color="auto"/>
            <w:bottom w:val="none" w:sz="0" w:space="0" w:color="auto"/>
            <w:right w:val="none" w:sz="0" w:space="0" w:color="auto"/>
          </w:divBdr>
        </w:div>
        <w:div w:id="52244737">
          <w:marLeft w:val="640"/>
          <w:marRight w:val="0"/>
          <w:marTop w:val="0"/>
          <w:marBottom w:val="0"/>
          <w:divBdr>
            <w:top w:val="none" w:sz="0" w:space="0" w:color="auto"/>
            <w:left w:val="none" w:sz="0" w:space="0" w:color="auto"/>
            <w:bottom w:val="none" w:sz="0" w:space="0" w:color="auto"/>
            <w:right w:val="none" w:sz="0" w:space="0" w:color="auto"/>
          </w:divBdr>
        </w:div>
        <w:div w:id="385379317">
          <w:marLeft w:val="640"/>
          <w:marRight w:val="0"/>
          <w:marTop w:val="0"/>
          <w:marBottom w:val="0"/>
          <w:divBdr>
            <w:top w:val="none" w:sz="0" w:space="0" w:color="auto"/>
            <w:left w:val="none" w:sz="0" w:space="0" w:color="auto"/>
            <w:bottom w:val="none" w:sz="0" w:space="0" w:color="auto"/>
            <w:right w:val="none" w:sz="0" w:space="0" w:color="auto"/>
          </w:divBdr>
        </w:div>
        <w:div w:id="1184513133">
          <w:marLeft w:val="640"/>
          <w:marRight w:val="0"/>
          <w:marTop w:val="0"/>
          <w:marBottom w:val="0"/>
          <w:divBdr>
            <w:top w:val="none" w:sz="0" w:space="0" w:color="auto"/>
            <w:left w:val="none" w:sz="0" w:space="0" w:color="auto"/>
            <w:bottom w:val="none" w:sz="0" w:space="0" w:color="auto"/>
            <w:right w:val="none" w:sz="0" w:space="0" w:color="auto"/>
          </w:divBdr>
        </w:div>
        <w:div w:id="1087578783">
          <w:marLeft w:val="640"/>
          <w:marRight w:val="0"/>
          <w:marTop w:val="0"/>
          <w:marBottom w:val="0"/>
          <w:divBdr>
            <w:top w:val="none" w:sz="0" w:space="0" w:color="auto"/>
            <w:left w:val="none" w:sz="0" w:space="0" w:color="auto"/>
            <w:bottom w:val="none" w:sz="0" w:space="0" w:color="auto"/>
            <w:right w:val="none" w:sz="0" w:space="0" w:color="auto"/>
          </w:divBdr>
        </w:div>
        <w:div w:id="776216260">
          <w:marLeft w:val="640"/>
          <w:marRight w:val="0"/>
          <w:marTop w:val="0"/>
          <w:marBottom w:val="0"/>
          <w:divBdr>
            <w:top w:val="none" w:sz="0" w:space="0" w:color="auto"/>
            <w:left w:val="none" w:sz="0" w:space="0" w:color="auto"/>
            <w:bottom w:val="none" w:sz="0" w:space="0" w:color="auto"/>
            <w:right w:val="none" w:sz="0" w:space="0" w:color="auto"/>
          </w:divBdr>
        </w:div>
      </w:divsChild>
    </w:div>
    <w:div w:id="1359308103">
      <w:bodyDiv w:val="1"/>
      <w:marLeft w:val="0"/>
      <w:marRight w:val="0"/>
      <w:marTop w:val="0"/>
      <w:marBottom w:val="0"/>
      <w:divBdr>
        <w:top w:val="none" w:sz="0" w:space="0" w:color="auto"/>
        <w:left w:val="none" w:sz="0" w:space="0" w:color="auto"/>
        <w:bottom w:val="none" w:sz="0" w:space="0" w:color="auto"/>
        <w:right w:val="none" w:sz="0" w:space="0" w:color="auto"/>
      </w:divBdr>
      <w:divsChild>
        <w:div w:id="1132290388">
          <w:marLeft w:val="640"/>
          <w:marRight w:val="0"/>
          <w:marTop w:val="0"/>
          <w:marBottom w:val="0"/>
          <w:divBdr>
            <w:top w:val="none" w:sz="0" w:space="0" w:color="auto"/>
            <w:left w:val="none" w:sz="0" w:space="0" w:color="auto"/>
            <w:bottom w:val="none" w:sz="0" w:space="0" w:color="auto"/>
            <w:right w:val="none" w:sz="0" w:space="0" w:color="auto"/>
          </w:divBdr>
        </w:div>
        <w:div w:id="73748000">
          <w:marLeft w:val="640"/>
          <w:marRight w:val="0"/>
          <w:marTop w:val="0"/>
          <w:marBottom w:val="0"/>
          <w:divBdr>
            <w:top w:val="none" w:sz="0" w:space="0" w:color="auto"/>
            <w:left w:val="none" w:sz="0" w:space="0" w:color="auto"/>
            <w:bottom w:val="none" w:sz="0" w:space="0" w:color="auto"/>
            <w:right w:val="none" w:sz="0" w:space="0" w:color="auto"/>
          </w:divBdr>
        </w:div>
        <w:div w:id="1323005422">
          <w:marLeft w:val="640"/>
          <w:marRight w:val="0"/>
          <w:marTop w:val="0"/>
          <w:marBottom w:val="0"/>
          <w:divBdr>
            <w:top w:val="none" w:sz="0" w:space="0" w:color="auto"/>
            <w:left w:val="none" w:sz="0" w:space="0" w:color="auto"/>
            <w:bottom w:val="none" w:sz="0" w:space="0" w:color="auto"/>
            <w:right w:val="none" w:sz="0" w:space="0" w:color="auto"/>
          </w:divBdr>
        </w:div>
        <w:div w:id="1357777647">
          <w:marLeft w:val="640"/>
          <w:marRight w:val="0"/>
          <w:marTop w:val="0"/>
          <w:marBottom w:val="0"/>
          <w:divBdr>
            <w:top w:val="none" w:sz="0" w:space="0" w:color="auto"/>
            <w:left w:val="none" w:sz="0" w:space="0" w:color="auto"/>
            <w:bottom w:val="none" w:sz="0" w:space="0" w:color="auto"/>
            <w:right w:val="none" w:sz="0" w:space="0" w:color="auto"/>
          </w:divBdr>
        </w:div>
        <w:div w:id="2045673341">
          <w:marLeft w:val="640"/>
          <w:marRight w:val="0"/>
          <w:marTop w:val="0"/>
          <w:marBottom w:val="0"/>
          <w:divBdr>
            <w:top w:val="none" w:sz="0" w:space="0" w:color="auto"/>
            <w:left w:val="none" w:sz="0" w:space="0" w:color="auto"/>
            <w:bottom w:val="none" w:sz="0" w:space="0" w:color="auto"/>
            <w:right w:val="none" w:sz="0" w:space="0" w:color="auto"/>
          </w:divBdr>
        </w:div>
        <w:div w:id="2080594022">
          <w:marLeft w:val="640"/>
          <w:marRight w:val="0"/>
          <w:marTop w:val="0"/>
          <w:marBottom w:val="0"/>
          <w:divBdr>
            <w:top w:val="none" w:sz="0" w:space="0" w:color="auto"/>
            <w:left w:val="none" w:sz="0" w:space="0" w:color="auto"/>
            <w:bottom w:val="none" w:sz="0" w:space="0" w:color="auto"/>
            <w:right w:val="none" w:sz="0" w:space="0" w:color="auto"/>
          </w:divBdr>
        </w:div>
        <w:div w:id="1536967472">
          <w:marLeft w:val="640"/>
          <w:marRight w:val="0"/>
          <w:marTop w:val="0"/>
          <w:marBottom w:val="0"/>
          <w:divBdr>
            <w:top w:val="none" w:sz="0" w:space="0" w:color="auto"/>
            <w:left w:val="none" w:sz="0" w:space="0" w:color="auto"/>
            <w:bottom w:val="none" w:sz="0" w:space="0" w:color="auto"/>
            <w:right w:val="none" w:sz="0" w:space="0" w:color="auto"/>
          </w:divBdr>
        </w:div>
        <w:div w:id="932476547">
          <w:marLeft w:val="640"/>
          <w:marRight w:val="0"/>
          <w:marTop w:val="0"/>
          <w:marBottom w:val="0"/>
          <w:divBdr>
            <w:top w:val="none" w:sz="0" w:space="0" w:color="auto"/>
            <w:left w:val="none" w:sz="0" w:space="0" w:color="auto"/>
            <w:bottom w:val="none" w:sz="0" w:space="0" w:color="auto"/>
            <w:right w:val="none" w:sz="0" w:space="0" w:color="auto"/>
          </w:divBdr>
        </w:div>
        <w:div w:id="793183572">
          <w:marLeft w:val="640"/>
          <w:marRight w:val="0"/>
          <w:marTop w:val="0"/>
          <w:marBottom w:val="0"/>
          <w:divBdr>
            <w:top w:val="none" w:sz="0" w:space="0" w:color="auto"/>
            <w:left w:val="none" w:sz="0" w:space="0" w:color="auto"/>
            <w:bottom w:val="none" w:sz="0" w:space="0" w:color="auto"/>
            <w:right w:val="none" w:sz="0" w:space="0" w:color="auto"/>
          </w:divBdr>
        </w:div>
        <w:div w:id="1941863946">
          <w:marLeft w:val="640"/>
          <w:marRight w:val="0"/>
          <w:marTop w:val="0"/>
          <w:marBottom w:val="0"/>
          <w:divBdr>
            <w:top w:val="none" w:sz="0" w:space="0" w:color="auto"/>
            <w:left w:val="none" w:sz="0" w:space="0" w:color="auto"/>
            <w:bottom w:val="none" w:sz="0" w:space="0" w:color="auto"/>
            <w:right w:val="none" w:sz="0" w:space="0" w:color="auto"/>
          </w:divBdr>
        </w:div>
        <w:div w:id="1665160196">
          <w:marLeft w:val="640"/>
          <w:marRight w:val="0"/>
          <w:marTop w:val="0"/>
          <w:marBottom w:val="0"/>
          <w:divBdr>
            <w:top w:val="none" w:sz="0" w:space="0" w:color="auto"/>
            <w:left w:val="none" w:sz="0" w:space="0" w:color="auto"/>
            <w:bottom w:val="none" w:sz="0" w:space="0" w:color="auto"/>
            <w:right w:val="none" w:sz="0" w:space="0" w:color="auto"/>
          </w:divBdr>
        </w:div>
        <w:div w:id="1084650603">
          <w:marLeft w:val="640"/>
          <w:marRight w:val="0"/>
          <w:marTop w:val="0"/>
          <w:marBottom w:val="0"/>
          <w:divBdr>
            <w:top w:val="none" w:sz="0" w:space="0" w:color="auto"/>
            <w:left w:val="none" w:sz="0" w:space="0" w:color="auto"/>
            <w:bottom w:val="none" w:sz="0" w:space="0" w:color="auto"/>
            <w:right w:val="none" w:sz="0" w:space="0" w:color="auto"/>
          </w:divBdr>
        </w:div>
        <w:div w:id="1187523309">
          <w:marLeft w:val="640"/>
          <w:marRight w:val="0"/>
          <w:marTop w:val="0"/>
          <w:marBottom w:val="0"/>
          <w:divBdr>
            <w:top w:val="none" w:sz="0" w:space="0" w:color="auto"/>
            <w:left w:val="none" w:sz="0" w:space="0" w:color="auto"/>
            <w:bottom w:val="none" w:sz="0" w:space="0" w:color="auto"/>
            <w:right w:val="none" w:sz="0" w:space="0" w:color="auto"/>
          </w:divBdr>
        </w:div>
        <w:div w:id="1709643740">
          <w:marLeft w:val="640"/>
          <w:marRight w:val="0"/>
          <w:marTop w:val="0"/>
          <w:marBottom w:val="0"/>
          <w:divBdr>
            <w:top w:val="none" w:sz="0" w:space="0" w:color="auto"/>
            <w:left w:val="none" w:sz="0" w:space="0" w:color="auto"/>
            <w:bottom w:val="none" w:sz="0" w:space="0" w:color="auto"/>
            <w:right w:val="none" w:sz="0" w:space="0" w:color="auto"/>
          </w:divBdr>
        </w:div>
        <w:div w:id="1933051153">
          <w:marLeft w:val="640"/>
          <w:marRight w:val="0"/>
          <w:marTop w:val="0"/>
          <w:marBottom w:val="0"/>
          <w:divBdr>
            <w:top w:val="none" w:sz="0" w:space="0" w:color="auto"/>
            <w:left w:val="none" w:sz="0" w:space="0" w:color="auto"/>
            <w:bottom w:val="none" w:sz="0" w:space="0" w:color="auto"/>
            <w:right w:val="none" w:sz="0" w:space="0" w:color="auto"/>
          </w:divBdr>
        </w:div>
        <w:div w:id="1795979700">
          <w:marLeft w:val="640"/>
          <w:marRight w:val="0"/>
          <w:marTop w:val="0"/>
          <w:marBottom w:val="0"/>
          <w:divBdr>
            <w:top w:val="none" w:sz="0" w:space="0" w:color="auto"/>
            <w:left w:val="none" w:sz="0" w:space="0" w:color="auto"/>
            <w:bottom w:val="none" w:sz="0" w:space="0" w:color="auto"/>
            <w:right w:val="none" w:sz="0" w:space="0" w:color="auto"/>
          </w:divBdr>
        </w:div>
        <w:div w:id="360018123">
          <w:marLeft w:val="640"/>
          <w:marRight w:val="0"/>
          <w:marTop w:val="0"/>
          <w:marBottom w:val="0"/>
          <w:divBdr>
            <w:top w:val="none" w:sz="0" w:space="0" w:color="auto"/>
            <w:left w:val="none" w:sz="0" w:space="0" w:color="auto"/>
            <w:bottom w:val="none" w:sz="0" w:space="0" w:color="auto"/>
            <w:right w:val="none" w:sz="0" w:space="0" w:color="auto"/>
          </w:divBdr>
        </w:div>
        <w:div w:id="1216089746">
          <w:marLeft w:val="640"/>
          <w:marRight w:val="0"/>
          <w:marTop w:val="0"/>
          <w:marBottom w:val="0"/>
          <w:divBdr>
            <w:top w:val="none" w:sz="0" w:space="0" w:color="auto"/>
            <w:left w:val="none" w:sz="0" w:space="0" w:color="auto"/>
            <w:bottom w:val="none" w:sz="0" w:space="0" w:color="auto"/>
            <w:right w:val="none" w:sz="0" w:space="0" w:color="auto"/>
          </w:divBdr>
        </w:div>
        <w:div w:id="291177397">
          <w:marLeft w:val="640"/>
          <w:marRight w:val="0"/>
          <w:marTop w:val="0"/>
          <w:marBottom w:val="0"/>
          <w:divBdr>
            <w:top w:val="none" w:sz="0" w:space="0" w:color="auto"/>
            <w:left w:val="none" w:sz="0" w:space="0" w:color="auto"/>
            <w:bottom w:val="none" w:sz="0" w:space="0" w:color="auto"/>
            <w:right w:val="none" w:sz="0" w:space="0" w:color="auto"/>
          </w:divBdr>
        </w:div>
        <w:div w:id="1126780356">
          <w:marLeft w:val="640"/>
          <w:marRight w:val="0"/>
          <w:marTop w:val="0"/>
          <w:marBottom w:val="0"/>
          <w:divBdr>
            <w:top w:val="none" w:sz="0" w:space="0" w:color="auto"/>
            <w:left w:val="none" w:sz="0" w:space="0" w:color="auto"/>
            <w:bottom w:val="none" w:sz="0" w:space="0" w:color="auto"/>
            <w:right w:val="none" w:sz="0" w:space="0" w:color="auto"/>
          </w:divBdr>
        </w:div>
        <w:div w:id="2112427427">
          <w:marLeft w:val="640"/>
          <w:marRight w:val="0"/>
          <w:marTop w:val="0"/>
          <w:marBottom w:val="0"/>
          <w:divBdr>
            <w:top w:val="none" w:sz="0" w:space="0" w:color="auto"/>
            <w:left w:val="none" w:sz="0" w:space="0" w:color="auto"/>
            <w:bottom w:val="none" w:sz="0" w:space="0" w:color="auto"/>
            <w:right w:val="none" w:sz="0" w:space="0" w:color="auto"/>
          </w:divBdr>
        </w:div>
        <w:div w:id="351684877">
          <w:marLeft w:val="640"/>
          <w:marRight w:val="0"/>
          <w:marTop w:val="0"/>
          <w:marBottom w:val="0"/>
          <w:divBdr>
            <w:top w:val="none" w:sz="0" w:space="0" w:color="auto"/>
            <w:left w:val="none" w:sz="0" w:space="0" w:color="auto"/>
            <w:bottom w:val="none" w:sz="0" w:space="0" w:color="auto"/>
            <w:right w:val="none" w:sz="0" w:space="0" w:color="auto"/>
          </w:divBdr>
        </w:div>
        <w:div w:id="648368635">
          <w:marLeft w:val="640"/>
          <w:marRight w:val="0"/>
          <w:marTop w:val="0"/>
          <w:marBottom w:val="0"/>
          <w:divBdr>
            <w:top w:val="none" w:sz="0" w:space="0" w:color="auto"/>
            <w:left w:val="none" w:sz="0" w:space="0" w:color="auto"/>
            <w:bottom w:val="none" w:sz="0" w:space="0" w:color="auto"/>
            <w:right w:val="none" w:sz="0" w:space="0" w:color="auto"/>
          </w:divBdr>
        </w:div>
        <w:div w:id="534972451">
          <w:marLeft w:val="640"/>
          <w:marRight w:val="0"/>
          <w:marTop w:val="0"/>
          <w:marBottom w:val="0"/>
          <w:divBdr>
            <w:top w:val="none" w:sz="0" w:space="0" w:color="auto"/>
            <w:left w:val="none" w:sz="0" w:space="0" w:color="auto"/>
            <w:bottom w:val="none" w:sz="0" w:space="0" w:color="auto"/>
            <w:right w:val="none" w:sz="0" w:space="0" w:color="auto"/>
          </w:divBdr>
        </w:div>
        <w:div w:id="1140539942">
          <w:marLeft w:val="640"/>
          <w:marRight w:val="0"/>
          <w:marTop w:val="0"/>
          <w:marBottom w:val="0"/>
          <w:divBdr>
            <w:top w:val="none" w:sz="0" w:space="0" w:color="auto"/>
            <w:left w:val="none" w:sz="0" w:space="0" w:color="auto"/>
            <w:bottom w:val="none" w:sz="0" w:space="0" w:color="auto"/>
            <w:right w:val="none" w:sz="0" w:space="0" w:color="auto"/>
          </w:divBdr>
        </w:div>
        <w:div w:id="984627603">
          <w:marLeft w:val="640"/>
          <w:marRight w:val="0"/>
          <w:marTop w:val="0"/>
          <w:marBottom w:val="0"/>
          <w:divBdr>
            <w:top w:val="none" w:sz="0" w:space="0" w:color="auto"/>
            <w:left w:val="none" w:sz="0" w:space="0" w:color="auto"/>
            <w:bottom w:val="none" w:sz="0" w:space="0" w:color="auto"/>
            <w:right w:val="none" w:sz="0" w:space="0" w:color="auto"/>
          </w:divBdr>
        </w:div>
      </w:divsChild>
    </w:div>
    <w:div w:id="1361930706">
      <w:bodyDiv w:val="1"/>
      <w:marLeft w:val="0"/>
      <w:marRight w:val="0"/>
      <w:marTop w:val="0"/>
      <w:marBottom w:val="0"/>
      <w:divBdr>
        <w:top w:val="none" w:sz="0" w:space="0" w:color="auto"/>
        <w:left w:val="none" w:sz="0" w:space="0" w:color="auto"/>
        <w:bottom w:val="none" w:sz="0" w:space="0" w:color="auto"/>
        <w:right w:val="none" w:sz="0" w:space="0" w:color="auto"/>
      </w:divBdr>
    </w:div>
    <w:div w:id="1362170193">
      <w:bodyDiv w:val="1"/>
      <w:marLeft w:val="0"/>
      <w:marRight w:val="0"/>
      <w:marTop w:val="0"/>
      <w:marBottom w:val="0"/>
      <w:divBdr>
        <w:top w:val="none" w:sz="0" w:space="0" w:color="auto"/>
        <w:left w:val="none" w:sz="0" w:space="0" w:color="auto"/>
        <w:bottom w:val="none" w:sz="0" w:space="0" w:color="auto"/>
        <w:right w:val="none" w:sz="0" w:space="0" w:color="auto"/>
      </w:divBdr>
    </w:div>
    <w:div w:id="1371151222">
      <w:bodyDiv w:val="1"/>
      <w:marLeft w:val="0"/>
      <w:marRight w:val="0"/>
      <w:marTop w:val="0"/>
      <w:marBottom w:val="0"/>
      <w:divBdr>
        <w:top w:val="none" w:sz="0" w:space="0" w:color="auto"/>
        <w:left w:val="none" w:sz="0" w:space="0" w:color="auto"/>
        <w:bottom w:val="none" w:sz="0" w:space="0" w:color="auto"/>
        <w:right w:val="none" w:sz="0" w:space="0" w:color="auto"/>
      </w:divBdr>
      <w:divsChild>
        <w:div w:id="2022006460">
          <w:marLeft w:val="640"/>
          <w:marRight w:val="0"/>
          <w:marTop w:val="0"/>
          <w:marBottom w:val="0"/>
          <w:divBdr>
            <w:top w:val="none" w:sz="0" w:space="0" w:color="auto"/>
            <w:left w:val="none" w:sz="0" w:space="0" w:color="auto"/>
            <w:bottom w:val="none" w:sz="0" w:space="0" w:color="auto"/>
            <w:right w:val="none" w:sz="0" w:space="0" w:color="auto"/>
          </w:divBdr>
        </w:div>
        <w:div w:id="1703432708">
          <w:marLeft w:val="640"/>
          <w:marRight w:val="0"/>
          <w:marTop w:val="0"/>
          <w:marBottom w:val="0"/>
          <w:divBdr>
            <w:top w:val="none" w:sz="0" w:space="0" w:color="auto"/>
            <w:left w:val="none" w:sz="0" w:space="0" w:color="auto"/>
            <w:bottom w:val="none" w:sz="0" w:space="0" w:color="auto"/>
            <w:right w:val="none" w:sz="0" w:space="0" w:color="auto"/>
          </w:divBdr>
        </w:div>
        <w:div w:id="93718105">
          <w:marLeft w:val="640"/>
          <w:marRight w:val="0"/>
          <w:marTop w:val="0"/>
          <w:marBottom w:val="0"/>
          <w:divBdr>
            <w:top w:val="none" w:sz="0" w:space="0" w:color="auto"/>
            <w:left w:val="none" w:sz="0" w:space="0" w:color="auto"/>
            <w:bottom w:val="none" w:sz="0" w:space="0" w:color="auto"/>
            <w:right w:val="none" w:sz="0" w:space="0" w:color="auto"/>
          </w:divBdr>
        </w:div>
        <w:div w:id="13270917">
          <w:marLeft w:val="640"/>
          <w:marRight w:val="0"/>
          <w:marTop w:val="0"/>
          <w:marBottom w:val="0"/>
          <w:divBdr>
            <w:top w:val="none" w:sz="0" w:space="0" w:color="auto"/>
            <w:left w:val="none" w:sz="0" w:space="0" w:color="auto"/>
            <w:bottom w:val="none" w:sz="0" w:space="0" w:color="auto"/>
            <w:right w:val="none" w:sz="0" w:space="0" w:color="auto"/>
          </w:divBdr>
        </w:div>
        <w:div w:id="879174755">
          <w:marLeft w:val="640"/>
          <w:marRight w:val="0"/>
          <w:marTop w:val="0"/>
          <w:marBottom w:val="0"/>
          <w:divBdr>
            <w:top w:val="none" w:sz="0" w:space="0" w:color="auto"/>
            <w:left w:val="none" w:sz="0" w:space="0" w:color="auto"/>
            <w:bottom w:val="none" w:sz="0" w:space="0" w:color="auto"/>
            <w:right w:val="none" w:sz="0" w:space="0" w:color="auto"/>
          </w:divBdr>
        </w:div>
        <w:div w:id="1980647113">
          <w:marLeft w:val="640"/>
          <w:marRight w:val="0"/>
          <w:marTop w:val="0"/>
          <w:marBottom w:val="0"/>
          <w:divBdr>
            <w:top w:val="none" w:sz="0" w:space="0" w:color="auto"/>
            <w:left w:val="none" w:sz="0" w:space="0" w:color="auto"/>
            <w:bottom w:val="none" w:sz="0" w:space="0" w:color="auto"/>
            <w:right w:val="none" w:sz="0" w:space="0" w:color="auto"/>
          </w:divBdr>
        </w:div>
        <w:div w:id="949775569">
          <w:marLeft w:val="640"/>
          <w:marRight w:val="0"/>
          <w:marTop w:val="0"/>
          <w:marBottom w:val="0"/>
          <w:divBdr>
            <w:top w:val="none" w:sz="0" w:space="0" w:color="auto"/>
            <w:left w:val="none" w:sz="0" w:space="0" w:color="auto"/>
            <w:bottom w:val="none" w:sz="0" w:space="0" w:color="auto"/>
            <w:right w:val="none" w:sz="0" w:space="0" w:color="auto"/>
          </w:divBdr>
        </w:div>
        <w:div w:id="603614238">
          <w:marLeft w:val="640"/>
          <w:marRight w:val="0"/>
          <w:marTop w:val="0"/>
          <w:marBottom w:val="0"/>
          <w:divBdr>
            <w:top w:val="none" w:sz="0" w:space="0" w:color="auto"/>
            <w:left w:val="none" w:sz="0" w:space="0" w:color="auto"/>
            <w:bottom w:val="none" w:sz="0" w:space="0" w:color="auto"/>
            <w:right w:val="none" w:sz="0" w:space="0" w:color="auto"/>
          </w:divBdr>
        </w:div>
        <w:div w:id="1635940152">
          <w:marLeft w:val="640"/>
          <w:marRight w:val="0"/>
          <w:marTop w:val="0"/>
          <w:marBottom w:val="0"/>
          <w:divBdr>
            <w:top w:val="none" w:sz="0" w:space="0" w:color="auto"/>
            <w:left w:val="none" w:sz="0" w:space="0" w:color="auto"/>
            <w:bottom w:val="none" w:sz="0" w:space="0" w:color="auto"/>
            <w:right w:val="none" w:sz="0" w:space="0" w:color="auto"/>
          </w:divBdr>
        </w:div>
        <w:div w:id="1559630203">
          <w:marLeft w:val="640"/>
          <w:marRight w:val="0"/>
          <w:marTop w:val="0"/>
          <w:marBottom w:val="0"/>
          <w:divBdr>
            <w:top w:val="none" w:sz="0" w:space="0" w:color="auto"/>
            <w:left w:val="none" w:sz="0" w:space="0" w:color="auto"/>
            <w:bottom w:val="none" w:sz="0" w:space="0" w:color="auto"/>
            <w:right w:val="none" w:sz="0" w:space="0" w:color="auto"/>
          </w:divBdr>
        </w:div>
        <w:div w:id="840050479">
          <w:marLeft w:val="640"/>
          <w:marRight w:val="0"/>
          <w:marTop w:val="0"/>
          <w:marBottom w:val="0"/>
          <w:divBdr>
            <w:top w:val="none" w:sz="0" w:space="0" w:color="auto"/>
            <w:left w:val="none" w:sz="0" w:space="0" w:color="auto"/>
            <w:bottom w:val="none" w:sz="0" w:space="0" w:color="auto"/>
            <w:right w:val="none" w:sz="0" w:space="0" w:color="auto"/>
          </w:divBdr>
        </w:div>
        <w:div w:id="997423134">
          <w:marLeft w:val="640"/>
          <w:marRight w:val="0"/>
          <w:marTop w:val="0"/>
          <w:marBottom w:val="0"/>
          <w:divBdr>
            <w:top w:val="none" w:sz="0" w:space="0" w:color="auto"/>
            <w:left w:val="none" w:sz="0" w:space="0" w:color="auto"/>
            <w:bottom w:val="none" w:sz="0" w:space="0" w:color="auto"/>
            <w:right w:val="none" w:sz="0" w:space="0" w:color="auto"/>
          </w:divBdr>
        </w:div>
        <w:div w:id="1335643641">
          <w:marLeft w:val="640"/>
          <w:marRight w:val="0"/>
          <w:marTop w:val="0"/>
          <w:marBottom w:val="0"/>
          <w:divBdr>
            <w:top w:val="none" w:sz="0" w:space="0" w:color="auto"/>
            <w:left w:val="none" w:sz="0" w:space="0" w:color="auto"/>
            <w:bottom w:val="none" w:sz="0" w:space="0" w:color="auto"/>
            <w:right w:val="none" w:sz="0" w:space="0" w:color="auto"/>
          </w:divBdr>
        </w:div>
        <w:div w:id="1911426517">
          <w:marLeft w:val="640"/>
          <w:marRight w:val="0"/>
          <w:marTop w:val="0"/>
          <w:marBottom w:val="0"/>
          <w:divBdr>
            <w:top w:val="none" w:sz="0" w:space="0" w:color="auto"/>
            <w:left w:val="none" w:sz="0" w:space="0" w:color="auto"/>
            <w:bottom w:val="none" w:sz="0" w:space="0" w:color="auto"/>
            <w:right w:val="none" w:sz="0" w:space="0" w:color="auto"/>
          </w:divBdr>
        </w:div>
        <w:div w:id="773981018">
          <w:marLeft w:val="640"/>
          <w:marRight w:val="0"/>
          <w:marTop w:val="0"/>
          <w:marBottom w:val="0"/>
          <w:divBdr>
            <w:top w:val="none" w:sz="0" w:space="0" w:color="auto"/>
            <w:left w:val="none" w:sz="0" w:space="0" w:color="auto"/>
            <w:bottom w:val="none" w:sz="0" w:space="0" w:color="auto"/>
            <w:right w:val="none" w:sz="0" w:space="0" w:color="auto"/>
          </w:divBdr>
        </w:div>
        <w:div w:id="721632076">
          <w:marLeft w:val="640"/>
          <w:marRight w:val="0"/>
          <w:marTop w:val="0"/>
          <w:marBottom w:val="0"/>
          <w:divBdr>
            <w:top w:val="none" w:sz="0" w:space="0" w:color="auto"/>
            <w:left w:val="none" w:sz="0" w:space="0" w:color="auto"/>
            <w:bottom w:val="none" w:sz="0" w:space="0" w:color="auto"/>
            <w:right w:val="none" w:sz="0" w:space="0" w:color="auto"/>
          </w:divBdr>
        </w:div>
        <w:div w:id="1535657670">
          <w:marLeft w:val="640"/>
          <w:marRight w:val="0"/>
          <w:marTop w:val="0"/>
          <w:marBottom w:val="0"/>
          <w:divBdr>
            <w:top w:val="none" w:sz="0" w:space="0" w:color="auto"/>
            <w:left w:val="none" w:sz="0" w:space="0" w:color="auto"/>
            <w:bottom w:val="none" w:sz="0" w:space="0" w:color="auto"/>
            <w:right w:val="none" w:sz="0" w:space="0" w:color="auto"/>
          </w:divBdr>
        </w:div>
        <w:div w:id="1235317547">
          <w:marLeft w:val="640"/>
          <w:marRight w:val="0"/>
          <w:marTop w:val="0"/>
          <w:marBottom w:val="0"/>
          <w:divBdr>
            <w:top w:val="none" w:sz="0" w:space="0" w:color="auto"/>
            <w:left w:val="none" w:sz="0" w:space="0" w:color="auto"/>
            <w:bottom w:val="none" w:sz="0" w:space="0" w:color="auto"/>
            <w:right w:val="none" w:sz="0" w:space="0" w:color="auto"/>
          </w:divBdr>
        </w:div>
        <w:div w:id="1869487698">
          <w:marLeft w:val="640"/>
          <w:marRight w:val="0"/>
          <w:marTop w:val="0"/>
          <w:marBottom w:val="0"/>
          <w:divBdr>
            <w:top w:val="none" w:sz="0" w:space="0" w:color="auto"/>
            <w:left w:val="none" w:sz="0" w:space="0" w:color="auto"/>
            <w:bottom w:val="none" w:sz="0" w:space="0" w:color="auto"/>
            <w:right w:val="none" w:sz="0" w:space="0" w:color="auto"/>
          </w:divBdr>
        </w:div>
        <w:div w:id="1311593036">
          <w:marLeft w:val="640"/>
          <w:marRight w:val="0"/>
          <w:marTop w:val="0"/>
          <w:marBottom w:val="0"/>
          <w:divBdr>
            <w:top w:val="none" w:sz="0" w:space="0" w:color="auto"/>
            <w:left w:val="none" w:sz="0" w:space="0" w:color="auto"/>
            <w:bottom w:val="none" w:sz="0" w:space="0" w:color="auto"/>
            <w:right w:val="none" w:sz="0" w:space="0" w:color="auto"/>
          </w:divBdr>
        </w:div>
        <w:div w:id="1085615310">
          <w:marLeft w:val="640"/>
          <w:marRight w:val="0"/>
          <w:marTop w:val="0"/>
          <w:marBottom w:val="0"/>
          <w:divBdr>
            <w:top w:val="none" w:sz="0" w:space="0" w:color="auto"/>
            <w:left w:val="none" w:sz="0" w:space="0" w:color="auto"/>
            <w:bottom w:val="none" w:sz="0" w:space="0" w:color="auto"/>
            <w:right w:val="none" w:sz="0" w:space="0" w:color="auto"/>
          </w:divBdr>
        </w:div>
        <w:div w:id="1971201224">
          <w:marLeft w:val="640"/>
          <w:marRight w:val="0"/>
          <w:marTop w:val="0"/>
          <w:marBottom w:val="0"/>
          <w:divBdr>
            <w:top w:val="none" w:sz="0" w:space="0" w:color="auto"/>
            <w:left w:val="none" w:sz="0" w:space="0" w:color="auto"/>
            <w:bottom w:val="none" w:sz="0" w:space="0" w:color="auto"/>
            <w:right w:val="none" w:sz="0" w:space="0" w:color="auto"/>
          </w:divBdr>
        </w:div>
        <w:div w:id="302976794">
          <w:marLeft w:val="640"/>
          <w:marRight w:val="0"/>
          <w:marTop w:val="0"/>
          <w:marBottom w:val="0"/>
          <w:divBdr>
            <w:top w:val="none" w:sz="0" w:space="0" w:color="auto"/>
            <w:left w:val="none" w:sz="0" w:space="0" w:color="auto"/>
            <w:bottom w:val="none" w:sz="0" w:space="0" w:color="auto"/>
            <w:right w:val="none" w:sz="0" w:space="0" w:color="auto"/>
          </w:divBdr>
        </w:div>
        <w:div w:id="1398550789">
          <w:marLeft w:val="640"/>
          <w:marRight w:val="0"/>
          <w:marTop w:val="0"/>
          <w:marBottom w:val="0"/>
          <w:divBdr>
            <w:top w:val="none" w:sz="0" w:space="0" w:color="auto"/>
            <w:left w:val="none" w:sz="0" w:space="0" w:color="auto"/>
            <w:bottom w:val="none" w:sz="0" w:space="0" w:color="auto"/>
            <w:right w:val="none" w:sz="0" w:space="0" w:color="auto"/>
          </w:divBdr>
        </w:div>
        <w:div w:id="306593034">
          <w:marLeft w:val="640"/>
          <w:marRight w:val="0"/>
          <w:marTop w:val="0"/>
          <w:marBottom w:val="0"/>
          <w:divBdr>
            <w:top w:val="none" w:sz="0" w:space="0" w:color="auto"/>
            <w:left w:val="none" w:sz="0" w:space="0" w:color="auto"/>
            <w:bottom w:val="none" w:sz="0" w:space="0" w:color="auto"/>
            <w:right w:val="none" w:sz="0" w:space="0" w:color="auto"/>
          </w:divBdr>
        </w:div>
        <w:div w:id="1277103820">
          <w:marLeft w:val="640"/>
          <w:marRight w:val="0"/>
          <w:marTop w:val="0"/>
          <w:marBottom w:val="0"/>
          <w:divBdr>
            <w:top w:val="none" w:sz="0" w:space="0" w:color="auto"/>
            <w:left w:val="none" w:sz="0" w:space="0" w:color="auto"/>
            <w:bottom w:val="none" w:sz="0" w:space="0" w:color="auto"/>
            <w:right w:val="none" w:sz="0" w:space="0" w:color="auto"/>
          </w:divBdr>
        </w:div>
        <w:div w:id="767428471">
          <w:marLeft w:val="640"/>
          <w:marRight w:val="0"/>
          <w:marTop w:val="0"/>
          <w:marBottom w:val="0"/>
          <w:divBdr>
            <w:top w:val="none" w:sz="0" w:space="0" w:color="auto"/>
            <w:left w:val="none" w:sz="0" w:space="0" w:color="auto"/>
            <w:bottom w:val="none" w:sz="0" w:space="0" w:color="auto"/>
            <w:right w:val="none" w:sz="0" w:space="0" w:color="auto"/>
          </w:divBdr>
        </w:div>
        <w:div w:id="2105491093">
          <w:marLeft w:val="640"/>
          <w:marRight w:val="0"/>
          <w:marTop w:val="0"/>
          <w:marBottom w:val="0"/>
          <w:divBdr>
            <w:top w:val="none" w:sz="0" w:space="0" w:color="auto"/>
            <w:left w:val="none" w:sz="0" w:space="0" w:color="auto"/>
            <w:bottom w:val="none" w:sz="0" w:space="0" w:color="auto"/>
            <w:right w:val="none" w:sz="0" w:space="0" w:color="auto"/>
          </w:divBdr>
        </w:div>
        <w:div w:id="112091504">
          <w:marLeft w:val="640"/>
          <w:marRight w:val="0"/>
          <w:marTop w:val="0"/>
          <w:marBottom w:val="0"/>
          <w:divBdr>
            <w:top w:val="none" w:sz="0" w:space="0" w:color="auto"/>
            <w:left w:val="none" w:sz="0" w:space="0" w:color="auto"/>
            <w:bottom w:val="none" w:sz="0" w:space="0" w:color="auto"/>
            <w:right w:val="none" w:sz="0" w:space="0" w:color="auto"/>
          </w:divBdr>
        </w:div>
        <w:div w:id="820122140">
          <w:marLeft w:val="640"/>
          <w:marRight w:val="0"/>
          <w:marTop w:val="0"/>
          <w:marBottom w:val="0"/>
          <w:divBdr>
            <w:top w:val="none" w:sz="0" w:space="0" w:color="auto"/>
            <w:left w:val="none" w:sz="0" w:space="0" w:color="auto"/>
            <w:bottom w:val="none" w:sz="0" w:space="0" w:color="auto"/>
            <w:right w:val="none" w:sz="0" w:space="0" w:color="auto"/>
          </w:divBdr>
        </w:div>
        <w:div w:id="1129669026">
          <w:marLeft w:val="640"/>
          <w:marRight w:val="0"/>
          <w:marTop w:val="0"/>
          <w:marBottom w:val="0"/>
          <w:divBdr>
            <w:top w:val="none" w:sz="0" w:space="0" w:color="auto"/>
            <w:left w:val="none" w:sz="0" w:space="0" w:color="auto"/>
            <w:bottom w:val="none" w:sz="0" w:space="0" w:color="auto"/>
            <w:right w:val="none" w:sz="0" w:space="0" w:color="auto"/>
          </w:divBdr>
        </w:div>
        <w:div w:id="582685640">
          <w:marLeft w:val="640"/>
          <w:marRight w:val="0"/>
          <w:marTop w:val="0"/>
          <w:marBottom w:val="0"/>
          <w:divBdr>
            <w:top w:val="none" w:sz="0" w:space="0" w:color="auto"/>
            <w:left w:val="none" w:sz="0" w:space="0" w:color="auto"/>
            <w:bottom w:val="none" w:sz="0" w:space="0" w:color="auto"/>
            <w:right w:val="none" w:sz="0" w:space="0" w:color="auto"/>
          </w:divBdr>
        </w:div>
        <w:div w:id="1911772666">
          <w:marLeft w:val="640"/>
          <w:marRight w:val="0"/>
          <w:marTop w:val="0"/>
          <w:marBottom w:val="0"/>
          <w:divBdr>
            <w:top w:val="none" w:sz="0" w:space="0" w:color="auto"/>
            <w:left w:val="none" w:sz="0" w:space="0" w:color="auto"/>
            <w:bottom w:val="none" w:sz="0" w:space="0" w:color="auto"/>
            <w:right w:val="none" w:sz="0" w:space="0" w:color="auto"/>
          </w:divBdr>
        </w:div>
        <w:div w:id="1766804416">
          <w:marLeft w:val="640"/>
          <w:marRight w:val="0"/>
          <w:marTop w:val="0"/>
          <w:marBottom w:val="0"/>
          <w:divBdr>
            <w:top w:val="none" w:sz="0" w:space="0" w:color="auto"/>
            <w:left w:val="none" w:sz="0" w:space="0" w:color="auto"/>
            <w:bottom w:val="none" w:sz="0" w:space="0" w:color="auto"/>
            <w:right w:val="none" w:sz="0" w:space="0" w:color="auto"/>
          </w:divBdr>
        </w:div>
        <w:div w:id="832648175">
          <w:marLeft w:val="640"/>
          <w:marRight w:val="0"/>
          <w:marTop w:val="0"/>
          <w:marBottom w:val="0"/>
          <w:divBdr>
            <w:top w:val="none" w:sz="0" w:space="0" w:color="auto"/>
            <w:left w:val="none" w:sz="0" w:space="0" w:color="auto"/>
            <w:bottom w:val="none" w:sz="0" w:space="0" w:color="auto"/>
            <w:right w:val="none" w:sz="0" w:space="0" w:color="auto"/>
          </w:divBdr>
        </w:div>
        <w:div w:id="1906598018">
          <w:marLeft w:val="640"/>
          <w:marRight w:val="0"/>
          <w:marTop w:val="0"/>
          <w:marBottom w:val="0"/>
          <w:divBdr>
            <w:top w:val="none" w:sz="0" w:space="0" w:color="auto"/>
            <w:left w:val="none" w:sz="0" w:space="0" w:color="auto"/>
            <w:bottom w:val="none" w:sz="0" w:space="0" w:color="auto"/>
            <w:right w:val="none" w:sz="0" w:space="0" w:color="auto"/>
          </w:divBdr>
        </w:div>
        <w:div w:id="1899441351">
          <w:marLeft w:val="640"/>
          <w:marRight w:val="0"/>
          <w:marTop w:val="0"/>
          <w:marBottom w:val="0"/>
          <w:divBdr>
            <w:top w:val="none" w:sz="0" w:space="0" w:color="auto"/>
            <w:left w:val="none" w:sz="0" w:space="0" w:color="auto"/>
            <w:bottom w:val="none" w:sz="0" w:space="0" w:color="auto"/>
            <w:right w:val="none" w:sz="0" w:space="0" w:color="auto"/>
          </w:divBdr>
        </w:div>
        <w:div w:id="1973168690">
          <w:marLeft w:val="640"/>
          <w:marRight w:val="0"/>
          <w:marTop w:val="0"/>
          <w:marBottom w:val="0"/>
          <w:divBdr>
            <w:top w:val="none" w:sz="0" w:space="0" w:color="auto"/>
            <w:left w:val="none" w:sz="0" w:space="0" w:color="auto"/>
            <w:bottom w:val="none" w:sz="0" w:space="0" w:color="auto"/>
            <w:right w:val="none" w:sz="0" w:space="0" w:color="auto"/>
          </w:divBdr>
        </w:div>
        <w:div w:id="1171026815">
          <w:marLeft w:val="640"/>
          <w:marRight w:val="0"/>
          <w:marTop w:val="0"/>
          <w:marBottom w:val="0"/>
          <w:divBdr>
            <w:top w:val="none" w:sz="0" w:space="0" w:color="auto"/>
            <w:left w:val="none" w:sz="0" w:space="0" w:color="auto"/>
            <w:bottom w:val="none" w:sz="0" w:space="0" w:color="auto"/>
            <w:right w:val="none" w:sz="0" w:space="0" w:color="auto"/>
          </w:divBdr>
        </w:div>
        <w:div w:id="178131532">
          <w:marLeft w:val="640"/>
          <w:marRight w:val="0"/>
          <w:marTop w:val="0"/>
          <w:marBottom w:val="0"/>
          <w:divBdr>
            <w:top w:val="none" w:sz="0" w:space="0" w:color="auto"/>
            <w:left w:val="none" w:sz="0" w:space="0" w:color="auto"/>
            <w:bottom w:val="none" w:sz="0" w:space="0" w:color="auto"/>
            <w:right w:val="none" w:sz="0" w:space="0" w:color="auto"/>
          </w:divBdr>
        </w:div>
        <w:div w:id="1879120736">
          <w:marLeft w:val="640"/>
          <w:marRight w:val="0"/>
          <w:marTop w:val="0"/>
          <w:marBottom w:val="0"/>
          <w:divBdr>
            <w:top w:val="none" w:sz="0" w:space="0" w:color="auto"/>
            <w:left w:val="none" w:sz="0" w:space="0" w:color="auto"/>
            <w:bottom w:val="none" w:sz="0" w:space="0" w:color="auto"/>
            <w:right w:val="none" w:sz="0" w:space="0" w:color="auto"/>
          </w:divBdr>
        </w:div>
        <w:div w:id="1343624923">
          <w:marLeft w:val="640"/>
          <w:marRight w:val="0"/>
          <w:marTop w:val="0"/>
          <w:marBottom w:val="0"/>
          <w:divBdr>
            <w:top w:val="none" w:sz="0" w:space="0" w:color="auto"/>
            <w:left w:val="none" w:sz="0" w:space="0" w:color="auto"/>
            <w:bottom w:val="none" w:sz="0" w:space="0" w:color="auto"/>
            <w:right w:val="none" w:sz="0" w:space="0" w:color="auto"/>
          </w:divBdr>
        </w:div>
      </w:divsChild>
    </w:div>
    <w:div w:id="1372614017">
      <w:bodyDiv w:val="1"/>
      <w:marLeft w:val="0"/>
      <w:marRight w:val="0"/>
      <w:marTop w:val="0"/>
      <w:marBottom w:val="0"/>
      <w:divBdr>
        <w:top w:val="none" w:sz="0" w:space="0" w:color="auto"/>
        <w:left w:val="none" w:sz="0" w:space="0" w:color="auto"/>
        <w:bottom w:val="none" w:sz="0" w:space="0" w:color="auto"/>
        <w:right w:val="none" w:sz="0" w:space="0" w:color="auto"/>
      </w:divBdr>
      <w:divsChild>
        <w:div w:id="32200248">
          <w:marLeft w:val="640"/>
          <w:marRight w:val="0"/>
          <w:marTop w:val="0"/>
          <w:marBottom w:val="0"/>
          <w:divBdr>
            <w:top w:val="none" w:sz="0" w:space="0" w:color="auto"/>
            <w:left w:val="none" w:sz="0" w:space="0" w:color="auto"/>
            <w:bottom w:val="none" w:sz="0" w:space="0" w:color="auto"/>
            <w:right w:val="none" w:sz="0" w:space="0" w:color="auto"/>
          </w:divBdr>
        </w:div>
        <w:div w:id="1313293689">
          <w:marLeft w:val="640"/>
          <w:marRight w:val="0"/>
          <w:marTop w:val="0"/>
          <w:marBottom w:val="0"/>
          <w:divBdr>
            <w:top w:val="none" w:sz="0" w:space="0" w:color="auto"/>
            <w:left w:val="none" w:sz="0" w:space="0" w:color="auto"/>
            <w:bottom w:val="none" w:sz="0" w:space="0" w:color="auto"/>
            <w:right w:val="none" w:sz="0" w:space="0" w:color="auto"/>
          </w:divBdr>
        </w:div>
        <w:div w:id="1558472621">
          <w:marLeft w:val="640"/>
          <w:marRight w:val="0"/>
          <w:marTop w:val="0"/>
          <w:marBottom w:val="0"/>
          <w:divBdr>
            <w:top w:val="none" w:sz="0" w:space="0" w:color="auto"/>
            <w:left w:val="none" w:sz="0" w:space="0" w:color="auto"/>
            <w:bottom w:val="none" w:sz="0" w:space="0" w:color="auto"/>
            <w:right w:val="none" w:sz="0" w:space="0" w:color="auto"/>
          </w:divBdr>
        </w:div>
        <w:div w:id="198705281">
          <w:marLeft w:val="640"/>
          <w:marRight w:val="0"/>
          <w:marTop w:val="0"/>
          <w:marBottom w:val="0"/>
          <w:divBdr>
            <w:top w:val="none" w:sz="0" w:space="0" w:color="auto"/>
            <w:left w:val="none" w:sz="0" w:space="0" w:color="auto"/>
            <w:bottom w:val="none" w:sz="0" w:space="0" w:color="auto"/>
            <w:right w:val="none" w:sz="0" w:space="0" w:color="auto"/>
          </w:divBdr>
        </w:div>
        <w:div w:id="1425565316">
          <w:marLeft w:val="640"/>
          <w:marRight w:val="0"/>
          <w:marTop w:val="0"/>
          <w:marBottom w:val="0"/>
          <w:divBdr>
            <w:top w:val="none" w:sz="0" w:space="0" w:color="auto"/>
            <w:left w:val="none" w:sz="0" w:space="0" w:color="auto"/>
            <w:bottom w:val="none" w:sz="0" w:space="0" w:color="auto"/>
            <w:right w:val="none" w:sz="0" w:space="0" w:color="auto"/>
          </w:divBdr>
        </w:div>
        <w:div w:id="2029134774">
          <w:marLeft w:val="640"/>
          <w:marRight w:val="0"/>
          <w:marTop w:val="0"/>
          <w:marBottom w:val="0"/>
          <w:divBdr>
            <w:top w:val="none" w:sz="0" w:space="0" w:color="auto"/>
            <w:left w:val="none" w:sz="0" w:space="0" w:color="auto"/>
            <w:bottom w:val="none" w:sz="0" w:space="0" w:color="auto"/>
            <w:right w:val="none" w:sz="0" w:space="0" w:color="auto"/>
          </w:divBdr>
        </w:div>
        <w:div w:id="583222604">
          <w:marLeft w:val="640"/>
          <w:marRight w:val="0"/>
          <w:marTop w:val="0"/>
          <w:marBottom w:val="0"/>
          <w:divBdr>
            <w:top w:val="none" w:sz="0" w:space="0" w:color="auto"/>
            <w:left w:val="none" w:sz="0" w:space="0" w:color="auto"/>
            <w:bottom w:val="none" w:sz="0" w:space="0" w:color="auto"/>
            <w:right w:val="none" w:sz="0" w:space="0" w:color="auto"/>
          </w:divBdr>
        </w:div>
        <w:div w:id="205142649">
          <w:marLeft w:val="640"/>
          <w:marRight w:val="0"/>
          <w:marTop w:val="0"/>
          <w:marBottom w:val="0"/>
          <w:divBdr>
            <w:top w:val="none" w:sz="0" w:space="0" w:color="auto"/>
            <w:left w:val="none" w:sz="0" w:space="0" w:color="auto"/>
            <w:bottom w:val="none" w:sz="0" w:space="0" w:color="auto"/>
            <w:right w:val="none" w:sz="0" w:space="0" w:color="auto"/>
          </w:divBdr>
        </w:div>
        <w:div w:id="1285035538">
          <w:marLeft w:val="640"/>
          <w:marRight w:val="0"/>
          <w:marTop w:val="0"/>
          <w:marBottom w:val="0"/>
          <w:divBdr>
            <w:top w:val="none" w:sz="0" w:space="0" w:color="auto"/>
            <w:left w:val="none" w:sz="0" w:space="0" w:color="auto"/>
            <w:bottom w:val="none" w:sz="0" w:space="0" w:color="auto"/>
            <w:right w:val="none" w:sz="0" w:space="0" w:color="auto"/>
          </w:divBdr>
        </w:div>
        <w:div w:id="1240562155">
          <w:marLeft w:val="640"/>
          <w:marRight w:val="0"/>
          <w:marTop w:val="0"/>
          <w:marBottom w:val="0"/>
          <w:divBdr>
            <w:top w:val="none" w:sz="0" w:space="0" w:color="auto"/>
            <w:left w:val="none" w:sz="0" w:space="0" w:color="auto"/>
            <w:bottom w:val="none" w:sz="0" w:space="0" w:color="auto"/>
            <w:right w:val="none" w:sz="0" w:space="0" w:color="auto"/>
          </w:divBdr>
        </w:div>
        <w:div w:id="1693220684">
          <w:marLeft w:val="640"/>
          <w:marRight w:val="0"/>
          <w:marTop w:val="0"/>
          <w:marBottom w:val="0"/>
          <w:divBdr>
            <w:top w:val="none" w:sz="0" w:space="0" w:color="auto"/>
            <w:left w:val="none" w:sz="0" w:space="0" w:color="auto"/>
            <w:bottom w:val="none" w:sz="0" w:space="0" w:color="auto"/>
            <w:right w:val="none" w:sz="0" w:space="0" w:color="auto"/>
          </w:divBdr>
        </w:div>
        <w:div w:id="1127120250">
          <w:marLeft w:val="640"/>
          <w:marRight w:val="0"/>
          <w:marTop w:val="0"/>
          <w:marBottom w:val="0"/>
          <w:divBdr>
            <w:top w:val="none" w:sz="0" w:space="0" w:color="auto"/>
            <w:left w:val="none" w:sz="0" w:space="0" w:color="auto"/>
            <w:bottom w:val="none" w:sz="0" w:space="0" w:color="auto"/>
            <w:right w:val="none" w:sz="0" w:space="0" w:color="auto"/>
          </w:divBdr>
        </w:div>
        <w:div w:id="1590307499">
          <w:marLeft w:val="640"/>
          <w:marRight w:val="0"/>
          <w:marTop w:val="0"/>
          <w:marBottom w:val="0"/>
          <w:divBdr>
            <w:top w:val="none" w:sz="0" w:space="0" w:color="auto"/>
            <w:left w:val="none" w:sz="0" w:space="0" w:color="auto"/>
            <w:bottom w:val="none" w:sz="0" w:space="0" w:color="auto"/>
            <w:right w:val="none" w:sz="0" w:space="0" w:color="auto"/>
          </w:divBdr>
        </w:div>
        <w:div w:id="2125954042">
          <w:marLeft w:val="640"/>
          <w:marRight w:val="0"/>
          <w:marTop w:val="0"/>
          <w:marBottom w:val="0"/>
          <w:divBdr>
            <w:top w:val="none" w:sz="0" w:space="0" w:color="auto"/>
            <w:left w:val="none" w:sz="0" w:space="0" w:color="auto"/>
            <w:bottom w:val="none" w:sz="0" w:space="0" w:color="auto"/>
            <w:right w:val="none" w:sz="0" w:space="0" w:color="auto"/>
          </w:divBdr>
        </w:div>
        <w:div w:id="1332945338">
          <w:marLeft w:val="640"/>
          <w:marRight w:val="0"/>
          <w:marTop w:val="0"/>
          <w:marBottom w:val="0"/>
          <w:divBdr>
            <w:top w:val="none" w:sz="0" w:space="0" w:color="auto"/>
            <w:left w:val="none" w:sz="0" w:space="0" w:color="auto"/>
            <w:bottom w:val="none" w:sz="0" w:space="0" w:color="auto"/>
            <w:right w:val="none" w:sz="0" w:space="0" w:color="auto"/>
          </w:divBdr>
        </w:div>
        <w:div w:id="1603680107">
          <w:marLeft w:val="640"/>
          <w:marRight w:val="0"/>
          <w:marTop w:val="0"/>
          <w:marBottom w:val="0"/>
          <w:divBdr>
            <w:top w:val="none" w:sz="0" w:space="0" w:color="auto"/>
            <w:left w:val="none" w:sz="0" w:space="0" w:color="auto"/>
            <w:bottom w:val="none" w:sz="0" w:space="0" w:color="auto"/>
            <w:right w:val="none" w:sz="0" w:space="0" w:color="auto"/>
          </w:divBdr>
        </w:div>
        <w:div w:id="292250192">
          <w:marLeft w:val="640"/>
          <w:marRight w:val="0"/>
          <w:marTop w:val="0"/>
          <w:marBottom w:val="0"/>
          <w:divBdr>
            <w:top w:val="none" w:sz="0" w:space="0" w:color="auto"/>
            <w:left w:val="none" w:sz="0" w:space="0" w:color="auto"/>
            <w:bottom w:val="none" w:sz="0" w:space="0" w:color="auto"/>
            <w:right w:val="none" w:sz="0" w:space="0" w:color="auto"/>
          </w:divBdr>
        </w:div>
        <w:div w:id="1304852743">
          <w:marLeft w:val="640"/>
          <w:marRight w:val="0"/>
          <w:marTop w:val="0"/>
          <w:marBottom w:val="0"/>
          <w:divBdr>
            <w:top w:val="none" w:sz="0" w:space="0" w:color="auto"/>
            <w:left w:val="none" w:sz="0" w:space="0" w:color="auto"/>
            <w:bottom w:val="none" w:sz="0" w:space="0" w:color="auto"/>
            <w:right w:val="none" w:sz="0" w:space="0" w:color="auto"/>
          </w:divBdr>
        </w:div>
        <w:div w:id="575211752">
          <w:marLeft w:val="640"/>
          <w:marRight w:val="0"/>
          <w:marTop w:val="0"/>
          <w:marBottom w:val="0"/>
          <w:divBdr>
            <w:top w:val="none" w:sz="0" w:space="0" w:color="auto"/>
            <w:left w:val="none" w:sz="0" w:space="0" w:color="auto"/>
            <w:bottom w:val="none" w:sz="0" w:space="0" w:color="auto"/>
            <w:right w:val="none" w:sz="0" w:space="0" w:color="auto"/>
          </w:divBdr>
        </w:div>
        <w:div w:id="1115292384">
          <w:marLeft w:val="640"/>
          <w:marRight w:val="0"/>
          <w:marTop w:val="0"/>
          <w:marBottom w:val="0"/>
          <w:divBdr>
            <w:top w:val="none" w:sz="0" w:space="0" w:color="auto"/>
            <w:left w:val="none" w:sz="0" w:space="0" w:color="auto"/>
            <w:bottom w:val="none" w:sz="0" w:space="0" w:color="auto"/>
            <w:right w:val="none" w:sz="0" w:space="0" w:color="auto"/>
          </w:divBdr>
        </w:div>
      </w:divsChild>
    </w:div>
    <w:div w:id="1380394585">
      <w:bodyDiv w:val="1"/>
      <w:marLeft w:val="0"/>
      <w:marRight w:val="0"/>
      <w:marTop w:val="0"/>
      <w:marBottom w:val="0"/>
      <w:divBdr>
        <w:top w:val="none" w:sz="0" w:space="0" w:color="auto"/>
        <w:left w:val="none" w:sz="0" w:space="0" w:color="auto"/>
        <w:bottom w:val="none" w:sz="0" w:space="0" w:color="auto"/>
        <w:right w:val="none" w:sz="0" w:space="0" w:color="auto"/>
      </w:divBdr>
      <w:divsChild>
        <w:div w:id="1220433155">
          <w:marLeft w:val="640"/>
          <w:marRight w:val="0"/>
          <w:marTop w:val="0"/>
          <w:marBottom w:val="0"/>
          <w:divBdr>
            <w:top w:val="none" w:sz="0" w:space="0" w:color="auto"/>
            <w:left w:val="none" w:sz="0" w:space="0" w:color="auto"/>
            <w:bottom w:val="none" w:sz="0" w:space="0" w:color="auto"/>
            <w:right w:val="none" w:sz="0" w:space="0" w:color="auto"/>
          </w:divBdr>
        </w:div>
        <w:div w:id="1660380453">
          <w:marLeft w:val="640"/>
          <w:marRight w:val="0"/>
          <w:marTop w:val="0"/>
          <w:marBottom w:val="0"/>
          <w:divBdr>
            <w:top w:val="none" w:sz="0" w:space="0" w:color="auto"/>
            <w:left w:val="none" w:sz="0" w:space="0" w:color="auto"/>
            <w:bottom w:val="none" w:sz="0" w:space="0" w:color="auto"/>
            <w:right w:val="none" w:sz="0" w:space="0" w:color="auto"/>
          </w:divBdr>
        </w:div>
        <w:div w:id="1415933141">
          <w:marLeft w:val="640"/>
          <w:marRight w:val="0"/>
          <w:marTop w:val="0"/>
          <w:marBottom w:val="0"/>
          <w:divBdr>
            <w:top w:val="none" w:sz="0" w:space="0" w:color="auto"/>
            <w:left w:val="none" w:sz="0" w:space="0" w:color="auto"/>
            <w:bottom w:val="none" w:sz="0" w:space="0" w:color="auto"/>
            <w:right w:val="none" w:sz="0" w:space="0" w:color="auto"/>
          </w:divBdr>
        </w:div>
        <w:div w:id="1444886711">
          <w:marLeft w:val="640"/>
          <w:marRight w:val="0"/>
          <w:marTop w:val="0"/>
          <w:marBottom w:val="0"/>
          <w:divBdr>
            <w:top w:val="none" w:sz="0" w:space="0" w:color="auto"/>
            <w:left w:val="none" w:sz="0" w:space="0" w:color="auto"/>
            <w:bottom w:val="none" w:sz="0" w:space="0" w:color="auto"/>
            <w:right w:val="none" w:sz="0" w:space="0" w:color="auto"/>
          </w:divBdr>
        </w:div>
        <w:div w:id="1678576176">
          <w:marLeft w:val="640"/>
          <w:marRight w:val="0"/>
          <w:marTop w:val="0"/>
          <w:marBottom w:val="0"/>
          <w:divBdr>
            <w:top w:val="none" w:sz="0" w:space="0" w:color="auto"/>
            <w:left w:val="none" w:sz="0" w:space="0" w:color="auto"/>
            <w:bottom w:val="none" w:sz="0" w:space="0" w:color="auto"/>
            <w:right w:val="none" w:sz="0" w:space="0" w:color="auto"/>
          </w:divBdr>
        </w:div>
        <w:div w:id="1495220850">
          <w:marLeft w:val="640"/>
          <w:marRight w:val="0"/>
          <w:marTop w:val="0"/>
          <w:marBottom w:val="0"/>
          <w:divBdr>
            <w:top w:val="none" w:sz="0" w:space="0" w:color="auto"/>
            <w:left w:val="none" w:sz="0" w:space="0" w:color="auto"/>
            <w:bottom w:val="none" w:sz="0" w:space="0" w:color="auto"/>
            <w:right w:val="none" w:sz="0" w:space="0" w:color="auto"/>
          </w:divBdr>
        </w:div>
        <w:div w:id="810053659">
          <w:marLeft w:val="640"/>
          <w:marRight w:val="0"/>
          <w:marTop w:val="0"/>
          <w:marBottom w:val="0"/>
          <w:divBdr>
            <w:top w:val="none" w:sz="0" w:space="0" w:color="auto"/>
            <w:left w:val="none" w:sz="0" w:space="0" w:color="auto"/>
            <w:bottom w:val="none" w:sz="0" w:space="0" w:color="auto"/>
            <w:right w:val="none" w:sz="0" w:space="0" w:color="auto"/>
          </w:divBdr>
        </w:div>
        <w:div w:id="1792245566">
          <w:marLeft w:val="640"/>
          <w:marRight w:val="0"/>
          <w:marTop w:val="0"/>
          <w:marBottom w:val="0"/>
          <w:divBdr>
            <w:top w:val="none" w:sz="0" w:space="0" w:color="auto"/>
            <w:left w:val="none" w:sz="0" w:space="0" w:color="auto"/>
            <w:bottom w:val="none" w:sz="0" w:space="0" w:color="auto"/>
            <w:right w:val="none" w:sz="0" w:space="0" w:color="auto"/>
          </w:divBdr>
        </w:div>
        <w:div w:id="714737895">
          <w:marLeft w:val="640"/>
          <w:marRight w:val="0"/>
          <w:marTop w:val="0"/>
          <w:marBottom w:val="0"/>
          <w:divBdr>
            <w:top w:val="none" w:sz="0" w:space="0" w:color="auto"/>
            <w:left w:val="none" w:sz="0" w:space="0" w:color="auto"/>
            <w:bottom w:val="none" w:sz="0" w:space="0" w:color="auto"/>
            <w:right w:val="none" w:sz="0" w:space="0" w:color="auto"/>
          </w:divBdr>
        </w:div>
        <w:div w:id="483859018">
          <w:marLeft w:val="640"/>
          <w:marRight w:val="0"/>
          <w:marTop w:val="0"/>
          <w:marBottom w:val="0"/>
          <w:divBdr>
            <w:top w:val="none" w:sz="0" w:space="0" w:color="auto"/>
            <w:left w:val="none" w:sz="0" w:space="0" w:color="auto"/>
            <w:bottom w:val="none" w:sz="0" w:space="0" w:color="auto"/>
            <w:right w:val="none" w:sz="0" w:space="0" w:color="auto"/>
          </w:divBdr>
        </w:div>
        <w:div w:id="213007476">
          <w:marLeft w:val="640"/>
          <w:marRight w:val="0"/>
          <w:marTop w:val="0"/>
          <w:marBottom w:val="0"/>
          <w:divBdr>
            <w:top w:val="none" w:sz="0" w:space="0" w:color="auto"/>
            <w:left w:val="none" w:sz="0" w:space="0" w:color="auto"/>
            <w:bottom w:val="none" w:sz="0" w:space="0" w:color="auto"/>
            <w:right w:val="none" w:sz="0" w:space="0" w:color="auto"/>
          </w:divBdr>
        </w:div>
        <w:div w:id="1112743886">
          <w:marLeft w:val="640"/>
          <w:marRight w:val="0"/>
          <w:marTop w:val="0"/>
          <w:marBottom w:val="0"/>
          <w:divBdr>
            <w:top w:val="none" w:sz="0" w:space="0" w:color="auto"/>
            <w:left w:val="none" w:sz="0" w:space="0" w:color="auto"/>
            <w:bottom w:val="none" w:sz="0" w:space="0" w:color="auto"/>
            <w:right w:val="none" w:sz="0" w:space="0" w:color="auto"/>
          </w:divBdr>
        </w:div>
        <w:div w:id="919025128">
          <w:marLeft w:val="640"/>
          <w:marRight w:val="0"/>
          <w:marTop w:val="0"/>
          <w:marBottom w:val="0"/>
          <w:divBdr>
            <w:top w:val="none" w:sz="0" w:space="0" w:color="auto"/>
            <w:left w:val="none" w:sz="0" w:space="0" w:color="auto"/>
            <w:bottom w:val="none" w:sz="0" w:space="0" w:color="auto"/>
            <w:right w:val="none" w:sz="0" w:space="0" w:color="auto"/>
          </w:divBdr>
        </w:div>
        <w:div w:id="561453088">
          <w:marLeft w:val="640"/>
          <w:marRight w:val="0"/>
          <w:marTop w:val="0"/>
          <w:marBottom w:val="0"/>
          <w:divBdr>
            <w:top w:val="none" w:sz="0" w:space="0" w:color="auto"/>
            <w:left w:val="none" w:sz="0" w:space="0" w:color="auto"/>
            <w:bottom w:val="none" w:sz="0" w:space="0" w:color="auto"/>
            <w:right w:val="none" w:sz="0" w:space="0" w:color="auto"/>
          </w:divBdr>
        </w:div>
        <w:div w:id="367686903">
          <w:marLeft w:val="640"/>
          <w:marRight w:val="0"/>
          <w:marTop w:val="0"/>
          <w:marBottom w:val="0"/>
          <w:divBdr>
            <w:top w:val="none" w:sz="0" w:space="0" w:color="auto"/>
            <w:left w:val="none" w:sz="0" w:space="0" w:color="auto"/>
            <w:bottom w:val="none" w:sz="0" w:space="0" w:color="auto"/>
            <w:right w:val="none" w:sz="0" w:space="0" w:color="auto"/>
          </w:divBdr>
        </w:div>
        <w:div w:id="1506437034">
          <w:marLeft w:val="640"/>
          <w:marRight w:val="0"/>
          <w:marTop w:val="0"/>
          <w:marBottom w:val="0"/>
          <w:divBdr>
            <w:top w:val="none" w:sz="0" w:space="0" w:color="auto"/>
            <w:left w:val="none" w:sz="0" w:space="0" w:color="auto"/>
            <w:bottom w:val="none" w:sz="0" w:space="0" w:color="auto"/>
            <w:right w:val="none" w:sz="0" w:space="0" w:color="auto"/>
          </w:divBdr>
        </w:div>
        <w:div w:id="232394463">
          <w:marLeft w:val="640"/>
          <w:marRight w:val="0"/>
          <w:marTop w:val="0"/>
          <w:marBottom w:val="0"/>
          <w:divBdr>
            <w:top w:val="none" w:sz="0" w:space="0" w:color="auto"/>
            <w:left w:val="none" w:sz="0" w:space="0" w:color="auto"/>
            <w:bottom w:val="none" w:sz="0" w:space="0" w:color="auto"/>
            <w:right w:val="none" w:sz="0" w:space="0" w:color="auto"/>
          </w:divBdr>
        </w:div>
        <w:div w:id="201669334">
          <w:marLeft w:val="640"/>
          <w:marRight w:val="0"/>
          <w:marTop w:val="0"/>
          <w:marBottom w:val="0"/>
          <w:divBdr>
            <w:top w:val="none" w:sz="0" w:space="0" w:color="auto"/>
            <w:left w:val="none" w:sz="0" w:space="0" w:color="auto"/>
            <w:bottom w:val="none" w:sz="0" w:space="0" w:color="auto"/>
            <w:right w:val="none" w:sz="0" w:space="0" w:color="auto"/>
          </w:divBdr>
        </w:div>
        <w:div w:id="713769313">
          <w:marLeft w:val="640"/>
          <w:marRight w:val="0"/>
          <w:marTop w:val="0"/>
          <w:marBottom w:val="0"/>
          <w:divBdr>
            <w:top w:val="none" w:sz="0" w:space="0" w:color="auto"/>
            <w:left w:val="none" w:sz="0" w:space="0" w:color="auto"/>
            <w:bottom w:val="none" w:sz="0" w:space="0" w:color="auto"/>
            <w:right w:val="none" w:sz="0" w:space="0" w:color="auto"/>
          </w:divBdr>
        </w:div>
        <w:div w:id="828447805">
          <w:marLeft w:val="640"/>
          <w:marRight w:val="0"/>
          <w:marTop w:val="0"/>
          <w:marBottom w:val="0"/>
          <w:divBdr>
            <w:top w:val="none" w:sz="0" w:space="0" w:color="auto"/>
            <w:left w:val="none" w:sz="0" w:space="0" w:color="auto"/>
            <w:bottom w:val="none" w:sz="0" w:space="0" w:color="auto"/>
            <w:right w:val="none" w:sz="0" w:space="0" w:color="auto"/>
          </w:divBdr>
        </w:div>
        <w:div w:id="1499076316">
          <w:marLeft w:val="640"/>
          <w:marRight w:val="0"/>
          <w:marTop w:val="0"/>
          <w:marBottom w:val="0"/>
          <w:divBdr>
            <w:top w:val="none" w:sz="0" w:space="0" w:color="auto"/>
            <w:left w:val="none" w:sz="0" w:space="0" w:color="auto"/>
            <w:bottom w:val="none" w:sz="0" w:space="0" w:color="auto"/>
            <w:right w:val="none" w:sz="0" w:space="0" w:color="auto"/>
          </w:divBdr>
        </w:div>
        <w:div w:id="23361673">
          <w:marLeft w:val="640"/>
          <w:marRight w:val="0"/>
          <w:marTop w:val="0"/>
          <w:marBottom w:val="0"/>
          <w:divBdr>
            <w:top w:val="none" w:sz="0" w:space="0" w:color="auto"/>
            <w:left w:val="none" w:sz="0" w:space="0" w:color="auto"/>
            <w:bottom w:val="none" w:sz="0" w:space="0" w:color="auto"/>
            <w:right w:val="none" w:sz="0" w:space="0" w:color="auto"/>
          </w:divBdr>
        </w:div>
        <w:div w:id="1499153461">
          <w:marLeft w:val="640"/>
          <w:marRight w:val="0"/>
          <w:marTop w:val="0"/>
          <w:marBottom w:val="0"/>
          <w:divBdr>
            <w:top w:val="none" w:sz="0" w:space="0" w:color="auto"/>
            <w:left w:val="none" w:sz="0" w:space="0" w:color="auto"/>
            <w:bottom w:val="none" w:sz="0" w:space="0" w:color="auto"/>
            <w:right w:val="none" w:sz="0" w:space="0" w:color="auto"/>
          </w:divBdr>
        </w:div>
      </w:divsChild>
    </w:div>
    <w:div w:id="1401907993">
      <w:bodyDiv w:val="1"/>
      <w:marLeft w:val="0"/>
      <w:marRight w:val="0"/>
      <w:marTop w:val="0"/>
      <w:marBottom w:val="0"/>
      <w:divBdr>
        <w:top w:val="none" w:sz="0" w:space="0" w:color="auto"/>
        <w:left w:val="none" w:sz="0" w:space="0" w:color="auto"/>
        <w:bottom w:val="none" w:sz="0" w:space="0" w:color="auto"/>
        <w:right w:val="none" w:sz="0" w:space="0" w:color="auto"/>
      </w:divBdr>
      <w:divsChild>
        <w:div w:id="577907753">
          <w:marLeft w:val="640"/>
          <w:marRight w:val="0"/>
          <w:marTop w:val="0"/>
          <w:marBottom w:val="0"/>
          <w:divBdr>
            <w:top w:val="none" w:sz="0" w:space="0" w:color="auto"/>
            <w:left w:val="none" w:sz="0" w:space="0" w:color="auto"/>
            <w:bottom w:val="none" w:sz="0" w:space="0" w:color="auto"/>
            <w:right w:val="none" w:sz="0" w:space="0" w:color="auto"/>
          </w:divBdr>
        </w:div>
        <w:div w:id="1124541523">
          <w:marLeft w:val="640"/>
          <w:marRight w:val="0"/>
          <w:marTop w:val="0"/>
          <w:marBottom w:val="0"/>
          <w:divBdr>
            <w:top w:val="none" w:sz="0" w:space="0" w:color="auto"/>
            <w:left w:val="none" w:sz="0" w:space="0" w:color="auto"/>
            <w:bottom w:val="none" w:sz="0" w:space="0" w:color="auto"/>
            <w:right w:val="none" w:sz="0" w:space="0" w:color="auto"/>
          </w:divBdr>
        </w:div>
        <w:div w:id="482166816">
          <w:marLeft w:val="640"/>
          <w:marRight w:val="0"/>
          <w:marTop w:val="0"/>
          <w:marBottom w:val="0"/>
          <w:divBdr>
            <w:top w:val="none" w:sz="0" w:space="0" w:color="auto"/>
            <w:left w:val="none" w:sz="0" w:space="0" w:color="auto"/>
            <w:bottom w:val="none" w:sz="0" w:space="0" w:color="auto"/>
            <w:right w:val="none" w:sz="0" w:space="0" w:color="auto"/>
          </w:divBdr>
        </w:div>
        <w:div w:id="6640873">
          <w:marLeft w:val="640"/>
          <w:marRight w:val="0"/>
          <w:marTop w:val="0"/>
          <w:marBottom w:val="0"/>
          <w:divBdr>
            <w:top w:val="none" w:sz="0" w:space="0" w:color="auto"/>
            <w:left w:val="none" w:sz="0" w:space="0" w:color="auto"/>
            <w:bottom w:val="none" w:sz="0" w:space="0" w:color="auto"/>
            <w:right w:val="none" w:sz="0" w:space="0" w:color="auto"/>
          </w:divBdr>
        </w:div>
        <w:div w:id="522599361">
          <w:marLeft w:val="640"/>
          <w:marRight w:val="0"/>
          <w:marTop w:val="0"/>
          <w:marBottom w:val="0"/>
          <w:divBdr>
            <w:top w:val="none" w:sz="0" w:space="0" w:color="auto"/>
            <w:left w:val="none" w:sz="0" w:space="0" w:color="auto"/>
            <w:bottom w:val="none" w:sz="0" w:space="0" w:color="auto"/>
            <w:right w:val="none" w:sz="0" w:space="0" w:color="auto"/>
          </w:divBdr>
        </w:div>
        <w:div w:id="2000300990">
          <w:marLeft w:val="640"/>
          <w:marRight w:val="0"/>
          <w:marTop w:val="0"/>
          <w:marBottom w:val="0"/>
          <w:divBdr>
            <w:top w:val="none" w:sz="0" w:space="0" w:color="auto"/>
            <w:left w:val="none" w:sz="0" w:space="0" w:color="auto"/>
            <w:bottom w:val="none" w:sz="0" w:space="0" w:color="auto"/>
            <w:right w:val="none" w:sz="0" w:space="0" w:color="auto"/>
          </w:divBdr>
        </w:div>
        <w:div w:id="692459828">
          <w:marLeft w:val="640"/>
          <w:marRight w:val="0"/>
          <w:marTop w:val="0"/>
          <w:marBottom w:val="0"/>
          <w:divBdr>
            <w:top w:val="none" w:sz="0" w:space="0" w:color="auto"/>
            <w:left w:val="none" w:sz="0" w:space="0" w:color="auto"/>
            <w:bottom w:val="none" w:sz="0" w:space="0" w:color="auto"/>
            <w:right w:val="none" w:sz="0" w:space="0" w:color="auto"/>
          </w:divBdr>
        </w:div>
        <w:div w:id="1990397508">
          <w:marLeft w:val="640"/>
          <w:marRight w:val="0"/>
          <w:marTop w:val="0"/>
          <w:marBottom w:val="0"/>
          <w:divBdr>
            <w:top w:val="none" w:sz="0" w:space="0" w:color="auto"/>
            <w:left w:val="none" w:sz="0" w:space="0" w:color="auto"/>
            <w:bottom w:val="none" w:sz="0" w:space="0" w:color="auto"/>
            <w:right w:val="none" w:sz="0" w:space="0" w:color="auto"/>
          </w:divBdr>
        </w:div>
        <w:div w:id="1389037861">
          <w:marLeft w:val="640"/>
          <w:marRight w:val="0"/>
          <w:marTop w:val="0"/>
          <w:marBottom w:val="0"/>
          <w:divBdr>
            <w:top w:val="none" w:sz="0" w:space="0" w:color="auto"/>
            <w:left w:val="none" w:sz="0" w:space="0" w:color="auto"/>
            <w:bottom w:val="none" w:sz="0" w:space="0" w:color="auto"/>
            <w:right w:val="none" w:sz="0" w:space="0" w:color="auto"/>
          </w:divBdr>
        </w:div>
        <w:div w:id="1249845650">
          <w:marLeft w:val="640"/>
          <w:marRight w:val="0"/>
          <w:marTop w:val="0"/>
          <w:marBottom w:val="0"/>
          <w:divBdr>
            <w:top w:val="none" w:sz="0" w:space="0" w:color="auto"/>
            <w:left w:val="none" w:sz="0" w:space="0" w:color="auto"/>
            <w:bottom w:val="none" w:sz="0" w:space="0" w:color="auto"/>
            <w:right w:val="none" w:sz="0" w:space="0" w:color="auto"/>
          </w:divBdr>
        </w:div>
        <w:div w:id="2075466551">
          <w:marLeft w:val="640"/>
          <w:marRight w:val="0"/>
          <w:marTop w:val="0"/>
          <w:marBottom w:val="0"/>
          <w:divBdr>
            <w:top w:val="none" w:sz="0" w:space="0" w:color="auto"/>
            <w:left w:val="none" w:sz="0" w:space="0" w:color="auto"/>
            <w:bottom w:val="none" w:sz="0" w:space="0" w:color="auto"/>
            <w:right w:val="none" w:sz="0" w:space="0" w:color="auto"/>
          </w:divBdr>
        </w:div>
        <w:div w:id="654190136">
          <w:marLeft w:val="640"/>
          <w:marRight w:val="0"/>
          <w:marTop w:val="0"/>
          <w:marBottom w:val="0"/>
          <w:divBdr>
            <w:top w:val="none" w:sz="0" w:space="0" w:color="auto"/>
            <w:left w:val="none" w:sz="0" w:space="0" w:color="auto"/>
            <w:bottom w:val="none" w:sz="0" w:space="0" w:color="auto"/>
            <w:right w:val="none" w:sz="0" w:space="0" w:color="auto"/>
          </w:divBdr>
        </w:div>
        <w:div w:id="1432125336">
          <w:marLeft w:val="640"/>
          <w:marRight w:val="0"/>
          <w:marTop w:val="0"/>
          <w:marBottom w:val="0"/>
          <w:divBdr>
            <w:top w:val="none" w:sz="0" w:space="0" w:color="auto"/>
            <w:left w:val="none" w:sz="0" w:space="0" w:color="auto"/>
            <w:bottom w:val="none" w:sz="0" w:space="0" w:color="auto"/>
            <w:right w:val="none" w:sz="0" w:space="0" w:color="auto"/>
          </w:divBdr>
        </w:div>
        <w:div w:id="695543373">
          <w:marLeft w:val="640"/>
          <w:marRight w:val="0"/>
          <w:marTop w:val="0"/>
          <w:marBottom w:val="0"/>
          <w:divBdr>
            <w:top w:val="none" w:sz="0" w:space="0" w:color="auto"/>
            <w:left w:val="none" w:sz="0" w:space="0" w:color="auto"/>
            <w:bottom w:val="none" w:sz="0" w:space="0" w:color="auto"/>
            <w:right w:val="none" w:sz="0" w:space="0" w:color="auto"/>
          </w:divBdr>
        </w:div>
        <w:div w:id="1707216558">
          <w:marLeft w:val="640"/>
          <w:marRight w:val="0"/>
          <w:marTop w:val="0"/>
          <w:marBottom w:val="0"/>
          <w:divBdr>
            <w:top w:val="none" w:sz="0" w:space="0" w:color="auto"/>
            <w:left w:val="none" w:sz="0" w:space="0" w:color="auto"/>
            <w:bottom w:val="none" w:sz="0" w:space="0" w:color="auto"/>
            <w:right w:val="none" w:sz="0" w:space="0" w:color="auto"/>
          </w:divBdr>
        </w:div>
        <w:div w:id="1178353073">
          <w:marLeft w:val="640"/>
          <w:marRight w:val="0"/>
          <w:marTop w:val="0"/>
          <w:marBottom w:val="0"/>
          <w:divBdr>
            <w:top w:val="none" w:sz="0" w:space="0" w:color="auto"/>
            <w:left w:val="none" w:sz="0" w:space="0" w:color="auto"/>
            <w:bottom w:val="none" w:sz="0" w:space="0" w:color="auto"/>
            <w:right w:val="none" w:sz="0" w:space="0" w:color="auto"/>
          </w:divBdr>
        </w:div>
        <w:div w:id="1500149611">
          <w:marLeft w:val="640"/>
          <w:marRight w:val="0"/>
          <w:marTop w:val="0"/>
          <w:marBottom w:val="0"/>
          <w:divBdr>
            <w:top w:val="none" w:sz="0" w:space="0" w:color="auto"/>
            <w:left w:val="none" w:sz="0" w:space="0" w:color="auto"/>
            <w:bottom w:val="none" w:sz="0" w:space="0" w:color="auto"/>
            <w:right w:val="none" w:sz="0" w:space="0" w:color="auto"/>
          </w:divBdr>
        </w:div>
        <w:div w:id="1683555274">
          <w:marLeft w:val="640"/>
          <w:marRight w:val="0"/>
          <w:marTop w:val="0"/>
          <w:marBottom w:val="0"/>
          <w:divBdr>
            <w:top w:val="none" w:sz="0" w:space="0" w:color="auto"/>
            <w:left w:val="none" w:sz="0" w:space="0" w:color="auto"/>
            <w:bottom w:val="none" w:sz="0" w:space="0" w:color="auto"/>
            <w:right w:val="none" w:sz="0" w:space="0" w:color="auto"/>
          </w:divBdr>
        </w:div>
        <w:div w:id="1857453487">
          <w:marLeft w:val="640"/>
          <w:marRight w:val="0"/>
          <w:marTop w:val="0"/>
          <w:marBottom w:val="0"/>
          <w:divBdr>
            <w:top w:val="none" w:sz="0" w:space="0" w:color="auto"/>
            <w:left w:val="none" w:sz="0" w:space="0" w:color="auto"/>
            <w:bottom w:val="none" w:sz="0" w:space="0" w:color="auto"/>
            <w:right w:val="none" w:sz="0" w:space="0" w:color="auto"/>
          </w:divBdr>
        </w:div>
        <w:div w:id="1132021080">
          <w:marLeft w:val="640"/>
          <w:marRight w:val="0"/>
          <w:marTop w:val="0"/>
          <w:marBottom w:val="0"/>
          <w:divBdr>
            <w:top w:val="none" w:sz="0" w:space="0" w:color="auto"/>
            <w:left w:val="none" w:sz="0" w:space="0" w:color="auto"/>
            <w:bottom w:val="none" w:sz="0" w:space="0" w:color="auto"/>
            <w:right w:val="none" w:sz="0" w:space="0" w:color="auto"/>
          </w:divBdr>
        </w:div>
        <w:div w:id="1755198940">
          <w:marLeft w:val="640"/>
          <w:marRight w:val="0"/>
          <w:marTop w:val="0"/>
          <w:marBottom w:val="0"/>
          <w:divBdr>
            <w:top w:val="none" w:sz="0" w:space="0" w:color="auto"/>
            <w:left w:val="none" w:sz="0" w:space="0" w:color="auto"/>
            <w:bottom w:val="none" w:sz="0" w:space="0" w:color="auto"/>
            <w:right w:val="none" w:sz="0" w:space="0" w:color="auto"/>
          </w:divBdr>
        </w:div>
        <w:div w:id="1067648254">
          <w:marLeft w:val="640"/>
          <w:marRight w:val="0"/>
          <w:marTop w:val="0"/>
          <w:marBottom w:val="0"/>
          <w:divBdr>
            <w:top w:val="none" w:sz="0" w:space="0" w:color="auto"/>
            <w:left w:val="none" w:sz="0" w:space="0" w:color="auto"/>
            <w:bottom w:val="none" w:sz="0" w:space="0" w:color="auto"/>
            <w:right w:val="none" w:sz="0" w:space="0" w:color="auto"/>
          </w:divBdr>
        </w:div>
        <w:div w:id="275870250">
          <w:marLeft w:val="640"/>
          <w:marRight w:val="0"/>
          <w:marTop w:val="0"/>
          <w:marBottom w:val="0"/>
          <w:divBdr>
            <w:top w:val="none" w:sz="0" w:space="0" w:color="auto"/>
            <w:left w:val="none" w:sz="0" w:space="0" w:color="auto"/>
            <w:bottom w:val="none" w:sz="0" w:space="0" w:color="auto"/>
            <w:right w:val="none" w:sz="0" w:space="0" w:color="auto"/>
          </w:divBdr>
        </w:div>
        <w:div w:id="1313485075">
          <w:marLeft w:val="640"/>
          <w:marRight w:val="0"/>
          <w:marTop w:val="0"/>
          <w:marBottom w:val="0"/>
          <w:divBdr>
            <w:top w:val="none" w:sz="0" w:space="0" w:color="auto"/>
            <w:left w:val="none" w:sz="0" w:space="0" w:color="auto"/>
            <w:bottom w:val="none" w:sz="0" w:space="0" w:color="auto"/>
            <w:right w:val="none" w:sz="0" w:space="0" w:color="auto"/>
          </w:divBdr>
        </w:div>
        <w:div w:id="1235819335">
          <w:marLeft w:val="640"/>
          <w:marRight w:val="0"/>
          <w:marTop w:val="0"/>
          <w:marBottom w:val="0"/>
          <w:divBdr>
            <w:top w:val="none" w:sz="0" w:space="0" w:color="auto"/>
            <w:left w:val="none" w:sz="0" w:space="0" w:color="auto"/>
            <w:bottom w:val="none" w:sz="0" w:space="0" w:color="auto"/>
            <w:right w:val="none" w:sz="0" w:space="0" w:color="auto"/>
          </w:divBdr>
        </w:div>
        <w:div w:id="362369412">
          <w:marLeft w:val="640"/>
          <w:marRight w:val="0"/>
          <w:marTop w:val="0"/>
          <w:marBottom w:val="0"/>
          <w:divBdr>
            <w:top w:val="none" w:sz="0" w:space="0" w:color="auto"/>
            <w:left w:val="none" w:sz="0" w:space="0" w:color="auto"/>
            <w:bottom w:val="none" w:sz="0" w:space="0" w:color="auto"/>
            <w:right w:val="none" w:sz="0" w:space="0" w:color="auto"/>
          </w:divBdr>
        </w:div>
      </w:divsChild>
    </w:div>
    <w:div w:id="1408308081">
      <w:bodyDiv w:val="1"/>
      <w:marLeft w:val="0"/>
      <w:marRight w:val="0"/>
      <w:marTop w:val="0"/>
      <w:marBottom w:val="0"/>
      <w:divBdr>
        <w:top w:val="none" w:sz="0" w:space="0" w:color="auto"/>
        <w:left w:val="none" w:sz="0" w:space="0" w:color="auto"/>
        <w:bottom w:val="none" w:sz="0" w:space="0" w:color="auto"/>
        <w:right w:val="none" w:sz="0" w:space="0" w:color="auto"/>
      </w:divBdr>
      <w:divsChild>
        <w:div w:id="1611234062">
          <w:marLeft w:val="640"/>
          <w:marRight w:val="0"/>
          <w:marTop w:val="0"/>
          <w:marBottom w:val="0"/>
          <w:divBdr>
            <w:top w:val="none" w:sz="0" w:space="0" w:color="auto"/>
            <w:left w:val="none" w:sz="0" w:space="0" w:color="auto"/>
            <w:bottom w:val="none" w:sz="0" w:space="0" w:color="auto"/>
            <w:right w:val="none" w:sz="0" w:space="0" w:color="auto"/>
          </w:divBdr>
        </w:div>
        <w:div w:id="62147135">
          <w:marLeft w:val="640"/>
          <w:marRight w:val="0"/>
          <w:marTop w:val="0"/>
          <w:marBottom w:val="0"/>
          <w:divBdr>
            <w:top w:val="none" w:sz="0" w:space="0" w:color="auto"/>
            <w:left w:val="none" w:sz="0" w:space="0" w:color="auto"/>
            <w:bottom w:val="none" w:sz="0" w:space="0" w:color="auto"/>
            <w:right w:val="none" w:sz="0" w:space="0" w:color="auto"/>
          </w:divBdr>
        </w:div>
        <w:div w:id="2072381211">
          <w:marLeft w:val="640"/>
          <w:marRight w:val="0"/>
          <w:marTop w:val="0"/>
          <w:marBottom w:val="0"/>
          <w:divBdr>
            <w:top w:val="none" w:sz="0" w:space="0" w:color="auto"/>
            <w:left w:val="none" w:sz="0" w:space="0" w:color="auto"/>
            <w:bottom w:val="none" w:sz="0" w:space="0" w:color="auto"/>
            <w:right w:val="none" w:sz="0" w:space="0" w:color="auto"/>
          </w:divBdr>
        </w:div>
        <w:div w:id="617486820">
          <w:marLeft w:val="640"/>
          <w:marRight w:val="0"/>
          <w:marTop w:val="0"/>
          <w:marBottom w:val="0"/>
          <w:divBdr>
            <w:top w:val="none" w:sz="0" w:space="0" w:color="auto"/>
            <w:left w:val="none" w:sz="0" w:space="0" w:color="auto"/>
            <w:bottom w:val="none" w:sz="0" w:space="0" w:color="auto"/>
            <w:right w:val="none" w:sz="0" w:space="0" w:color="auto"/>
          </w:divBdr>
        </w:div>
        <w:div w:id="1427576148">
          <w:marLeft w:val="640"/>
          <w:marRight w:val="0"/>
          <w:marTop w:val="0"/>
          <w:marBottom w:val="0"/>
          <w:divBdr>
            <w:top w:val="none" w:sz="0" w:space="0" w:color="auto"/>
            <w:left w:val="none" w:sz="0" w:space="0" w:color="auto"/>
            <w:bottom w:val="none" w:sz="0" w:space="0" w:color="auto"/>
            <w:right w:val="none" w:sz="0" w:space="0" w:color="auto"/>
          </w:divBdr>
        </w:div>
        <w:div w:id="1408847912">
          <w:marLeft w:val="640"/>
          <w:marRight w:val="0"/>
          <w:marTop w:val="0"/>
          <w:marBottom w:val="0"/>
          <w:divBdr>
            <w:top w:val="none" w:sz="0" w:space="0" w:color="auto"/>
            <w:left w:val="none" w:sz="0" w:space="0" w:color="auto"/>
            <w:bottom w:val="none" w:sz="0" w:space="0" w:color="auto"/>
            <w:right w:val="none" w:sz="0" w:space="0" w:color="auto"/>
          </w:divBdr>
        </w:div>
        <w:div w:id="1007095900">
          <w:marLeft w:val="640"/>
          <w:marRight w:val="0"/>
          <w:marTop w:val="0"/>
          <w:marBottom w:val="0"/>
          <w:divBdr>
            <w:top w:val="none" w:sz="0" w:space="0" w:color="auto"/>
            <w:left w:val="none" w:sz="0" w:space="0" w:color="auto"/>
            <w:bottom w:val="none" w:sz="0" w:space="0" w:color="auto"/>
            <w:right w:val="none" w:sz="0" w:space="0" w:color="auto"/>
          </w:divBdr>
        </w:div>
        <w:div w:id="828059028">
          <w:marLeft w:val="640"/>
          <w:marRight w:val="0"/>
          <w:marTop w:val="0"/>
          <w:marBottom w:val="0"/>
          <w:divBdr>
            <w:top w:val="none" w:sz="0" w:space="0" w:color="auto"/>
            <w:left w:val="none" w:sz="0" w:space="0" w:color="auto"/>
            <w:bottom w:val="none" w:sz="0" w:space="0" w:color="auto"/>
            <w:right w:val="none" w:sz="0" w:space="0" w:color="auto"/>
          </w:divBdr>
        </w:div>
        <w:div w:id="507062082">
          <w:marLeft w:val="640"/>
          <w:marRight w:val="0"/>
          <w:marTop w:val="0"/>
          <w:marBottom w:val="0"/>
          <w:divBdr>
            <w:top w:val="none" w:sz="0" w:space="0" w:color="auto"/>
            <w:left w:val="none" w:sz="0" w:space="0" w:color="auto"/>
            <w:bottom w:val="none" w:sz="0" w:space="0" w:color="auto"/>
            <w:right w:val="none" w:sz="0" w:space="0" w:color="auto"/>
          </w:divBdr>
        </w:div>
        <w:div w:id="409960403">
          <w:marLeft w:val="640"/>
          <w:marRight w:val="0"/>
          <w:marTop w:val="0"/>
          <w:marBottom w:val="0"/>
          <w:divBdr>
            <w:top w:val="none" w:sz="0" w:space="0" w:color="auto"/>
            <w:left w:val="none" w:sz="0" w:space="0" w:color="auto"/>
            <w:bottom w:val="none" w:sz="0" w:space="0" w:color="auto"/>
            <w:right w:val="none" w:sz="0" w:space="0" w:color="auto"/>
          </w:divBdr>
        </w:div>
        <w:div w:id="1571768826">
          <w:marLeft w:val="640"/>
          <w:marRight w:val="0"/>
          <w:marTop w:val="0"/>
          <w:marBottom w:val="0"/>
          <w:divBdr>
            <w:top w:val="none" w:sz="0" w:space="0" w:color="auto"/>
            <w:left w:val="none" w:sz="0" w:space="0" w:color="auto"/>
            <w:bottom w:val="none" w:sz="0" w:space="0" w:color="auto"/>
            <w:right w:val="none" w:sz="0" w:space="0" w:color="auto"/>
          </w:divBdr>
        </w:div>
        <w:div w:id="475684166">
          <w:marLeft w:val="640"/>
          <w:marRight w:val="0"/>
          <w:marTop w:val="0"/>
          <w:marBottom w:val="0"/>
          <w:divBdr>
            <w:top w:val="none" w:sz="0" w:space="0" w:color="auto"/>
            <w:left w:val="none" w:sz="0" w:space="0" w:color="auto"/>
            <w:bottom w:val="none" w:sz="0" w:space="0" w:color="auto"/>
            <w:right w:val="none" w:sz="0" w:space="0" w:color="auto"/>
          </w:divBdr>
        </w:div>
        <w:div w:id="1486051618">
          <w:marLeft w:val="640"/>
          <w:marRight w:val="0"/>
          <w:marTop w:val="0"/>
          <w:marBottom w:val="0"/>
          <w:divBdr>
            <w:top w:val="none" w:sz="0" w:space="0" w:color="auto"/>
            <w:left w:val="none" w:sz="0" w:space="0" w:color="auto"/>
            <w:bottom w:val="none" w:sz="0" w:space="0" w:color="auto"/>
            <w:right w:val="none" w:sz="0" w:space="0" w:color="auto"/>
          </w:divBdr>
        </w:div>
        <w:div w:id="583149663">
          <w:marLeft w:val="640"/>
          <w:marRight w:val="0"/>
          <w:marTop w:val="0"/>
          <w:marBottom w:val="0"/>
          <w:divBdr>
            <w:top w:val="none" w:sz="0" w:space="0" w:color="auto"/>
            <w:left w:val="none" w:sz="0" w:space="0" w:color="auto"/>
            <w:bottom w:val="none" w:sz="0" w:space="0" w:color="auto"/>
            <w:right w:val="none" w:sz="0" w:space="0" w:color="auto"/>
          </w:divBdr>
        </w:div>
        <w:div w:id="1744645119">
          <w:marLeft w:val="640"/>
          <w:marRight w:val="0"/>
          <w:marTop w:val="0"/>
          <w:marBottom w:val="0"/>
          <w:divBdr>
            <w:top w:val="none" w:sz="0" w:space="0" w:color="auto"/>
            <w:left w:val="none" w:sz="0" w:space="0" w:color="auto"/>
            <w:bottom w:val="none" w:sz="0" w:space="0" w:color="auto"/>
            <w:right w:val="none" w:sz="0" w:space="0" w:color="auto"/>
          </w:divBdr>
        </w:div>
        <w:div w:id="1932346375">
          <w:marLeft w:val="640"/>
          <w:marRight w:val="0"/>
          <w:marTop w:val="0"/>
          <w:marBottom w:val="0"/>
          <w:divBdr>
            <w:top w:val="none" w:sz="0" w:space="0" w:color="auto"/>
            <w:left w:val="none" w:sz="0" w:space="0" w:color="auto"/>
            <w:bottom w:val="none" w:sz="0" w:space="0" w:color="auto"/>
            <w:right w:val="none" w:sz="0" w:space="0" w:color="auto"/>
          </w:divBdr>
        </w:div>
        <w:div w:id="1810704227">
          <w:marLeft w:val="640"/>
          <w:marRight w:val="0"/>
          <w:marTop w:val="0"/>
          <w:marBottom w:val="0"/>
          <w:divBdr>
            <w:top w:val="none" w:sz="0" w:space="0" w:color="auto"/>
            <w:left w:val="none" w:sz="0" w:space="0" w:color="auto"/>
            <w:bottom w:val="none" w:sz="0" w:space="0" w:color="auto"/>
            <w:right w:val="none" w:sz="0" w:space="0" w:color="auto"/>
          </w:divBdr>
        </w:div>
        <w:div w:id="387072178">
          <w:marLeft w:val="640"/>
          <w:marRight w:val="0"/>
          <w:marTop w:val="0"/>
          <w:marBottom w:val="0"/>
          <w:divBdr>
            <w:top w:val="none" w:sz="0" w:space="0" w:color="auto"/>
            <w:left w:val="none" w:sz="0" w:space="0" w:color="auto"/>
            <w:bottom w:val="none" w:sz="0" w:space="0" w:color="auto"/>
            <w:right w:val="none" w:sz="0" w:space="0" w:color="auto"/>
          </w:divBdr>
        </w:div>
        <w:div w:id="2044136216">
          <w:marLeft w:val="640"/>
          <w:marRight w:val="0"/>
          <w:marTop w:val="0"/>
          <w:marBottom w:val="0"/>
          <w:divBdr>
            <w:top w:val="none" w:sz="0" w:space="0" w:color="auto"/>
            <w:left w:val="none" w:sz="0" w:space="0" w:color="auto"/>
            <w:bottom w:val="none" w:sz="0" w:space="0" w:color="auto"/>
            <w:right w:val="none" w:sz="0" w:space="0" w:color="auto"/>
          </w:divBdr>
        </w:div>
        <w:div w:id="264002865">
          <w:marLeft w:val="640"/>
          <w:marRight w:val="0"/>
          <w:marTop w:val="0"/>
          <w:marBottom w:val="0"/>
          <w:divBdr>
            <w:top w:val="none" w:sz="0" w:space="0" w:color="auto"/>
            <w:left w:val="none" w:sz="0" w:space="0" w:color="auto"/>
            <w:bottom w:val="none" w:sz="0" w:space="0" w:color="auto"/>
            <w:right w:val="none" w:sz="0" w:space="0" w:color="auto"/>
          </w:divBdr>
        </w:div>
        <w:div w:id="1002316861">
          <w:marLeft w:val="640"/>
          <w:marRight w:val="0"/>
          <w:marTop w:val="0"/>
          <w:marBottom w:val="0"/>
          <w:divBdr>
            <w:top w:val="none" w:sz="0" w:space="0" w:color="auto"/>
            <w:left w:val="none" w:sz="0" w:space="0" w:color="auto"/>
            <w:bottom w:val="none" w:sz="0" w:space="0" w:color="auto"/>
            <w:right w:val="none" w:sz="0" w:space="0" w:color="auto"/>
          </w:divBdr>
        </w:div>
        <w:div w:id="1202092165">
          <w:marLeft w:val="640"/>
          <w:marRight w:val="0"/>
          <w:marTop w:val="0"/>
          <w:marBottom w:val="0"/>
          <w:divBdr>
            <w:top w:val="none" w:sz="0" w:space="0" w:color="auto"/>
            <w:left w:val="none" w:sz="0" w:space="0" w:color="auto"/>
            <w:bottom w:val="none" w:sz="0" w:space="0" w:color="auto"/>
            <w:right w:val="none" w:sz="0" w:space="0" w:color="auto"/>
          </w:divBdr>
        </w:div>
        <w:div w:id="754203209">
          <w:marLeft w:val="640"/>
          <w:marRight w:val="0"/>
          <w:marTop w:val="0"/>
          <w:marBottom w:val="0"/>
          <w:divBdr>
            <w:top w:val="none" w:sz="0" w:space="0" w:color="auto"/>
            <w:left w:val="none" w:sz="0" w:space="0" w:color="auto"/>
            <w:bottom w:val="none" w:sz="0" w:space="0" w:color="auto"/>
            <w:right w:val="none" w:sz="0" w:space="0" w:color="auto"/>
          </w:divBdr>
        </w:div>
        <w:div w:id="640576016">
          <w:marLeft w:val="640"/>
          <w:marRight w:val="0"/>
          <w:marTop w:val="0"/>
          <w:marBottom w:val="0"/>
          <w:divBdr>
            <w:top w:val="none" w:sz="0" w:space="0" w:color="auto"/>
            <w:left w:val="none" w:sz="0" w:space="0" w:color="auto"/>
            <w:bottom w:val="none" w:sz="0" w:space="0" w:color="auto"/>
            <w:right w:val="none" w:sz="0" w:space="0" w:color="auto"/>
          </w:divBdr>
        </w:div>
        <w:div w:id="125856344">
          <w:marLeft w:val="640"/>
          <w:marRight w:val="0"/>
          <w:marTop w:val="0"/>
          <w:marBottom w:val="0"/>
          <w:divBdr>
            <w:top w:val="none" w:sz="0" w:space="0" w:color="auto"/>
            <w:left w:val="none" w:sz="0" w:space="0" w:color="auto"/>
            <w:bottom w:val="none" w:sz="0" w:space="0" w:color="auto"/>
            <w:right w:val="none" w:sz="0" w:space="0" w:color="auto"/>
          </w:divBdr>
        </w:div>
        <w:div w:id="1614511971">
          <w:marLeft w:val="640"/>
          <w:marRight w:val="0"/>
          <w:marTop w:val="0"/>
          <w:marBottom w:val="0"/>
          <w:divBdr>
            <w:top w:val="none" w:sz="0" w:space="0" w:color="auto"/>
            <w:left w:val="none" w:sz="0" w:space="0" w:color="auto"/>
            <w:bottom w:val="none" w:sz="0" w:space="0" w:color="auto"/>
            <w:right w:val="none" w:sz="0" w:space="0" w:color="auto"/>
          </w:divBdr>
        </w:div>
        <w:div w:id="672148272">
          <w:marLeft w:val="640"/>
          <w:marRight w:val="0"/>
          <w:marTop w:val="0"/>
          <w:marBottom w:val="0"/>
          <w:divBdr>
            <w:top w:val="none" w:sz="0" w:space="0" w:color="auto"/>
            <w:left w:val="none" w:sz="0" w:space="0" w:color="auto"/>
            <w:bottom w:val="none" w:sz="0" w:space="0" w:color="auto"/>
            <w:right w:val="none" w:sz="0" w:space="0" w:color="auto"/>
          </w:divBdr>
        </w:div>
      </w:divsChild>
    </w:div>
    <w:div w:id="1411350049">
      <w:bodyDiv w:val="1"/>
      <w:marLeft w:val="0"/>
      <w:marRight w:val="0"/>
      <w:marTop w:val="0"/>
      <w:marBottom w:val="0"/>
      <w:divBdr>
        <w:top w:val="none" w:sz="0" w:space="0" w:color="auto"/>
        <w:left w:val="none" w:sz="0" w:space="0" w:color="auto"/>
        <w:bottom w:val="none" w:sz="0" w:space="0" w:color="auto"/>
        <w:right w:val="none" w:sz="0" w:space="0" w:color="auto"/>
      </w:divBdr>
      <w:divsChild>
        <w:div w:id="576788112">
          <w:marLeft w:val="640"/>
          <w:marRight w:val="0"/>
          <w:marTop w:val="0"/>
          <w:marBottom w:val="0"/>
          <w:divBdr>
            <w:top w:val="none" w:sz="0" w:space="0" w:color="auto"/>
            <w:left w:val="none" w:sz="0" w:space="0" w:color="auto"/>
            <w:bottom w:val="none" w:sz="0" w:space="0" w:color="auto"/>
            <w:right w:val="none" w:sz="0" w:space="0" w:color="auto"/>
          </w:divBdr>
        </w:div>
        <w:div w:id="805317782">
          <w:marLeft w:val="640"/>
          <w:marRight w:val="0"/>
          <w:marTop w:val="0"/>
          <w:marBottom w:val="0"/>
          <w:divBdr>
            <w:top w:val="none" w:sz="0" w:space="0" w:color="auto"/>
            <w:left w:val="none" w:sz="0" w:space="0" w:color="auto"/>
            <w:bottom w:val="none" w:sz="0" w:space="0" w:color="auto"/>
            <w:right w:val="none" w:sz="0" w:space="0" w:color="auto"/>
          </w:divBdr>
        </w:div>
        <w:div w:id="2076391801">
          <w:marLeft w:val="640"/>
          <w:marRight w:val="0"/>
          <w:marTop w:val="0"/>
          <w:marBottom w:val="0"/>
          <w:divBdr>
            <w:top w:val="none" w:sz="0" w:space="0" w:color="auto"/>
            <w:left w:val="none" w:sz="0" w:space="0" w:color="auto"/>
            <w:bottom w:val="none" w:sz="0" w:space="0" w:color="auto"/>
            <w:right w:val="none" w:sz="0" w:space="0" w:color="auto"/>
          </w:divBdr>
        </w:div>
        <w:div w:id="43262191">
          <w:marLeft w:val="640"/>
          <w:marRight w:val="0"/>
          <w:marTop w:val="0"/>
          <w:marBottom w:val="0"/>
          <w:divBdr>
            <w:top w:val="none" w:sz="0" w:space="0" w:color="auto"/>
            <w:left w:val="none" w:sz="0" w:space="0" w:color="auto"/>
            <w:bottom w:val="none" w:sz="0" w:space="0" w:color="auto"/>
            <w:right w:val="none" w:sz="0" w:space="0" w:color="auto"/>
          </w:divBdr>
        </w:div>
        <w:div w:id="1919173374">
          <w:marLeft w:val="640"/>
          <w:marRight w:val="0"/>
          <w:marTop w:val="0"/>
          <w:marBottom w:val="0"/>
          <w:divBdr>
            <w:top w:val="none" w:sz="0" w:space="0" w:color="auto"/>
            <w:left w:val="none" w:sz="0" w:space="0" w:color="auto"/>
            <w:bottom w:val="none" w:sz="0" w:space="0" w:color="auto"/>
            <w:right w:val="none" w:sz="0" w:space="0" w:color="auto"/>
          </w:divBdr>
        </w:div>
        <w:div w:id="397243274">
          <w:marLeft w:val="640"/>
          <w:marRight w:val="0"/>
          <w:marTop w:val="0"/>
          <w:marBottom w:val="0"/>
          <w:divBdr>
            <w:top w:val="none" w:sz="0" w:space="0" w:color="auto"/>
            <w:left w:val="none" w:sz="0" w:space="0" w:color="auto"/>
            <w:bottom w:val="none" w:sz="0" w:space="0" w:color="auto"/>
            <w:right w:val="none" w:sz="0" w:space="0" w:color="auto"/>
          </w:divBdr>
        </w:div>
        <w:div w:id="748885557">
          <w:marLeft w:val="640"/>
          <w:marRight w:val="0"/>
          <w:marTop w:val="0"/>
          <w:marBottom w:val="0"/>
          <w:divBdr>
            <w:top w:val="none" w:sz="0" w:space="0" w:color="auto"/>
            <w:left w:val="none" w:sz="0" w:space="0" w:color="auto"/>
            <w:bottom w:val="none" w:sz="0" w:space="0" w:color="auto"/>
            <w:right w:val="none" w:sz="0" w:space="0" w:color="auto"/>
          </w:divBdr>
        </w:div>
        <w:div w:id="2099012771">
          <w:marLeft w:val="640"/>
          <w:marRight w:val="0"/>
          <w:marTop w:val="0"/>
          <w:marBottom w:val="0"/>
          <w:divBdr>
            <w:top w:val="none" w:sz="0" w:space="0" w:color="auto"/>
            <w:left w:val="none" w:sz="0" w:space="0" w:color="auto"/>
            <w:bottom w:val="none" w:sz="0" w:space="0" w:color="auto"/>
            <w:right w:val="none" w:sz="0" w:space="0" w:color="auto"/>
          </w:divBdr>
        </w:div>
        <w:div w:id="1587691695">
          <w:marLeft w:val="640"/>
          <w:marRight w:val="0"/>
          <w:marTop w:val="0"/>
          <w:marBottom w:val="0"/>
          <w:divBdr>
            <w:top w:val="none" w:sz="0" w:space="0" w:color="auto"/>
            <w:left w:val="none" w:sz="0" w:space="0" w:color="auto"/>
            <w:bottom w:val="none" w:sz="0" w:space="0" w:color="auto"/>
            <w:right w:val="none" w:sz="0" w:space="0" w:color="auto"/>
          </w:divBdr>
        </w:div>
        <w:div w:id="252780736">
          <w:marLeft w:val="640"/>
          <w:marRight w:val="0"/>
          <w:marTop w:val="0"/>
          <w:marBottom w:val="0"/>
          <w:divBdr>
            <w:top w:val="none" w:sz="0" w:space="0" w:color="auto"/>
            <w:left w:val="none" w:sz="0" w:space="0" w:color="auto"/>
            <w:bottom w:val="none" w:sz="0" w:space="0" w:color="auto"/>
            <w:right w:val="none" w:sz="0" w:space="0" w:color="auto"/>
          </w:divBdr>
        </w:div>
        <w:div w:id="2103408980">
          <w:marLeft w:val="640"/>
          <w:marRight w:val="0"/>
          <w:marTop w:val="0"/>
          <w:marBottom w:val="0"/>
          <w:divBdr>
            <w:top w:val="none" w:sz="0" w:space="0" w:color="auto"/>
            <w:left w:val="none" w:sz="0" w:space="0" w:color="auto"/>
            <w:bottom w:val="none" w:sz="0" w:space="0" w:color="auto"/>
            <w:right w:val="none" w:sz="0" w:space="0" w:color="auto"/>
          </w:divBdr>
        </w:div>
        <w:div w:id="1118569517">
          <w:marLeft w:val="640"/>
          <w:marRight w:val="0"/>
          <w:marTop w:val="0"/>
          <w:marBottom w:val="0"/>
          <w:divBdr>
            <w:top w:val="none" w:sz="0" w:space="0" w:color="auto"/>
            <w:left w:val="none" w:sz="0" w:space="0" w:color="auto"/>
            <w:bottom w:val="none" w:sz="0" w:space="0" w:color="auto"/>
            <w:right w:val="none" w:sz="0" w:space="0" w:color="auto"/>
          </w:divBdr>
        </w:div>
        <w:div w:id="814838277">
          <w:marLeft w:val="640"/>
          <w:marRight w:val="0"/>
          <w:marTop w:val="0"/>
          <w:marBottom w:val="0"/>
          <w:divBdr>
            <w:top w:val="none" w:sz="0" w:space="0" w:color="auto"/>
            <w:left w:val="none" w:sz="0" w:space="0" w:color="auto"/>
            <w:bottom w:val="none" w:sz="0" w:space="0" w:color="auto"/>
            <w:right w:val="none" w:sz="0" w:space="0" w:color="auto"/>
          </w:divBdr>
        </w:div>
        <w:div w:id="1359044246">
          <w:marLeft w:val="640"/>
          <w:marRight w:val="0"/>
          <w:marTop w:val="0"/>
          <w:marBottom w:val="0"/>
          <w:divBdr>
            <w:top w:val="none" w:sz="0" w:space="0" w:color="auto"/>
            <w:left w:val="none" w:sz="0" w:space="0" w:color="auto"/>
            <w:bottom w:val="none" w:sz="0" w:space="0" w:color="auto"/>
            <w:right w:val="none" w:sz="0" w:space="0" w:color="auto"/>
          </w:divBdr>
        </w:div>
        <w:div w:id="1419213284">
          <w:marLeft w:val="640"/>
          <w:marRight w:val="0"/>
          <w:marTop w:val="0"/>
          <w:marBottom w:val="0"/>
          <w:divBdr>
            <w:top w:val="none" w:sz="0" w:space="0" w:color="auto"/>
            <w:left w:val="none" w:sz="0" w:space="0" w:color="auto"/>
            <w:bottom w:val="none" w:sz="0" w:space="0" w:color="auto"/>
            <w:right w:val="none" w:sz="0" w:space="0" w:color="auto"/>
          </w:divBdr>
        </w:div>
        <w:div w:id="1339885795">
          <w:marLeft w:val="640"/>
          <w:marRight w:val="0"/>
          <w:marTop w:val="0"/>
          <w:marBottom w:val="0"/>
          <w:divBdr>
            <w:top w:val="none" w:sz="0" w:space="0" w:color="auto"/>
            <w:left w:val="none" w:sz="0" w:space="0" w:color="auto"/>
            <w:bottom w:val="none" w:sz="0" w:space="0" w:color="auto"/>
            <w:right w:val="none" w:sz="0" w:space="0" w:color="auto"/>
          </w:divBdr>
        </w:div>
        <w:div w:id="2052458042">
          <w:marLeft w:val="640"/>
          <w:marRight w:val="0"/>
          <w:marTop w:val="0"/>
          <w:marBottom w:val="0"/>
          <w:divBdr>
            <w:top w:val="none" w:sz="0" w:space="0" w:color="auto"/>
            <w:left w:val="none" w:sz="0" w:space="0" w:color="auto"/>
            <w:bottom w:val="none" w:sz="0" w:space="0" w:color="auto"/>
            <w:right w:val="none" w:sz="0" w:space="0" w:color="auto"/>
          </w:divBdr>
        </w:div>
        <w:div w:id="1932661833">
          <w:marLeft w:val="640"/>
          <w:marRight w:val="0"/>
          <w:marTop w:val="0"/>
          <w:marBottom w:val="0"/>
          <w:divBdr>
            <w:top w:val="none" w:sz="0" w:space="0" w:color="auto"/>
            <w:left w:val="none" w:sz="0" w:space="0" w:color="auto"/>
            <w:bottom w:val="none" w:sz="0" w:space="0" w:color="auto"/>
            <w:right w:val="none" w:sz="0" w:space="0" w:color="auto"/>
          </w:divBdr>
        </w:div>
        <w:div w:id="826479201">
          <w:marLeft w:val="640"/>
          <w:marRight w:val="0"/>
          <w:marTop w:val="0"/>
          <w:marBottom w:val="0"/>
          <w:divBdr>
            <w:top w:val="none" w:sz="0" w:space="0" w:color="auto"/>
            <w:left w:val="none" w:sz="0" w:space="0" w:color="auto"/>
            <w:bottom w:val="none" w:sz="0" w:space="0" w:color="auto"/>
            <w:right w:val="none" w:sz="0" w:space="0" w:color="auto"/>
          </w:divBdr>
        </w:div>
        <w:div w:id="565073558">
          <w:marLeft w:val="640"/>
          <w:marRight w:val="0"/>
          <w:marTop w:val="0"/>
          <w:marBottom w:val="0"/>
          <w:divBdr>
            <w:top w:val="none" w:sz="0" w:space="0" w:color="auto"/>
            <w:left w:val="none" w:sz="0" w:space="0" w:color="auto"/>
            <w:bottom w:val="none" w:sz="0" w:space="0" w:color="auto"/>
            <w:right w:val="none" w:sz="0" w:space="0" w:color="auto"/>
          </w:divBdr>
        </w:div>
        <w:div w:id="1676037189">
          <w:marLeft w:val="640"/>
          <w:marRight w:val="0"/>
          <w:marTop w:val="0"/>
          <w:marBottom w:val="0"/>
          <w:divBdr>
            <w:top w:val="none" w:sz="0" w:space="0" w:color="auto"/>
            <w:left w:val="none" w:sz="0" w:space="0" w:color="auto"/>
            <w:bottom w:val="none" w:sz="0" w:space="0" w:color="auto"/>
            <w:right w:val="none" w:sz="0" w:space="0" w:color="auto"/>
          </w:divBdr>
        </w:div>
        <w:div w:id="153957975">
          <w:marLeft w:val="640"/>
          <w:marRight w:val="0"/>
          <w:marTop w:val="0"/>
          <w:marBottom w:val="0"/>
          <w:divBdr>
            <w:top w:val="none" w:sz="0" w:space="0" w:color="auto"/>
            <w:left w:val="none" w:sz="0" w:space="0" w:color="auto"/>
            <w:bottom w:val="none" w:sz="0" w:space="0" w:color="auto"/>
            <w:right w:val="none" w:sz="0" w:space="0" w:color="auto"/>
          </w:divBdr>
        </w:div>
        <w:div w:id="905800123">
          <w:marLeft w:val="640"/>
          <w:marRight w:val="0"/>
          <w:marTop w:val="0"/>
          <w:marBottom w:val="0"/>
          <w:divBdr>
            <w:top w:val="none" w:sz="0" w:space="0" w:color="auto"/>
            <w:left w:val="none" w:sz="0" w:space="0" w:color="auto"/>
            <w:bottom w:val="none" w:sz="0" w:space="0" w:color="auto"/>
            <w:right w:val="none" w:sz="0" w:space="0" w:color="auto"/>
          </w:divBdr>
        </w:div>
        <w:div w:id="1113863736">
          <w:marLeft w:val="640"/>
          <w:marRight w:val="0"/>
          <w:marTop w:val="0"/>
          <w:marBottom w:val="0"/>
          <w:divBdr>
            <w:top w:val="none" w:sz="0" w:space="0" w:color="auto"/>
            <w:left w:val="none" w:sz="0" w:space="0" w:color="auto"/>
            <w:bottom w:val="none" w:sz="0" w:space="0" w:color="auto"/>
            <w:right w:val="none" w:sz="0" w:space="0" w:color="auto"/>
          </w:divBdr>
        </w:div>
        <w:div w:id="571081903">
          <w:marLeft w:val="640"/>
          <w:marRight w:val="0"/>
          <w:marTop w:val="0"/>
          <w:marBottom w:val="0"/>
          <w:divBdr>
            <w:top w:val="none" w:sz="0" w:space="0" w:color="auto"/>
            <w:left w:val="none" w:sz="0" w:space="0" w:color="auto"/>
            <w:bottom w:val="none" w:sz="0" w:space="0" w:color="auto"/>
            <w:right w:val="none" w:sz="0" w:space="0" w:color="auto"/>
          </w:divBdr>
        </w:div>
        <w:div w:id="1015424547">
          <w:marLeft w:val="640"/>
          <w:marRight w:val="0"/>
          <w:marTop w:val="0"/>
          <w:marBottom w:val="0"/>
          <w:divBdr>
            <w:top w:val="none" w:sz="0" w:space="0" w:color="auto"/>
            <w:left w:val="none" w:sz="0" w:space="0" w:color="auto"/>
            <w:bottom w:val="none" w:sz="0" w:space="0" w:color="auto"/>
            <w:right w:val="none" w:sz="0" w:space="0" w:color="auto"/>
          </w:divBdr>
        </w:div>
        <w:div w:id="402333305">
          <w:marLeft w:val="640"/>
          <w:marRight w:val="0"/>
          <w:marTop w:val="0"/>
          <w:marBottom w:val="0"/>
          <w:divBdr>
            <w:top w:val="none" w:sz="0" w:space="0" w:color="auto"/>
            <w:left w:val="none" w:sz="0" w:space="0" w:color="auto"/>
            <w:bottom w:val="none" w:sz="0" w:space="0" w:color="auto"/>
            <w:right w:val="none" w:sz="0" w:space="0" w:color="auto"/>
          </w:divBdr>
        </w:div>
        <w:div w:id="171838938">
          <w:marLeft w:val="640"/>
          <w:marRight w:val="0"/>
          <w:marTop w:val="0"/>
          <w:marBottom w:val="0"/>
          <w:divBdr>
            <w:top w:val="none" w:sz="0" w:space="0" w:color="auto"/>
            <w:left w:val="none" w:sz="0" w:space="0" w:color="auto"/>
            <w:bottom w:val="none" w:sz="0" w:space="0" w:color="auto"/>
            <w:right w:val="none" w:sz="0" w:space="0" w:color="auto"/>
          </w:divBdr>
        </w:div>
        <w:div w:id="1742747802">
          <w:marLeft w:val="640"/>
          <w:marRight w:val="0"/>
          <w:marTop w:val="0"/>
          <w:marBottom w:val="0"/>
          <w:divBdr>
            <w:top w:val="none" w:sz="0" w:space="0" w:color="auto"/>
            <w:left w:val="none" w:sz="0" w:space="0" w:color="auto"/>
            <w:bottom w:val="none" w:sz="0" w:space="0" w:color="auto"/>
            <w:right w:val="none" w:sz="0" w:space="0" w:color="auto"/>
          </w:divBdr>
        </w:div>
        <w:div w:id="2104034532">
          <w:marLeft w:val="640"/>
          <w:marRight w:val="0"/>
          <w:marTop w:val="0"/>
          <w:marBottom w:val="0"/>
          <w:divBdr>
            <w:top w:val="none" w:sz="0" w:space="0" w:color="auto"/>
            <w:left w:val="none" w:sz="0" w:space="0" w:color="auto"/>
            <w:bottom w:val="none" w:sz="0" w:space="0" w:color="auto"/>
            <w:right w:val="none" w:sz="0" w:space="0" w:color="auto"/>
          </w:divBdr>
        </w:div>
        <w:div w:id="883949639">
          <w:marLeft w:val="640"/>
          <w:marRight w:val="0"/>
          <w:marTop w:val="0"/>
          <w:marBottom w:val="0"/>
          <w:divBdr>
            <w:top w:val="none" w:sz="0" w:space="0" w:color="auto"/>
            <w:left w:val="none" w:sz="0" w:space="0" w:color="auto"/>
            <w:bottom w:val="none" w:sz="0" w:space="0" w:color="auto"/>
            <w:right w:val="none" w:sz="0" w:space="0" w:color="auto"/>
          </w:divBdr>
        </w:div>
        <w:div w:id="708723629">
          <w:marLeft w:val="640"/>
          <w:marRight w:val="0"/>
          <w:marTop w:val="0"/>
          <w:marBottom w:val="0"/>
          <w:divBdr>
            <w:top w:val="none" w:sz="0" w:space="0" w:color="auto"/>
            <w:left w:val="none" w:sz="0" w:space="0" w:color="auto"/>
            <w:bottom w:val="none" w:sz="0" w:space="0" w:color="auto"/>
            <w:right w:val="none" w:sz="0" w:space="0" w:color="auto"/>
          </w:divBdr>
        </w:div>
        <w:div w:id="1912429024">
          <w:marLeft w:val="640"/>
          <w:marRight w:val="0"/>
          <w:marTop w:val="0"/>
          <w:marBottom w:val="0"/>
          <w:divBdr>
            <w:top w:val="none" w:sz="0" w:space="0" w:color="auto"/>
            <w:left w:val="none" w:sz="0" w:space="0" w:color="auto"/>
            <w:bottom w:val="none" w:sz="0" w:space="0" w:color="auto"/>
            <w:right w:val="none" w:sz="0" w:space="0" w:color="auto"/>
          </w:divBdr>
        </w:div>
        <w:div w:id="305939890">
          <w:marLeft w:val="640"/>
          <w:marRight w:val="0"/>
          <w:marTop w:val="0"/>
          <w:marBottom w:val="0"/>
          <w:divBdr>
            <w:top w:val="none" w:sz="0" w:space="0" w:color="auto"/>
            <w:left w:val="none" w:sz="0" w:space="0" w:color="auto"/>
            <w:bottom w:val="none" w:sz="0" w:space="0" w:color="auto"/>
            <w:right w:val="none" w:sz="0" w:space="0" w:color="auto"/>
          </w:divBdr>
        </w:div>
        <w:div w:id="1222712127">
          <w:marLeft w:val="640"/>
          <w:marRight w:val="0"/>
          <w:marTop w:val="0"/>
          <w:marBottom w:val="0"/>
          <w:divBdr>
            <w:top w:val="none" w:sz="0" w:space="0" w:color="auto"/>
            <w:left w:val="none" w:sz="0" w:space="0" w:color="auto"/>
            <w:bottom w:val="none" w:sz="0" w:space="0" w:color="auto"/>
            <w:right w:val="none" w:sz="0" w:space="0" w:color="auto"/>
          </w:divBdr>
        </w:div>
        <w:div w:id="1260288933">
          <w:marLeft w:val="640"/>
          <w:marRight w:val="0"/>
          <w:marTop w:val="0"/>
          <w:marBottom w:val="0"/>
          <w:divBdr>
            <w:top w:val="none" w:sz="0" w:space="0" w:color="auto"/>
            <w:left w:val="none" w:sz="0" w:space="0" w:color="auto"/>
            <w:bottom w:val="none" w:sz="0" w:space="0" w:color="auto"/>
            <w:right w:val="none" w:sz="0" w:space="0" w:color="auto"/>
          </w:divBdr>
        </w:div>
        <w:div w:id="281227827">
          <w:marLeft w:val="640"/>
          <w:marRight w:val="0"/>
          <w:marTop w:val="0"/>
          <w:marBottom w:val="0"/>
          <w:divBdr>
            <w:top w:val="none" w:sz="0" w:space="0" w:color="auto"/>
            <w:left w:val="none" w:sz="0" w:space="0" w:color="auto"/>
            <w:bottom w:val="none" w:sz="0" w:space="0" w:color="auto"/>
            <w:right w:val="none" w:sz="0" w:space="0" w:color="auto"/>
          </w:divBdr>
        </w:div>
      </w:divsChild>
    </w:div>
    <w:div w:id="1420566578">
      <w:bodyDiv w:val="1"/>
      <w:marLeft w:val="0"/>
      <w:marRight w:val="0"/>
      <w:marTop w:val="0"/>
      <w:marBottom w:val="0"/>
      <w:divBdr>
        <w:top w:val="none" w:sz="0" w:space="0" w:color="auto"/>
        <w:left w:val="none" w:sz="0" w:space="0" w:color="auto"/>
        <w:bottom w:val="none" w:sz="0" w:space="0" w:color="auto"/>
        <w:right w:val="none" w:sz="0" w:space="0" w:color="auto"/>
      </w:divBdr>
      <w:divsChild>
        <w:div w:id="597755508">
          <w:marLeft w:val="640"/>
          <w:marRight w:val="0"/>
          <w:marTop w:val="0"/>
          <w:marBottom w:val="0"/>
          <w:divBdr>
            <w:top w:val="none" w:sz="0" w:space="0" w:color="auto"/>
            <w:left w:val="none" w:sz="0" w:space="0" w:color="auto"/>
            <w:bottom w:val="none" w:sz="0" w:space="0" w:color="auto"/>
            <w:right w:val="none" w:sz="0" w:space="0" w:color="auto"/>
          </w:divBdr>
        </w:div>
        <w:div w:id="144591391">
          <w:marLeft w:val="640"/>
          <w:marRight w:val="0"/>
          <w:marTop w:val="0"/>
          <w:marBottom w:val="0"/>
          <w:divBdr>
            <w:top w:val="none" w:sz="0" w:space="0" w:color="auto"/>
            <w:left w:val="none" w:sz="0" w:space="0" w:color="auto"/>
            <w:bottom w:val="none" w:sz="0" w:space="0" w:color="auto"/>
            <w:right w:val="none" w:sz="0" w:space="0" w:color="auto"/>
          </w:divBdr>
        </w:div>
        <w:div w:id="570774019">
          <w:marLeft w:val="640"/>
          <w:marRight w:val="0"/>
          <w:marTop w:val="0"/>
          <w:marBottom w:val="0"/>
          <w:divBdr>
            <w:top w:val="none" w:sz="0" w:space="0" w:color="auto"/>
            <w:left w:val="none" w:sz="0" w:space="0" w:color="auto"/>
            <w:bottom w:val="none" w:sz="0" w:space="0" w:color="auto"/>
            <w:right w:val="none" w:sz="0" w:space="0" w:color="auto"/>
          </w:divBdr>
        </w:div>
        <w:div w:id="1640383335">
          <w:marLeft w:val="640"/>
          <w:marRight w:val="0"/>
          <w:marTop w:val="0"/>
          <w:marBottom w:val="0"/>
          <w:divBdr>
            <w:top w:val="none" w:sz="0" w:space="0" w:color="auto"/>
            <w:left w:val="none" w:sz="0" w:space="0" w:color="auto"/>
            <w:bottom w:val="none" w:sz="0" w:space="0" w:color="auto"/>
            <w:right w:val="none" w:sz="0" w:space="0" w:color="auto"/>
          </w:divBdr>
        </w:div>
        <w:div w:id="1445416317">
          <w:marLeft w:val="640"/>
          <w:marRight w:val="0"/>
          <w:marTop w:val="0"/>
          <w:marBottom w:val="0"/>
          <w:divBdr>
            <w:top w:val="none" w:sz="0" w:space="0" w:color="auto"/>
            <w:left w:val="none" w:sz="0" w:space="0" w:color="auto"/>
            <w:bottom w:val="none" w:sz="0" w:space="0" w:color="auto"/>
            <w:right w:val="none" w:sz="0" w:space="0" w:color="auto"/>
          </w:divBdr>
        </w:div>
        <w:div w:id="1686634716">
          <w:marLeft w:val="640"/>
          <w:marRight w:val="0"/>
          <w:marTop w:val="0"/>
          <w:marBottom w:val="0"/>
          <w:divBdr>
            <w:top w:val="none" w:sz="0" w:space="0" w:color="auto"/>
            <w:left w:val="none" w:sz="0" w:space="0" w:color="auto"/>
            <w:bottom w:val="none" w:sz="0" w:space="0" w:color="auto"/>
            <w:right w:val="none" w:sz="0" w:space="0" w:color="auto"/>
          </w:divBdr>
        </w:div>
        <w:div w:id="1929345477">
          <w:marLeft w:val="640"/>
          <w:marRight w:val="0"/>
          <w:marTop w:val="0"/>
          <w:marBottom w:val="0"/>
          <w:divBdr>
            <w:top w:val="none" w:sz="0" w:space="0" w:color="auto"/>
            <w:left w:val="none" w:sz="0" w:space="0" w:color="auto"/>
            <w:bottom w:val="none" w:sz="0" w:space="0" w:color="auto"/>
            <w:right w:val="none" w:sz="0" w:space="0" w:color="auto"/>
          </w:divBdr>
        </w:div>
        <w:div w:id="566887290">
          <w:marLeft w:val="640"/>
          <w:marRight w:val="0"/>
          <w:marTop w:val="0"/>
          <w:marBottom w:val="0"/>
          <w:divBdr>
            <w:top w:val="none" w:sz="0" w:space="0" w:color="auto"/>
            <w:left w:val="none" w:sz="0" w:space="0" w:color="auto"/>
            <w:bottom w:val="none" w:sz="0" w:space="0" w:color="auto"/>
            <w:right w:val="none" w:sz="0" w:space="0" w:color="auto"/>
          </w:divBdr>
        </w:div>
        <w:div w:id="1860043334">
          <w:marLeft w:val="640"/>
          <w:marRight w:val="0"/>
          <w:marTop w:val="0"/>
          <w:marBottom w:val="0"/>
          <w:divBdr>
            <w:top w:val="none" w:sz="0" w:space="0" w:color="auto"/>
            <w:left w:val="none" w:sz="0" w:space="0" w:color="auto"/>
            <w:bottom w:val="none" w:sz="0" w:space="0" w:color="auto"/>
            <w:right w:val="none" w:sz="0" w:space="0" w:color="auto"/>
          </w:divBdr>
        </w:div>
        <w:div w:id="1247763433">
          <w:marLeft w:val="640"/>
          <w:marRight w:val="0"/>
          <w:marTop w:val="0"/>
          <w:marBottom w:val="0"/>
          <w:divBdr>
            <w:top w:val="none" w:sz="0" w:space="0" w:color="auto"/>
            <w:left w:val="none" w:sz="0" w:space="0" w:color="auto"/>
            <w:bottom w:val="none" w:sz="0" w:space="0" w:color="auto"/>
            <w:right w:val="none" w:sz="0" w:space="0" w:color="auto"/>
          </w:divBdr>
        </w:div>
        <w:div w:id="336808039">
          <w:marLeft w:val="640"/>
          <w:marRight w:val="0"/>
          <w:marTop w:val="0"/>
          <w:marBottom w:val="0"/>
          <w:divBdr>
            <w:top w:val="none" w:sz="0" w:space="0" w:color="auto"/>
            <w:left w:val="none" w:sz="0" w:space="0" w:color="auto"/>
            <w:bottom w:val="none" w:sz="0" w:space="0" w:color="auto"/>
            <w:right w:val="none" w:sz="0" w:space="0" w:color="auto"/>
          </w:divBdr>
        </w:div>
        <w:div w:id="1124079258">
          <w:marLeft w:val="640"/>
          <w:marRight w:val="0"/>
          <w:marTop w:val="0"/>
          <w:marBottom w:val="0"/>
          <w:divBdr>
            <w:top w:val="none" w:sz="0" w:space="0" w:color="auto"/>
            <w:left w:val="none" w:sz="0" w:space="0" w:color="auto"/>
            <w:bottom w:val="none" w:sz="0" w:space="0" w:color="auto"/>
            <w:right w:val="none" w:sz="0" w:space="0" w:color="auto"/>
          </w:divBdr>
        </w:div>
        <w:div w:id="388918339">
          <w:marLeft w:val="640"/>
          <w:marRight w:val="0"/>
          <w:marTop w:val="0"/>
          <w:marBottom w:val="0"/>
          <w:divBdr>
            <w:top w:val="none" w:sz="0" w:space="0" w:color="auto"/>
            <w:left w:val="none" w:sz="0" w:space="0" w:color="auto"/>
            <w:bottom w:val="none" w:sz="0" w:space="0" w:color="auto"/>
            <w:right w:val="none" w:sz="0" w:space="0" w:color="auto"/>
          </w:divBdr>
        </w:div>
        <w:div w:id="1720325972">
          <w:marLeft w:val="640"/>
          <w:marRight w:val="0"/>
          <w:marTop w:val="0"/>
          <w:marBottom w:val="0"/>
          <w:divBdr>
            <w:top w:val="none" w:sz="0" w:space="0" w:color="auto"/>
            <w:left w:val="none" w:sz="0" w:space="0" w:color="auto"/>
            <w:bottom w:val="none" w:sz="0" w:space="0" w:color="auto"/>
            <w:right w:val="none" w:sz="0" w:space="0" w:color="auto"/>
          </w:divBdr>
        </w:div>
        <w:div w:id="1869223866">
          <w:marLeft w:val="640"/>
          <w:marRight w:val="0"/>
          <w:marTop w:val="0"/>
          <w:marBottom w:val="0"/>
          <w:divBdr>
            <w:top w:val="none" w:sz="0" w:space="0" w:color="auto"/>
            <w:left w:val="none" w:sz="0" w:space="0" w:color="auto"/>
            <w:bottom w:val="none" w:sz="0" w:space="0" w:color="auto"/>
            <w:right w:val="none" w:sz="0" w:space="0" w:color="auto"/>
          </w:divBdr>
        </w:div>
        <w:div w:id="1204168738">
          <w:marLeft w:val="640"/>
          <w:marRight w:val="0"/>
          <w:marTop w:val="0"/>
          <w:marBottom w:val="0"/>
          <w:divBdr>
            <w:top w:val="none" w:sz="0" w:space="0" w:color="auto"/>
            <w:left w:val="none" w:sz="0" w:space="0" w:color="auto"/>
            <w:bottom w:val="none" w:sz="0" w:space="0" w:color="auto"/>
            <w:right w:val="none" w:sz="0" w:space="0" w:color="auto"/>
          </w:divBdr>
        </w:div>
        <w:div w:id="1009213244">
          <w:marLeft w:val="640"/>
          <w:marRight w:val="0"/>
          <w:marTop w:val="0"/>
          <w:marBottom w:val="0"/>
          <w:divBdr>
            <w:top w:val="none" w:sz="0" w:space="0" w:color="auto"/>
            <w:left w:val="none" w:sz="0" w:space="0" w:color="auto"/>
            <w:bottom w:val="none" w:sz="0" w:space="0" w:color="auto"/>
            <w:right w:val="none" w:sz="0" w:space="0" w:color="auto"/>
          </w:divBdr>
        </w:div>
        <w:div w:id="648248428">
          <w:marLeft w:val="640"/>
          <w:marRight w:val="0"/>
          <w:marTop w:val="0"/>
          <w:marBottom w:val="0"/>
          <w:divBdr>
            <w:top w:val="none" w:sz="0" w:space="0" w:color="auto"/>
            <w:left w:val="none" w:sz="0" w:space="0" w:color="auto"/>
            <w:bottom w:val="none" w:sz="0" w:space="0" w:color="auto"/>
            <w:right w:val="none" w:sz="0" w:space="0" w:color="auto"/>
          </w:divBdr>
        </w:div>
        <w:div w:id="2057044171">
          <w:marLeft w:val="640"/>
          <w:marRight w:val="0"/>
          <w:marTop w:val="0"/>
          <w:marBottom w:val="0"/>
          <w:divBdr>
            <w:top w:val="none" w:sz="0" w:space="0" w:color="auto"/>
            <w:left w:val="none" w:sz="0" w:space="0" w:color="auto"/>
            <w:bottom w:val="none" w:sz="0" w:space="0" w:color="auto"/>
            <w:right w:val="none" w:sz="0" w:space="0" w:color="auto"/>
          </w:divBdr>
        </w:div>
        <w:div w:id="1801343184">
          <w:marLeft w:val="640"/>
          <w:marRight w:val="0"/>
          <w:marTop w:val="0"/>
          <w:marBottom w:val="0"/>
          <w:divBdr>
            <w:top w:val="none" w:sz="0" w:space="0" w:color="auto"/>
            <w:left w:val="none" w:sz="0" w:space="0" w:color="auto"/>
            <w:bottom w:val="none" w:sz="0" w:space="0" w:color="auto"/>
            <w:right w:val="none" w:sz="0" w:space="0" w:color="auto"/>
          </w:divBdr>
        </w:div>
        <w:div w:id="1224606114">
          <w:marLeft w:val="640"/>
          <w:marRight w:val="0"/>
          <w:marTop w:val="0"/>
          <w:marBottom w:val="0"/>
          <w:divBdr>
            <w:top w:val="none" w:sz="0" w:space="0" w:color="auto"/>
            <w:left w:val="none" w:sz="0" w:space="0" w:color="auto"/>
            <w:bottom w:val="none" w:sz="0" w:space="0" w:color="auto"/>
            <w:right w:val="none" w:sz="0" w:space="0" w:color="auto"/>
          </w:divBdr>
        </w:div>
        <w:div w:id="781845392">
          <w:marLeft w:val="640"/>
          <w:marRight w:val="0"/>
          <w:marTop w:val="0"/>
          <w:marBottom w:val="0"/>
          <w:divBdr>
            <w:top w:val="none" w:sz="0" w:space="0" w:color="auto"/>
            <w:left w:val="none" w:sz="0" w:space="0" w:color="auto"/>
            <w:bottom w:val="none" w:sz="0" w:space="0" w:color="auto"/>
            <w:right w:val="none" w:sz="0" w:space="0" w:color="auto"/>
          </w:divBdr>
        </w:div>
        <w:div w:id="579490409">
          <w:marLeft w:val="640"/>
          <w:marRight w:val="0"/>
          <w:marTop w:val="0"/>
          <w:marBottom w:val="0"/>
          <w:divBdr>
            <w:top w:val="none" w:sz="0" w:space="0" w:color="auto"/>
            <w:left w:val="none" w:sz="0" w:space="0" w:color="auto"/>
            <w:bottom w:val="none" w:sz="0" w:space="0" w:color="auto"/>
            <w:right w:val="none" w:sz="0" w:space="0" w:color="auto"/>
          </w:divBdr>
        </w:div>
        <w:div w:id="494885268">
          <w:marLeft w:val="640"/>
          <w:marRight w:val="0"/>
          <w:marTop w:val="0"/>
          <w:marBottom w:val="0"/>
          <w:divBdr>
            <w:top w:val="none" w:sz="0" w:space="0" w:color="auto"/>
            <w:left w:val="none" w:sz="0" w:space="0" w:color="auto"/>
            <w:bottom w:val="none" w:sz="0" w:space="0" w:color="auto"/>
            <w:right w:val="none" w:sz="0" w:space="0" w:color="auto"/>
          </w:divBdr>
        </w:div>
        <w:div w:id="919097436">
          <w:marLeft w:val="640"/>
          <w:marRight w:val="0"/>
          <w:marTop w:val="0"/>
          <w:marBottom w:val="0"/>
          <w:divBdr>
            <w:top w:val="none" w:sz="0" w:space="0" w:color="auto"/>
            <w:left w:val="none" w:sz="0" w:space="0" w:color="auto"/>
            <w:bottom w:val="none" w:sz="0" w:space="0" w:color="auto"/>
            <w:right w:val="none" w:sz="0" w:space="0" w:color="auto"/>
          </w:divBdr>
        </w:div>
        <w:div w:id="1888251235">
          <w:marLeft w:val="640"/>
          <w:marRight w:val="0"/>
          <w:marTop w:val="0"/>
          <w:marBottom w:val="0"/>
          <w:divBdr>
            <w:top w:val="none" w:sz="0" w:space="0" w:color="auto"/>
            <w:left w:val="none" w:sz="0" w:space="0" w:color="auto"/>
            <w:bottom w:val="none" w:sz="0" w:space="0" w:color="auto"/>
            <w:right w:val="none" w:sz="0" w:space="0" w:color="auto"/>
          </w:divBdr>
        </w:div>
        <w:div w:id="626274306">
          <w:marLeft w:val="640"/>
          <w:marRight w:val="0"/>
          <w:marTop w:val="0"/>
          <w:marBottom w:val="0"/>
          <w:divBdr>
            <w:top w:val="none" w:sz="0" w:space="0" w:color="auto"/>
            <w:left w:val="none" w:sz="0" w:space="0" w:color="auto"/>
            <w:bottom w:val="none" w:sz="0" w:space="0" w:color="auto"/>
            <w:right w:val="none" w:sz="0" w:space="0" w:color="auto"/>
          </w:divBdr>
        </w:div>
        <w:div w:id="1375543524">
          <w:marLeft w:val="640"/>
          <w:marRight w:val="0"/>
          <w:marTop w:val="0"/>
          <w:marBottom w:val="0"/>
          <w:divBdr>
            <w:top w:val="none" w:sz="0" w:space="0" w:color="auto"/>
            <w:left w:val="none" w:sz="0" w:space="0" w:color="auto"/>
            <w:bottom w:val="none" w:sz="0" w:space="0" w:color="auto"/>
            <w:right w:val="none" w:sz="0" w:space="0" w:color="auto"/>
          </w:divBdr>
        </w:div>
      </w:divsChild>
    </w:div>
    <w:div w:id="1429930427">
      <w:bodyDiv w:val="1"/>
      <w:marLeft w:val="0"/>
      <w:marRight w:val="0"/>
      <w:marTop w:val="0"/>
      <w:marBottom w:val="0"/>
      <w:divBdr>
        <w:top w:val="none" w:sz="0" w:space="0" w:color="auto"/>
        <w:left w:val="none" w:sz="0" w:space="0" w:color="auto"/>
        <w:bottom w:val="none" w:sz="0" w:space="0" w:color="auto"/>
        <w:right w:val="none" w:sz="0" w:space="0" w:color="auto"/>
      </w:divBdr>
      <w:divsChild>
        <w:div w:id="1378238804">
          <w:marLeft w:val="640"/>
          <w:marRight w:val="0"/>
          <w:marTop w:val="0"/>
          <w:marBottom w:val="0"/>
          <w:divBdr>
            <w:top w:val="none" w:sz="0" w:space="0" w:color="auto"/>
            <w:left w:val="none" w:sz="0" w:space="0" w:color="auto"/>
            <w:bottom w:val="none" w:sz="0" w:space="0" w:color="auto"/>
            <w:right w:val="none" w:sz="0" w:space="0" w:color="auto"/>
          </w:divBdr>
        </w:div>
        <w:div w:id="1229921341">
          <w:marLeft w:val="640"/>
          <w:marRight w:val="0"/>
          <w:marTop w:val="0"/>
          <w:marBottom w:val="0"/>
          <w:divBdr>
            <w:top w:val="none" w:sz="0" w:space="0" w:color="auto"/>
            <w:left w:val="none" w:sz="0" w:space="0" w:color="auto"/>
            <w:bottom w:val="none" w:sz="0" w:space="0" w:color="auto"/>
            <w:right w:val="none" w:sz="0" w:space="0" w:color="auto"/>
          </w:divBdr>
        </w:div>
        <w:div w:id="1873228910">
          <w:marLeft w:val="640"/>
          <w:marRight w:val="0"/>
          <w:marTop w:val="0"/>
          <w:marBottom w:val="0"/>
          <w:divBdr>
            <w:top w:val="none" w:sz="0" w:space="0" w:color="auto"/>
            <w:left w:val="none" w:sz="0" w:space="0" w:color="auto"/>
            <w:bottom w:val="none" w:sz="0" w:space="0" w:color="auto"/>
            <w:right w:val="none" w:sz="0" w:space="0" w:color="auto"/>
          </w:divBdr>
        </w:div>
        <w:div w:id="2089308854">
          <w:marLeft w:val="640"/>
          <w:marRight w:val="0"/>
          <w:marTop w:val="0"/>
          <w:marBottom w:val="0"/>
          <w:divBdr>
            <w:top w:val="none" w:sz="0" w:space="0" w:color="auto"/>
            <w:left w:val="none" w:sz="0" w:space="0" w:color="auto"/>
            <w:bottom w:val="none" w:sz="0" w:space="0" w:color="auto"/>
            <w:right w:val="none" w:sz="0" w:space="0" w:color="auto"/>
          </w:divBdr>
        </w:div>
        <w:div w:id="955866445">
          <w:marLeft w:val="640"/>
          <w:marRight w:val="0"/>
          <w:marTop w:val="0"/>
          <w:marBottom w:val="0"/>
          <w:divBdr>
            <w:top w:val="none" w:sz="0" w:space="0" w:color="auto"/>
            <w:left w:val="none" w:sz="0" w:space="0" w:color="auto"/>
            <w:bottom w:val="none" w:sz="0" w:space="0" w:color="auto"/>
            <w:right w:val="none" w:sz="0" w:space="0" w:color="auto"/>
          </w:divBdr>
        </w:div>
        <w:div w:id="1707481355">
          <w:marLeft w:val="640"/>
          <w:marRight w:val="0"/>
          <w:marTop w:val="0"/>
          <w:marBottom w:val="0"/>
          <w:divBdr>
            <w:top w:val="none" w:sz="0" w:space="0" w:color="auto"/>
            <w:left w:val="none" w:sz="0" w:space="0" w:color="auto"/>
            <w:bottom w:val="none" w:sz="0" w:space="0" w:color="auto"/>
            <w:right w:val="none" w:sz="0" w:space="0" w:color="auto"/>
          </w:divBdr>
        </w:div>
        <w:div w:id="1557812002">
          <w:marLeft w:val="640"/>
          <w:marRight w:val="0"/>
          <w:marTop w:val="0"/>
          <w:marBottom w:val="0"/>
          <w:divBdr>
            <w:top w:val="none" w:sz="0" w:space="0" w:color="auto"/>
            <w:left w:val="none" w:sz="0" w:space="0" w:color="auto"/>
            <w:bottom w:val="none" w:sz="0" w:space="0" w:color="auto"/>
            <w:right w:val="none" w:sz="0" w:space="0" w:color="auto"/>
          </w:divBdr>
        </w:div>
        <w:div w:id="1484086180">
          <w:marLeft w:val="640"/>
          <w:marRight w:val="0"/>
          <w:marTop w:val="0"/>
          <w:marBottom w:val="0"/>
          <w:divBdr>
            <w:top w:val="none" w:sz="0" w:space="0" w:color="auto"/>
            <w:left w:val="none" w:sz="0" w:space="0" w:color="auto"/>
            <w:bottom w:val="none" w:sz="0" w:space="0" w:color="auto"/>
            <w:right w:val="none" w:sz="0" w:space="0" w:color="auto"/>
          </w:divBdr>
        </w:div>
        <w:div w:id="1371952792">
          <w:marLeft w:val="640"/>
          <w:marRight w:val="0"/>
          <w:marTop w:val="0"/>
          <w:marBottom w:val="0"/>
          <w:divBdr>
            <w:top w:val="none" w:sz="0" w:space="0" w:color="auto"/>
            <w:left w:val="none" w:sz="0" w:space="0" w:color="auto"/>
            <w:bottom w:val="none" w:sz="0" w:space="0" w:color="auto"/>
            <w:right w:val="none" w:sz="0" w:space="0" w:color="auto"/>
          </w:divBdr>
        </w:div>
        <w:div w:id="604270544">
          <w:marLeft w:val="640"/>
          <w:marRight w:val="0"/>
          <w:marTop w:val="0"/>
          <w:marBottom w:val="0"/>
          <w:divBdr>
            <w:top w:val="none" w:sz="0" w:space="0" w:color="auto"/>
            <w:left w:val="none" w:sz="0" w:space="0" w:color="auto"/>
            <w:bottom w:val="none" w:sz="0" w:space="0" w:color="auto"/>
            <w:right w:val="none" w:sz="0" w:space="0" w:color="auto"/>
          </w:divBdr>
        </w:div>
        <w:div w:id="664476151">
          <w:marLeft w:val="640"/>
          <w:marRight w:val="0"/>
          <w:marTop w:val="0"/>
          <w:marBottom w:val="0"/>
          <w:divBdr>
            <w:top w:val="none" w:sz="0" w:space="0" w:color="auto"/>
            <w:left w:val="none" w:sz="0" w:space="0" w:color="auto"/>
            <w:bottom w:val="none" w:sz="0" w:space="0" w:color="auto"/>
            <w:right w:val="none" w:sz="0" w:space="0" w:color="auto"/>
          </w:divBdr>
        </w:div>
        <w:div w:id="512185801">
          <w:marLeft w:val="640"/>
          <w:marRight w:val="0"/>
          <w:marTop w:val="0"/>
          <w:marBottom w:val="0"/>
          <w:divBdr>
            <w:top w:val="none" w:sz="0" w:space="0" w:color="auto"/>
            <w:left w:val="none" w:sz="0" w:space="0" w:color="auto"/>
            <w:bottom w:val="none" w:sz="0" w:space="0" w:color="auto"/>
            <w:right w:val="none" w:sz="0" w:space="0" w:color="auto"/>
          </w:divBdr>
        </w:div>
        <w:div w:id="597299326">
          <w:marLeft w:val="640"/>
          <w:marRight w:val="0"/>
          <w:marTop w:val="0"/>
          <w:marBottom w:val="0"/>
          <w:divBdr>
            <w:top w:val="none" w:sz="0" w:space="0" w:color="auto"/>
            <w:left w:val="none" w:sz="0" w:space="0" w:color="auto"/>
            <w:bottom w:val="none" w:sz="0" w:space="0" w:color="auto"/>
            <w:right w:val="none" w:sz="0" w:space="0" w:color="auto"/>
          </w:divBdr>
        </w:div>
        <w:div w:id="968511732">
          <w:marLeft w:val="640"/>
          <w:marRight w:val="0"/>
          <w:marTop w:val="0"/>
          <w:marBottom w:val="0"/>
          <w:divBdr>
            <w:top w:val="none" w:sz="0" w:space="0" w:color="auto"/>
            <w:left w:val="none" w:sz="0" w:space="0" w:color="auto"/>
            <w:bottom w:val="none" w:sz="0" w:space="0" w:color="auto"/>
            <w:right w:val="none" w:sz="0" w:space="0" w:color="auto"/>
          </w:divBdr>
        </w:div>
        <w:div w:id="1406412803">
          <w:marLeft w:val="640"/>
          <w:marRight w:val="0"/>
          <w:marTop w:val="0"/>
          <w:marBottom w:val="0"/>
          <w:divBdr>
            <w:top w:val="none" w:sz="0" w:space="0" w:color="auto"/>
            <w:left w:val="none" w:sz="0" w:space="0" w:color="auto"/>
            <w:bottom w:val="none" w:sz="0" w:space="0" w:color="auto"/>
            <w:right w:val="none" w:sz="0" w:space="0" w:color="auto"/>
          </w:divBdr>
        </w:div>
        <w:div w:id="423303157">
          <w:marLeft w:val="640"/>
          <w:marRight w:val="0"/>
          <w:marTop w:val="0"/>
          <w:marBottom w:val="0"/>
          <w:divBdr>
            <w:top w:val="none" w:sz="0" w:space="0" w:color="auto"/>
            <w:left w:val="none" w:sz="0" w:space="0" w:color="auto"/>
            <w:bottom w:val="none" w:sz="0" w:space="0" w:color="auto"/>
            <w:right w:val="none" w:sz="0" w:space="0" w:color="auto"/>
          </w:divBdr>
        </w:div>
        <w:div w:id="263264910">
          <w:marLeft w:val="640"/>
          <w:marRight w:val="0"/>
          <w:marTop w:val="0"/>
          <w:marBottom w:val="0"/>
          <w:divBdr>
            <w:top w:val="none" w:sz="0" w:space="0" w:color="auto"/>
            <w:left w:val="none" w:sz="0" w:space="0" w:color="auto"/>
            <w:bottom w:val="none" w:sz="0" w:space="0" w:color="auto"/>
            <w:right w:val="none" w:sz="0" w:space="0" w:color="auto"/>
          </w:divBdr>
        </w:div>
      </w:divsChild>
    </w:div>
    <w:div w:id="1433086126">
      <w:bodyDiv w:val="1"/>
      <w:marLeft w:val="0"/>
      <w:marRight w:val="0"/>
      <w:marTop w:val="0"/>
      <w:marBottom w:val="0"/>
      <w:divBdr>
        <w:top w:val="none" w:sz="0" w:space="0" w:color="auto"/>
        <w:left w:val="none" w:sz="0" w:space="0" w:color="auto"/>
        <w:bottom w:val="none" w:sz="0" w:space="0" w:color="auto"/>
        <w:right w:val="none" w:sz="0" w:space="0" w:color="auto"/>
      </w:divBdr>
      <w:divsChild>
        <w:div w:id="1484657448">
          <w:marLeft w:val="640"/>
          <w:marRight w:val="0"/>
          <w:marTop w:val="0"/>
          <w:marBottom w:val="0"/>
          <w:divBdr>
            <w:top w:val="none" w:sz="0" w:space="0" w:color="auto"/>
            <w:left w:val="none" w:sz="0" w:space="0" w:color="auto"/>
            <w:bottom w:val="none" w:sz="0" w:space="0" w:color="auto"/>
            <w:right w:val="none" w:sz="0" w:space="0" w:color="auto"/>
          </w:divBdr>
        </w:div>
        <w:div w:id="1947082255">
          <w:marLeft w:val="640"/>
          <w:marRight w:val="0"/>
          <w:marTop w:val="0"/>
          <w:marBottom w:val="0"/>
          <w:divBdr>
            <w:top w:val="none" w:sz="0" w:space="0" w:color="auto"/>
            <w:left w:val="none" w:sz="0" w:space="0" w:color="auto"/>
            <w:bottom w:val="none" w:sz="0" w:space="0" w:color="auto"/>
            <w:right w:val="none" w:sz="0" w:space="0" w:color="auto"/>
          </w:divBdr>
        </w:div>
        <w:div w:id="669605103">
          <w:marLeft w:val="640"/>
          <w:marRight w:val="0"/>
          <w:marTop w:val="0"/>
          <w:marBottom w:val="0"/>
          <w:divBdr>
            <w:top w:val="none" w:sz="0" w:space="0" w:color="auto"/>
            <w:left w:val="none" w:sz="0" w:space="0" w:color="auto"/>
            <w:bottom w:val="none" w:sz="0" w:space="0" w:color="auto"/>
            <w:right w:val="none" w:sz="0" w:space="0" w:color="auto"/>
          </w:divBdr>
        </w:div>
        <w:div w:id="1482623931">
          <w:marLeft w:val="640"/>
          <w:marRight w:val="0"/>
          <w:marTop w:val="0"/>
          <w:marBottom w:val="0"/>
          <w:divBdr>
            <w:top w:val="none" w:sz="0" w:space="0" w:color="auto"/>
            <w:left w:val="none" w:sz="0" w:space="0" w:color="auto"/>
            <w:bottom w:val="none" w:sz="0" w:space="0" w:color="auto"/>
            <w:right w:val="none" w:sz="0" w:space="0" w:color="auto"/>
          </w:divBdr>
        </w:div>
        <w:div w:id="346441892">
          <w:marLeft w:val="640"/>
          <w:marRight w:val="0"/>
          <w:marTop w:val="0"/>
          <w:marBottom w:val="0"/>
          <w:divBdr>
            <w:top w:val="none" w:sz="0" w:space="0" w:color="auto"/>
            <w:left w:val="none" w:sz="0" w:space="0" w:color="auto"/>
            <w:bottom w:val="none" w:sz="0" w:space="0" w:color="auto"/>
            <w:right w:val="none" w:sz="0" w:space="0" w:color="auto"/>
          </w:divBdr>
        </w:div>
        <w:div w:id="1314093805">
          <w:marLeft w:val="640"/>
          <w:marRight w:val="0"/>
          <w:marTop w:val="0"/>
          <w:marBottom w:val="0"/>
          <w:divBdr>
            <w:top w:val="none" w:sz="0" w:space="0" w:color="auto"/>
            <w:left w:val="none" w:sz="0" w:space="0" w:color="auto"/>
            <w:bottom w:val="none" w:sz="0" w:space="0" w:color="auto"/>
            <w:right w:val="none" w:sz="0" w:space="0" w:color="auto"/>
          </w:divBdr>
        </w:div>
        <w:div w:id="22171275">
          <w:marLeft w:val="640"/>
          <w:marRight w:val="0"/>
          <w:marTop w:val="0"/>
          <w:marBottom w:val="0"/>
          <w:divBdr>
            <w:top w:val="none" w:sz="0" w:space="0" w:color="auto"/>
            <w:left w:val="none" w:sz="0" w:space="0" w:color="auto"/>
            <w:bottom w:val="none" w:sz="0" w:space="0" w:color="auto"/>
            <w:right w:val="none" w:sz="0" w:space="0" w:color="auto"/>
          </w:divBdr>
        </w:div>
        <w:div w:id="955063622">
          <w:marLeft w:val="640"/>
          <w:marRight w:val="0"/>
          <w:marTop w:val="0"/>
          <w:marBottom w:val="0"/>
          <w:divBdr>
            <w:top w:val="none" w:sz="0" w:space="0" w:color="auto"/>
            <w:left w:val="none" w:sz="0" w:space="0" w:color="auto"/>
            <w:bottom w:val="none" w:sz="0" w:space="0" w:color="auto"/>
            <w:right w:val="none" w:sz="0" w:space="0" w:color="auto"/>
          </w:divBdr>
        </w:div>
        <w:div w:id="566965276">
          <w:marLeft w:val="640"/>
          <w:marRight w:val="0"/>
          <w:marTop w:val="0"/>
          <w:marBottom w:val="0"/>
          <w:divBdr>
            <w:top w:val="none" w:sz="0" w:space="0" w:color="auto"/>
            <w:left w:val="none" w:sz="0" w:space="0" w:color="auto"/>
            <w:bottom w:val="none" w:sz="0" w:space="0" w:color="auto"/>
            <w:right w:val="none" w:sz="0" w:space="0" w:color="auto"/>
          </w:divBdr>
        </w:div>
        <w:div w:id="735472939">
          <w:marLeft w:val="640"/>
          <w:marRight w:val="0"/>
          <w:marTop w:val="0"/>
          <w:marBottom w:val="0"/>
          <w:divBdr>
            <w:top w:val="none" w:sz="0" w:space="0" w:color="auto"/>
            <w:left w:val="none" w:sz="0" w:space="0" w:color="auto"/>
            <w:bottom w:val="none" w:sz="0" w:space="0" w:color="auto"/>
            <w:right w:val="none" w:sz="0" w:space="0" w:color="auto"/>
          </w:divBdr>
        </w:div>
        <w:div w:id="959454353">
          <w:marLeft w:val="640"/>
          <w:marRight w:val="0"/>
          <w:marTop w:val="0"/>
          <w:marBottom w:val="0"/>
          <w:divBdr>
            <w:top w:val="none" w:sz="0" w:space="0" w:color="auto"/>
            <w:left w:val="none" w:sz="0" w:space="0" w:color="auto"/>
            <w:bottom w:val="none" w:sz="0" w:space="0" w:color="auto"/>
            <w:right w:val="none" w:sz="0" w:space="0" w:color="auto"/>
          </w:divBdr>
        </w:div>
        <w:div w:id="1740252718">
          <w:marLeft w:val="640"/>
          <w:marRight w:val="0"/>
          <w:marTop w:val="0"/>
          <w:marBottom w:val="0"/>
          <w:divBdr>
            <w:top w:val="none" w:sz="0" w:space="0" w:color="auto"/>
            <w:left w:val="none" w:sz="0" w:space="0" w:color="auto"/>
            <w:bottom w:val="none" w:sz="0" w:space="0" w:color="auto"/>
            <w:right w:val="none" w:sz="0" w:space="0" w:color="auto"/>
          </w:divBdr>
        </w:div>
        <w:div w:id="1342007155">
          <w:marLeft w:val="640"/>
          <w:marRight w:val="0"/>
          <w:marTop w:val="0"/>
          <w:marBottom w:val="0"/>
          <w:divBdr>
            <w:top w:val="none" w:sz="0" w:space="0" w:color="auto"/>
            <w:left w:val="none" w:sz="0" w:space="0" w:color="auto"/>
            <w:bottom w:val="none" w:sz="0" w:space="0" w:color="auto"/>
            <w:right w:val="none" w:sz="0" w:space="0" w:color="auto"/>
          </w:divBdr>
        </w:div>
        <w:div w:id="1448037669">
          <w:marLeft w:val="640"/>
          <w:marRight w:val="0"/>
          <w:marTop w:val="0"/>
          <w:marBottom w:val="0"/>
          <w:divBdr>
            <w:top w:val="none" w:sz="0" w:space="0" w:color="auto"/>
            <w:left w:val="none" w:sz="0" w:space="0" w:color="auto"/>
            <w:bottom w:val="none" w:sz="0" w:space="0" w:color="auto"/>
            <w:right w:val="none" w:sz="0" w:space="0" w:color="auto"/>
          </w:divBdr>
        </w:div>
        <w:div w:id="864178424">
          <w:marLeft w:val="640"/>
          <w:marRight w:val="0"/>
          <w:marTop w:val="0"/>
          <w:marBottom w:val="0"/>
          <w:divBdr>
            <w:top w:val="none" w:sz="0" w:space="0" w:color="auto"/>
            <w:left w:val="none" w:sz="0" w:space="0" w:color="auto"/>
            <w:bottom w:val="none" w:sz="0" w:space="0" w:color="auto"/>
            <w:right w:val="none" w:sz="0" w:space="0" w:color="auto"/>
          </w:divBdr>
        </w:div>
        <w:div w:id="1211108223">
          <w:marLeft w:val="640"/>
          <w:marRight w:val="0"/>
          <w:marTop w:val="0"/>
          <w:marBottom w:val="0"/>
          <w:divBdr>
            <w:top w:val="none" w:sz="0" w:space="0" w:color="auto"/>
            <w:left w:val="none" w:sz="0" w:space="0" w:color="auto"/>
            <w:bottom w:val="none" w:sz="0" w:space="0" w:color="auto"/>
            <w:right w:val="none" w:sz="0" w:space="0" w:color="auto"/>
          </w:divBdr>
        </w:div>
        <w:div w:id="463624448">
          <w:marLeft w:val="640"/>
          <w:marRight w:val="0"/>
          <w:marTop w:val="0"/>
          <w:marBottom w:val="0"/>
          <w:divBdr>
            <w:top w:val="none" w:sz="0" w:space="0" w:color="auto"/>
            <w:left w:val="none" w:sz="0" w:space="0" w:color="auto"/>
            <w:bottom w:val="none" w:sz="0" w:space="0" w:color="auto"/>
            <w:right w:val="none" w:sz="0" w:space="0" w:color="auto"/>
          </w:divBdr>
        </w:div>
        <w:div w:id="1818066419">
          <w:marLeft w:val="640"/>
          <w:marRight w:val="0"/>
          <w:marTop w:val="0"/>
          <w:marBottom w:val="0"/>
          <w:divBdr>
            <w:top w:val="none" w:sz="0" w:space="0" w:color="auto"/>
            <w:left w:val="none" w:sz="0" w:space="0" w:color="auto"/>
            <w:bottom w:val="none" w:sz="0" w:space="0" w:color="auto"/>
            <w:right w:val="none" w:sz="0" w:space="0" w:color="auto"/>
          </w:divBdr>
        </w:div>
        <w:div w:id="1913925511">
          <w:marLeft w:val="640"/>
          <w:marRight w:val="0"/>
          <w:marTop w:val="0"/>
          <w:marBottom w:val="0"/>
          <w:divBdr>
            <w:top w:val="none" w:sz="0" w:space="0" w:color="auto"/>
            <w:left w:val="none" w:sz="0" w:space="0" w:color="auto"/>
            <w:bottom w:val="none" w:sz="0" w:space="0" w:color="auto"/>
            <w:right w:val="none" w:sz="0" w:space="0" w:color="auto"/>
          </w:divBdr>
        </w:div>
        <w:div w:id="1739670678">
          <w:marLeft w:val="640"/>
          <w:marRight w:val="0"/>
          <w:marTop w:val="0"/>
          <w:marBottom w:val="0"/>
          <w:divBdr>
            <w:top w:val="none" w:sz="0" w:space="0" w:color="auto"/>
            <w:left w:val="none" w:sz="0" w:space="0" w:color="auto"/>
            <w:bottom w:val="none" w:sz="0" w:space="0" w:color="auto"/>
            <w:right w:val="none" w:sz="0" w:space="0" w:color="auto"/>
          </w:divBdr>
        </w:div>
        <w:div w:id="1211381987">
          <w:marLeft w:val="640"/>
          <w:marRight w:val="0"/>
          <w:marTop w:val="0"/>
          <w:marBottom w:val="0"/>
          <w:divBdr>
            <w:top w:val="none" w:sz="0" w:space="0" w:color="auto"/>
            <w:left w:val="none" w:sz="0" w:space="0" w:color="auto"/>
            <w:bottom w:val="none" w:sz="0" w:space="0" w:color="auto"/>
            <w:right w:val="none" w:sz="0" w:space="0" w:color="auto"/>
          </w:divBdr>
        </w:div>
        <w:div w:id="1810200589">
          <w:marLeft w:val="640"/>
          <w:marRight w:val="0"/>
          <w:marTop w:val="0"/>
          <w:marBottom w:val="0"/>
          <w:divBdr>
            <w:top w:val="none" w:sz="0" w:space="0" w:color="auto"/>
            <w:left w:val="none" w:sz="0" w:space="0" w:color="auto"/>
            <w:bottom w:val="none" w:sz="0" w:space="0" w:color="auto"/>
            <w:right w:val="none" w:sz="0" w:space="0" w:color="auto"/>
          </w:divBdr>
        </w:div>
        <w:div w:id="751467097">
          <w:marLeft w:val="640"/>
          <w:marRight w:val="0"/>
          <w:marTop w:val="0"/>
          <w:marBottom w:val="0"/>
          <w:divBdr>
            <w:top w:val="none" w:sz="0" w:space="0" w:color="auto"/>
            <w:left w:val="none" w:sz="0" w:space="0" w:color="auto"/>
            <w:bottom w:val="none" w:sz="0" w:space="0" w:color="auto"/>
            <w:right w:val="none" w:sz="0" w:space="0" w:color="auto"/>
          </w:divBdr>
        </w:div>
        <w:div w:id="1696540644">
          <w:marLeft w:val="640"/>
          <w:marRight w:val="0"/>
          <w:marTop w:val="0"/>
          <w:marBottom w:val="0"/>
          <w:divBdr>
            <w:top w:val="none" w:sz="0" w:space="0" w:color="auto"/>
            <w:left w:val="none" w:sz="0" w:space="0" w:color="auto"/>
            <w:bottom w:val="none" w:sz="0" w:space="0" w:color="auto"/>
            <w:right w:val="none" w:sz="0" w:space="0" w:color="auto"/>
          </w:divBdr>
        </w:div>
        <w:div w:id="1482775037">
          <w:marLeft w:val="640"/>
          <w:marRight w:val="0"/>
          <w:marTop w:val="0"/>
          <w:marBottom w:val="0"/>
          <w:divBdr>
            <w:top w:val="none" w:sz="0" w:space="0" w:color="auto"/>
            <w:left w:val="none" w:sz="0" w:space="0" w:color="auto"/>
            <w:bottom w:val="none" w:sz="0" w:space="0" w:color="auto"/>
            <w:right w:val="none" w:sz="0" w:space="0" w:color="auto"/>
          </w:divBdr>
        </w:div>
        <w:div w:id="1769615710">
          <w:marLeft w:val="640"/>
          <w:marRight w:val="0"/>
          <w:marTop w:val="0"/>
          <w:marBottom w:val="0"/>
          <w:divBdr>
            <w:top w:val="none" w:sz="0" w:space="0" w:color="auto"/>
            <w:left w:val="none" w:sz="0" w:space="0" w:color="auto"/>
            <w:bottom w:val="none" w:sz="0" w:space="0" w:color="auto"/>
            <w:right w:val="none" w:sz="0" w:space="0" w:color="auto"/>
          </w:divBdr>
        </w:div>
        <w:div w:id="2110808535">
          <w:marLeft w:val="640"/>
          <w:marRight w:val="0"/>
          <w:marTop w:val="0"/>
          <w:marBottom w:val="0"/>
          <w:divBdr>
            <w:top w:val="none" w:sz="0" w:space="0" w:color="auto"/>
            <w:left w:val="none" w:sz="0" w:space="0" w:color="auto"/>
            <w:bottom w:val="none" w:sz="0" w:space="0" w:color="auto"/>
            <w:right w:val="none" w:sz="0" w:space="0" w:color="auto"/>
          </w:divBdr>
        </w:div>
        <w:div w:id="175583199">
          <w:marLeft w:val="640"/>
          <w:marRight w:val="0"/>
          <w:marTop w:val="0"/>
          <w:marBottom w:val="0"/>
          <w:divBdr>
            <w:top w:val="none" w:sz="0" w:space="0" w:color="auto"/>
            <w:left w:val="none" w:sz="0" w:space="0" w:color="auto"/>
            <w:bottom w:val="none" w:sz="0" w:space="0" w:color="auto"/>
            <w:right w:val="none" w:sz="0" w:space="0" w:color="auto"/>
          </w:divBdr>
        </w:div>
        <w:div w:id="617875695">
          <w:marLeft w:val="640"/>
          <w:marRight w:val="0"/>
          <w:marTop w:val="0"/>
          <w:marBottom w:val="0"/>
          <w:divBdr>
            <w:top w:val="none" w:sz="0" w:space="0" w:color="auto"/>
            <w:left w:val="none" w:sz="0" w:space="0" w:color="auto"/>
            <w:bottom w:val="none" w:sz="0" w:space="0" w:color="auto"/>
            <w:right w:val="none" w:sz="0" w:space="0" w:color="auto"/>
          </w:divBdr>
        </w:div>
        <w:div w:id="1391805153">
          <w:marLeft w:val="640"/>
          <w:marRight w:val="0"/>
          <w:marTop w:val="0"/>
          <w:marBottom w:val="0"/>
          <w:divBdr>
            <w:top w:val="none" w:sz="0" w:space="0" w:color="auto"/>
            <w:left w:val="none" w:sz="0" w:space="0" w:color="auto"/>
            <w:bottom w:val="none" w:sz="0" w:space="0" w:color="auto"/>
            <w:right w:val="none" w:sz="0" w:space="0" w:color="auto"/>
          </w:divBdr>
        </w:div>
      </w:divsChild>
    </w:div>
    <w:div w:id="1500777304">
      <w:bodyDiv w:val="1"/>
      <w:marLeft w:val="0"/>
      <w:marRight w:val="0"/>
      <w:marTop w:val="0"/>
      <w:marBottom w:val="0"/>
      <w:divBdr>
        <w:top w:val="none" w:sz="0" w:space="0" w:color="auto"/>
        <w:left w:val="none" w:sz="0" w:space="0" w:color="auto"/>
        <w:bottom w:val="none" w:sz="0" w:space="0" w:color="auto"/>
        <w:right w:val="none" w:sz="0" w:space="0" w:color="auto"/>
      </w:divBdr>
      <w:divsChild>
        <w:div w:id="821578143">
          <w:marLeft w:val="640"/>
          <w:marRight w:val="0"/>
          <w:marTop w:val="0"/>
          <w:marBottom w:val="0"/>
          <w:divBdr>
            <w:top w:val="none" w:sz="0" w:space="0" w:color="auto"/>
            <w:left w:val="none" w:sz="0" w:space="0" w:color="auto"/>
            <w:bottom w:val="none" w:sz="0" w:space="0" w:color="auto"/>
            <w:right w:val="none" w:sz="0" w:space="0" w:color="auto"/>
          </w:divBdr>
        </w:div>
        <w:div w:id="2089645422">
          <w:marLeft w:val="640"/>
          <w:marRight w:val="0"/>
          <w:marTop w:val="0"/>
          <w:marBottom w:val="0"/>
          <w:divBdr>
            <w:top w:val="none" w:sz="0" w:space="0" w:color="auto"/>
            <w:left w:val="none" w:sz="0" w:space="0" w:color="auto"/>
            <w:bottom w:val="none" w:sz="0" w:space="0" w:color="auto"/>
            <w:right w:val="none" w:sz="0" w:space="0" w:color="auto"/>
          </w:divBdr>
        </w:div>
        <w:div w:id="582839819">
          <w:marLeft w:val="640"/>
          <w:marRight w:val="0"/>
          <w:marTop w:val="0"/>
          <w:marBottom w:val="0"/>
          <w:divBdr>
            <w:top w:val="none" w:sz="0" w:space="0" w:color="auto"/>
            <w:left w:val="none" w:sz="0" w:space="0" w:color="auto"/>
            <w:bottom w:val="none" w:sz="0" w:space="0" w:color="auto"/>
            <w:right w:val="none" w:sz="0" w:space="0" w:color="auto"/>
          </w:divBdr>
        </w:div>
        <w:div w:id="1441798858">
          <w:marLeft w:val="640"/>
          <w:marRight w:val="0"/>
          <w:marTop w:val="0"/>
          <w:marBottom w:val="0"/>
          <w:divBdr>
            <w:top w:val="none" w:sz="0" w:space="0" w:color="auto"/>
            <w:left w:val="none" w:sz="0" w:space="0" w:color="auto"/>
            <w:bottom w:val="none" w:sz="0" w:space="0" w:color="auto"/>
            <w:right w:val="none" w:sz="0" w:space="0" w:color="auto"/>
          </w:divBdr>
        </w:div>
        <w:div w:id="924875311">
          <w:marLeft w:val="640"/>
          <w:marRight w:val="0"/>
          <w:marTop w:val="0"/>
          <w:marBottom w:val="0"/>
          <w:divBdr>
            <w:top w:val="none" w:sz="0" w:space="0" w:color="auto"/>
            <w:left w:val="none" w:sz="0" w:space="0" w:color="auto"/>
            <w:bottom w:val="none" w:sz="0" w:space="0" w:color="auto"/>
            <w:right w:val="none" w:sz="0" w:space="0" w:color="auto"/>
          </w:divBdr>
        </w:div>
        <w:div w:id="2059359081">
          <w:marLeft w:val="640"/>
          <w:marRight w:val="0"/>
          <w:marTop w:val="0"/>
          <w:marBottom w:val="0"/>
          <w:divBdr>
            <w:top w:val="none" w:sz="0" w:space="0" w:color="auto"/>
            <w:left w:val="none" w:sz="0" w:space="0" w:color="auto"/>
            <w:bottom w:val="none" w:sz="0" w:space="0" w:color="auto"/>
            <w:right w:val="none" w:sz="0" w:space="0" w:color="auto"/>
          </w:divBdr>
        </w:div>
        <w:div w:id="67464022">
          <w:marLeft w:val="640"/>
          <w:marRight w:val="0"/>
          <w:marTop w:val="0"/>
          <w:marBottom w:val="0"/>
          <w:divBdr>
            <w:top w:val="none" w:sz="0" w:space="0" w:color="auto"/>
            <w:left w:val="none" w:sz="0" w:space="0" w:color="auto"/>
            <w:bottom w:val="none" w:sz="0" w:space="0" w:color="auto"/>
            <w:right w:val="none" w:sz="0" w:space="0" w:color="auto"/>
          </w:divBdr>
        </w:div>
        <w:div w:id="1805193099">
          <w:marLeft w:val="640"/>
          <w:marRight w:val="0"/>
          <w:marTop w:val="0"/>
          <w:marBottom w:val="0"/>
          <w:divBdr>
            <w:top w:val="none" w:sz="0" w:space="0" w:color="auto"/>
            <w:left w:val="none" w:sz="0" w:space="0" w:color="auto"/>
            <w:bottom w:val="none" w:sz="0" w:space="0" w:color="auto"/>
            <w:right w:val="none" w:sz="0" w:space="0" w:color="auto"/>
          </w:divBdr>
        </w:div>
        <w:div w:id="1314019513">
          <w:marLeft w:val="640"/>
          <w:marRight w:val="0"/>
          <w:marTop w:val="0"/>
          <w:marBottom w:val="0"/>
          <w:divBdr>
            <w:top w:val="none" w:sz="0" w:space="0" w:color="auto"/>
            <w:left w:val="none" w:sz="0" w:space="0" w:color="auto"/>
            <w:bottom w:val="none" w:sz="0" w:space="0" w:color="auto"/>
            <w:right w:val="none" w:sz="0" w:space="0" w:color="auto"/>
          </w:divBdr>
        </w:div>
        <w:div w:id="1100566516">
          <w:marLeft w:val="640"/>
          <w:marRight w:val="0"/>
          <w:marTop w:val="0"/>
          <w:marBottom w:val="0"/>
          <w:divBdr>
            <w:top w:val="none" w:sz="0" w:space="0" w:color="auto"/>
            <w:left w:val="none" w:sz="0" w:space="0" w:color="auto"/>
            <w:bottom w:val="none" w:sz="0" w:space="0" w:color="auto"/>
            <w:right w:val="none" w:sz="0" w:space="0" w:color="auto"/>
          </w:divBdr>
        </w:div>
        <w:div w:id="1556501799">
          <w:marLeft w:val="640"/>
          <w:marRight w:val="0"/>
          <w:marTop w:val="0"/>
          <w:marBottom w:val="0"/>
          <w:divBdr>
            <w:top w:val="none" w:sz="0" w:space="0" w:color="auto"/>
            <w:left w:val="none" w:sz="0" w:space="0" w:color="auto"/>
            <w:bottom w:val="none" w:sz="0" w:space="0" w:color="auto"/>
            <w:right w:val="none" w:sz="0" w:space="0" w:color="auto"/>
          </w:divBdr>
        </w:div>
        <w:div w:id="1598949181">
          <w:marLeft w:val="640"/>
          <w:marRight w:val="0"/>
          <w:marTop w:val="0"/>
          <w:marBottom w:val="0"/>
          <w:divBdr>
            <w:top w:val="none" w:sz="0" w:space="0" w:color="auto"/>
            <w:left w:val="none" w:sz="0" w:space="0" w:color="auto"/>
            <w:bottom w:val="none" w:sz="0" w:space="0" w:color="auto"/>
            <w:right w:val="none" w:sz="0" w:space="0" w:color="auto"/>
          </w:divBdr>
        </w:div>
        <w:div w:id="717556125">
          <w:marLeft w:val="640"/>
          <w:marRight w:val="0"/>
          <w:marTop w:val="0"/>
          <w:marBottom w:val="0"/>
          <w:divBdr>
            <w:top w:val="none" w:sz="0" w:space="0" w:color="auto"/>
            <w:left w:val="none" w:sz="0" w:space="0" w:color="auto"/>
            <w:bottom w:val="none" w:sz="0" w:space="0" w:color="auto"/>
            <w:right w:val="none" w:sz="0" w:space="0" w:color="auto"/>
          </w:divBdr>
        </w:div>
      </w:divsChild>
    </w:div>
    <w:div w:id="1507136573">
      <w:bodyDiv w:val="1"/>
      <w:marLeft w:val="0"/>
      <w:marRight w:val="0"/>
      <w:marTop w:val="0"/>
      <w:marBottom w:val="0"/>
      <w:divBdr>
        <w:top w:val="none" w:sz="0" w:space="0" w:color="auto"/>
        <w:left w:val="none" w:sz="0" w:space="0" w:color="auto"/>
        <w:bottom w:val="none" w:sz="0" w:space="0" w:color="auto"/>
        <w:right w:val="none" w:sz="0" w:space="0" w:color="auto"/>
      </w:divBdr>
      <w:divsChild>
        <w:div w:id="614403948">
          <w:marLeft w:val="640"/>
          <w:marRight w:val="0"/>
          <w:marTop w:val="0"/>
          <w:marBottom w:val="0"/>
          <w:divBdr>
            <w:top w:val="none" w:sz="0" w:space="0" w:color="auto"/>
            <w:left w:val="none" w:sz="0" w:space="0" w:color="auto"/>
            <w:bottom w:val="none" w:sz="0" w:space="0" w:color="auto"/>
            <w:right w:val="none" w:sz="0" w:space="0" w:color="auto"/>
          </w:divBdr>
        </w:div>
        <w:div w:id="495220408">
          <w:marLeft w:val="640"/>
          <w:marRight w:val="0"/>
          <w:marTop w:val="0"/>
          <w:marBottom w:val="0"/>
          <w:divBdr>
            <w:top w:val="none" w:sz="0" w:space="0" w:color="auto"/>
            <w:left w:val="none" w:sz="0" w:space="0" w:color="auto"/>
            <w:bottom w:val="none" w:sz="0" w:space="0" w:color="auto"/>
            <w:right w:val="none" w:sz="0" w:space="0" w:color="auto"/>
          </w:divBdr>
        </w:div>
        <w:div w:id="216090685">
          <w:marLeft w:val="640"/>
          <w:marRight w:val="0"/>
          <w:marTop w:val="0"/>
          <w:marBottom w:val="0"/>
          <w:divBdr>
            <w:top w:val="none" w:sz="0" w:space="0" w:color="auto"/>
            <w:left w:val="none" w:sz="0" w:space="0" w:color="auto"/>
            <w:bottom w:val="none" w:sz="0" w:space="0" w:color="auto"/>
            <w:right w:val="none" w:sz="0" w:space="0" w:color="auto"/>
          </w:divBdr>
        </w:div>
        <w:div w:id="1501582108">
          <w:marLeft w:val="640"/>
          <w:marRight w:val="0"/>
          <w:marTop w:val="0"/>
          <w:marBottom w:val="0"/>
          <w:divBdr>
            <w:top w:val="none" w:sz="0" w:space="0" w:color="auto"/>
            <w:left w:val="none" w:sz="0" w:space="0" w:color="auto"/>
            <w:bottom w:val="none" w:sz="0" w:space="0" w:color="auto"/>
            <w:right w:val="none" w:sz="0" w:space="0" w:color="auto"/>
          </w:divBdr>
        </w:div>
        <w:div w:id="2024941668">
          <w:marLeft w:val="640"/>
          <w:marRight w:val="0"/>
          <w:marTop w:val="0"/>
          <w:marBottom w:val="0"/>
          <w:divBdr>
            <w:top w:val="none" w:sz="0" w:space="0" w:color="auto"/>
            <w:left w:val="none" w:sz="0" w:space="0" w:color="auto"/>
            <w:bottom w:val="none" w:sz="0" w:space="0" w:color="auto"/>
            <w:right w:val="none" w:sz="0" w:space="0" w:color="auto"/>
          </w:divBdr>
        </w:div>
        <w:div w:id="174736025">
          <w:marLeft w:val="640"/>
          <w:marRight w:val="0"/>
          <w:marTop w:val="0"/>
          <w:marBottom w:val="0"/>
          <w:divBdr>
            <w:top w:val="none" w:sz="0" w:space="0" w:color="auto"/>
            <w:left w:val="none" w:sz="0" w:space="0" w:color="auto"/>
            <w:bottom w:val="none" w:sz="0" w:space="0" w:color="auto"/>
            <w:right w:val="none" w:sz="0" w:space="0" w:color="auto"/>
          </w:divBdr>
        </w:div>
        <w:div w:id="335882629">
          <w:marLeft w:val="640"/>
          <w:marRight w:val="0"/>
          <w:marTop w:val="0"/>
          <w:marBottom w:val="0"/>
          <w:divBdr>
            <w:top w:val="none" w:sz="0" w:space="0" w:color="auto"/>
            <w:left w:val="none" w:sz="0" w:space="0" w:color="auto"/>
            <w:bottom w:val="none" w:sz="0" w:space="0" w:color="auto"/>
            <w:right w:val="none" w:sz="0" w:space="0" w:color="auto"/>
          </w:divBdr>
        </w:div>
        <w:div w:id="1515995295">
          <w:marLeft w:val="640"/>
          <w:marRight w:val="0"/>
          <w:marTop w:val="0"/>
          <w:marBottom w:val="0"/>
          <w:divBdr>
            <w:top w:val="none" w:sz="0" w:space="0" w:color="auto"/>
            <w:left w:val="none" w:sz="0" w:space="0" w:color="auto"/>
            <w:bottom w:val="none" w:sz="0" w:space="0" w:color="auto"/>
            <w:right w:val="none" w:sz="0" w:space="0" w:color="auto"/>
          </w:divBdr>
        </w:div>
        <w:div w:id="633871827">
          <w:marLeft w:val="640"/>
          <w:marRight w:val="0"/>
          <w:marTop w:val="0"/>
          <w:marBottom w:val="0"/>
          <w:divBdr>
            <w:top w:val="none" w:sz="0" w:space="0" w:color="auto"/>
            <w:left w:val="none" w:sz="0" w:space="0" w:color="auto"/>
            <w:bottom w:val="none" w:sz="0" w:space="0" w:color="auto"/>
            <w:right w:val="none" w:sz="0" w:space="0" w:color="auto"/>
          </w:divBdr>
        </w:div>
        <w:div w:id="626159399">
          <w:marLeft w:val="640"/>
          <w:marRight w:val="0"/>
          <w:marTop w:val="0"/>
          <w:marBottom w:val="0"/>
          <w:divBdr>
            <w:top w:val="none" w:sz="0" w:space="0" w:color="auto"/>
            <w:left w:val="none" w:sz="0" w:space="0" w:color="auto"/>
            <w:bottom w:val="none" w:sz="0" w:space="0" w:color="auto"/>
            <w:right w:val="none" w:sz="0" w:space="0" w:color="auto"/>
          </w:divBdr>
        </w:div>
        <w:div w:id="1442412009">
          <w:marLeft w:val="640"/>
          <w:marRight w:val="0"/>
          <w:marTop w:val="0"/>
          <w:marBottom w:val="0"/>
          <w:divBdr>
            <w:top w:val="none" w:sz="0" w:space="0" w:color="auto"/>
            <w:left w:val="none" w:sz="0" w:space="0" w:color="auto"/>
            <w:bottom w:val="none" w:sz="0" w:space="0" w:color="auto"/>
            <w:right w:val="none" w:sz="0" w:space="0" w:color="auto"/>
          </w:divBdr>
        </w:div>
        <w:div w:id="473529036">
          <w:marLeft w:val="640"/>
          <w:marRight w:val="0"/>
          <w:marTop w:val="0"/>
          <w:marBottom w:val="0"/>
          <w:divBdr>
            <w:top w:val="none" w:sz="0" w:space="0" w:color="auto"/>
            <w:left w:val="none" w:sz="0" w:space="0" w:color="auto"/>
            <w:bottom w:val="none" w:sz="0" w:space="0" w:color="auto"/>
            <w:right w:val="none" w:sz="0" w:space="0" w:color="auto"/>
          </w:divBdr>
        </w:div>
        <w:div w:id="424309324">
          <w:marLeft w:val="640"/>
          <w:marRight w:val="0"/>
          <w:marTop w:val="0"/>
          <w:marBottom w:val="0"/>
          <w:divBdr>
            <w:top w:val="none" w:sz="0" w:space="0" w:color="auto"/>
            <w:left w:val="none" w:sz="0" w:space="0" w:color="auto"/>
            <w:bottom w:val="none" w:sz="0" w:space="0" w:color="auto"/>
            <w:right w:val="none" w:sz="0" w:space="0" w:color="auto"/>
          </w:divBdr>
        </w:div>
        <w:div w:id="1823277953">
          <w:marLeft w:val="640"/>
          <w:marRight w:val="0"/>
          <w:marTop w:val="0"/>
          <w:marBottom w:val="0"/>
          <w:divBdr>
            <w:top w:val="none" w:sz="0" w:space="0" w:color="auto"/>
            <w:left w:val="none" w:sz="0" w:space="0" w:color="auto"/>
            <w:bottom w:val="none" w:sz="0" w:space="0" w:color="auto"/>
            <w:right w:val="none" w:sz="0" w:space="0" w:color="auto"/>
          </w:divBdr>
        </w:div>
        <w:div w:id="1976174558">
          <w:marLeft w:val="640"/>
          <w:marRight w:val="0"/>
          <w:marTop w:val="0"/>
          <w:marBottom w:val="0"/>
          <w:divBdr>
            <w:top w:val="none" w:sz="0" w:space="0" w:color="auto"/>
            <w:left w:val="none" w:sz="0" w:space="0" w:color="auto"/>
            <w:bottom w:val="none" w:sz="0" w:space="0" w:color="auto"/>
            <w:right w:val="none" w:sz="0" w:space="0" w:color="auto"/>
          </w:divBdr>
        </w:div>
        <w:div w:id="1241255787">
          <w:marLeft w:val="640"/>
          <w:marRight w:val="0"/>
          <w:marTop w:val="0"/>
          <w:marBottom w:val="0"/>
          <w:divBdr>
            <w:top w:val="none" w:sz="0" w:space="0" w:color="auto"/>
            <w:left w:val="none" w:sz="0" w:space="0" w:color="auto"/>
            <w:bottom w:val="none" w:sz="0" w:space="0" w:color="auto"/>
            <w:right w:val="none" w:sz="0" w:space="0" w:color="auto"/>
          </w:divBdr>
        </w:div>
        <w:div w:id="289434099">
          <w:marLeft w:val="640"/>
          <w:marRight w:val="0"/>
          <w:marTop w:val="0"/>
          <w:marBottom w:val="0"/>
          <w:divBdr>
            <w:top w:val="none" w:sz="0" w:space="0" w:color="auto"/>
            <w:left w:val="none" w:sz="0" w:space="0" w:color="auto"/>
            <w:bottom w:val="none" w:sz="0" w:space="0" w:color="auto"/>
            <w:right w:val="none" w:sz="0" w:space="0" w:color="auto"/>
          </w:divBdr>
        </w:div>
        <w:div w:id="728769611">
          <w:marLeft w:val="640"/>
          <w:marRight w:val="0"/>
          <w:marTop w:val="0"/>
          <w:marBottom w:val="0"/>
          <w:divBdr>
            <w:top w:val="none" w:sz="0" w:space="0" w:color="auto"/>
            <w:left w:val="none" w:sz="0" w:space="0" w:color="auto"/>
            <w:bottom w:val="none" w:sz="0" w:space="0" w:color="auto"/>
            <w:right w:val="none" w:sz="0" w:space="0" w:color="auto"/>
          </w:divBdr>
        </w:div>
        <w:div w:id="1443961957">
          <w:marLeft w:val="640"/>
          <w:marRight w:val="0"/>
          <w:marTop w:val="0"/>
          <w:marBottom w:val="0"/>
          <w:divBdr>
            <w:top w:val="none" w:sz="0" w:space="0" w:color="auto"/>
            <w:left w:val="none" w:sz="0" w:space="0" w:color="auto"/>
            <w:bottom w:val="none" w:sz="0" w:space="0" w:color="auto"/>
            <w:right w:val="none" w:sz="0" w:space="0" w:color="auto"/>
          </w:divBdr>
        </w:div>
        <w:div w:id="1786998141">
          <w:marLeft w:val="640"/>
          <w:marRight w:val="0"/>
          <w:marTop w:val="0"/>
          <w:marBottom w:val="0"/>
          <w:divBdr>
            <w:top w:val="none" w:sz="0" w:space="0" w:color="auto"/>
            <w:left w:val="none" w:sz="0" w:space="0" w:color="auto"/>
            <w:bottom w:val="none" w:sz="0" w:space="0" w:color="auto"/>
            <w:right w:val="none" w:sz="0" w:space="0" w:color="auto"/>
          </w:divBdr>
        </w:div>
        <w:div w:id="34043477">
          <w:marLeft w:val="640"/>
          <w:marRight w:val="0"/>
          <w:marTop w:val="0"/>
          <w:marBottom w:val="0"/>
          <w:divBdr>
            <w:top w:val="none" w:sz="0" w:space="0" w:color="auto"/>
            <w:left w:val="none" w:sz="0" w:space="0" w:color="auto"/>
            <w:bottom w:val="none" w:sz="0" w:space="0" w:color="auto"/>
            <w:right w:val="none" w:sz="0" w:space="0" w:color="auto"/>
          </w:divBdr>
        </w:div>
        <w:div w:id="1403064638">
          <w:marLeft w:val="640"/>
          <w:marRight w:val="0"/>
          <w:marTop w:val="0"/>
          <w:marBottom w:val="0"/>
          <w:divBdr>
            <w:top w:val="none" w:sz="0" w:space="0" w:color="auto"/>
            <w:left w:val="none" w:sz="0" w:space="0" w:color="auto"/>
            <w:bottom w:val="none" w:sz="0" w:space="0" w:color="auto"/>
            <w:right w:val="none" w:sz="0" w:space="0" w:color="auto"/>
          </w:divBdr>
        </w:div>
        <w:div w:id="140734189">
          <w:marLeft w:val="640"/>
          <w:marRight w:val="0"/>
          <w:marTop w:val="0"/>
          <w:marBottom w:val="0"/>
          <w:divBdr>
            <w:top w:val="none" w:sz="0" w:space="0" w:color="auto"/>
            <w:left w:val="none" w:sz="0" w:space="0" w:color="auto"/>
            <w:bottom w:val="none" w:sz="0" w:space="0" w:color="auto"/>
            <w:right w:val="none" w:sz="0" w:space="0" w:color="auto"/>
          </w:divBdr>
        </w:div>
        <w:div w:id="449976453">
          <w:marLeft w:val="640"/>
          <w:marRight w:val="0"/>
          <w:marTop w:val="0"/>
          <w:marBottom w:val="0"/>
          <w:divBdr>
            <w:top w:val="none" w:sz="0" w:space="0" w:color="auto"/>
            <w:left w:val="none" w:sz="0" w:space="0" w:color="auto"/>
            <w:bottom w:val="none" w:sz="0" w:space="0" w:color="auto"/>
            <w:right w:val="none" w:sz="0" w:space="0" w:color="auto"/>
          </w:divBdr>
        </w:div>
        <w:div w:id="761876918">
          <w:marLeft w:val="640"/>
          <w:marRight w:val="0"/>
          <w:marTop w:val="0"/>
          <w:marBottom w:val="0"/>
          <w:divBdr>
            <w:top w:val="none" w:sz="0" w:space="0" w:color="auto"/>
            <w:left w:val="none" w:sz="0" w:space="0" w:color="auto"/>
            <w:bottom w:val="none" w:sz="0" w:space="0" w:color="auto"/>
            <w:right w:val="none" w:sz="0" w:space="0" w:color="auto"/>
          </w:divBdr>
        </w:div>
        <w:div w:id="1208487153">
          <w:marLeft w:val="640"/>
          <w:marRight w:val="0"/>
          <w:marTop w:val="0"/>
          <w:marBottom w:val="0"/>
          <w:divBdr>
            <w:top w:val="none" w:sz="0" w:space="0" w:color="auto"/>
            <w:left w:val="none" w:sz="0" w:space="0" w:color="auto"/>
            <w:bottom w:val="none" w:sz="0" w:space="0" w:color="auto"/>
            <w:right w:val="none" w:sz="0" w:space="0" w:color="auto"/>
          </w:divBdr>
        </w:div>
        <w:div w:id="19011921">
          <w:marLeft w:val="640"/>
          <w:marRight w:val="0"/>
          <w:marTop w:val="0"/>
          <w:marBottom w:val="0"/>
          <w:divBdr>
            <w:top w:val="none" w:sz="0" w:space="0" w:color="auto"/>
            <w:left w:val="none" w:sz="0" w:space="0" w:color="auto"/>
            <w:bottom w:val="none" w:sz="0" w:space="0" w:color="auto"/>
            <w:right w:val="none" w:sz="0" w:space="0" w:color="auto"/>
          </w:divBdr>
        </w:div>
        <w:div w:id="1205824133">
          <w:marLeft w:val="640"/>
          <w:marRight w:val="0"/>
          <w:marTop w:val="0"/>
          <w:marBottom w:val="0"/>
          <w:divBdr>
            <w:top w:val="none" w:sz="0" w:space="0" w:color="auto"/>
            <w:left w:val="none" w:sz="0" w:space="0" w:color="auto"/>
            <w:bottom w:val="none" w:sz="0" w:space="0" w:color="auto"/>
            <w:right w:val="none" w:sz="0" w:space="0" w:color="auto"/>
          </w:divBdr>
        </w:div>
        <w:div w:id="396325523">
          <w:marLeft w:val="640"/>
          <w:marRight w:val="0"/>
          <w:marTop w:val="0"/>
          <w:marBottom w:val="0"/>
          <w:divBdr>
            <w:top w:val="none" w:sz="0" w:space="0" w:color="auto"/>
            <w:left w:val="none" w:sz="0" w:space="0" w:color="auto"/>
            <w:bottom w:val="none" w:sz="0" w:space="0" w:color="auto"/>
            <w:right w:val="none" w:sz="0" w:space="0" w:color="auto"/>
          </w:divBdr>
        </w:div>
        <w:div w:id="502815277">
          <w:marLeft w:val="640"/>
          <w:marRight w:val="0"/>
          <w:marTop w:val="0"/>
          <w:marBottom w:val="0"/>
          <w:divBdr>
            <w:top w:val="none" w:sz="0" w:space="0" w:color="auto"/>
            <w:left w:val="none" w:sz="0" w:space="0" w:color="auto"/>
            <w:bottom w:val="none" w:sz="0" w:space="0" w:color="auto"/>
            <w:right w:val="none" w:sz="0" w:space="0" w:color="auto"/>
          </w:divBdr>
        </w:div>
        <w:div w:id="566764911">
          <w:marLeft w:val="640"/>
          <w:marRight w:val="0"/>
          <w:marTop w:val="0"/>
          <w:marBottom w:val="0"/>
          <w:divBdr>
            <w:top w:val="none" w:sz="0" w:space="0" w:color="auto"/>
            <w:left w:val="none" w:sz="0" w:space="0" w:color="auto"/>
            <w:bottom w:val="none" w:sz="0" w:space="0" w:color="auto"/>
            <w:right w:val="none" w:sz="0" w:space="0" w:color="auto"/>
          </w:divBdr>
        </w:div>
        <w:div w:id="361170050">
          <w:marLeft w:val="640"/>
          <w:marRight w:val="0"/>
          <w:marTop w:val="0"/>
          <w:marBottom w:val="0"/>
          <w:divBdr>
            <w:top w:val="none" w:sz="0" w:space="0" w:color="auto"/>
            <w:left w:val="none" w:sz="0" w:space="0" w:color="auto"/>
            <w:bottom w:val="none" w:sz="0" w:space="0" w:color="auto"/>
            <w:right w:val="none" w:sz="0" w:space="0" w:color="auto"/>
          </w:divBdr>
        </w:div>
        <w:div w:id="1959868349">
          <w:marLeft w:val="640"/>
          <w:marRight w:val="0"/>
          <w:marTop w:val="0"/>
          <w:marBottom w:val="0"/>
          <w:divBdr>
            <w:top w:val="none" w:sz="0" w:space="0" w:color="auto"/>
            <w:left w:val="none" w:sz="0" w:space="0" w:color="auto"/>
            <w:bottom w:val="none" w:sz="0" w:space="0" w:color="auto"/>
            <w:right w:val="none" w:sz="0" w:space="0" w:color="auto"/>
          </w:divBdr>
        </w:div>
      </w:divsChild>
    </w:div>
    <w:div w:id="1508323091">
      <w:bodyDiv w:val="1"/>
      <w:marLeft w:val="0"/>
      <w:marRight w:val="0"/>
      <w:marTop w:val="0"/>
      <w:marBottom w:val="0"/>
      <w:divBdr>
        <w:top w:val="none" w:sz="0" w:space="0" w:color="auto"/>
        <w:left w:val="none" w:sz="0" w:space="0" w:color="auto"/>
        <w:bottom w:val="none" w:sz="0" w:space="0" w:color="auto"/>
        <w:right w:val="none" w:sz="0" w:space="0" w:color="auto"/>
      </w:divBdr>
    </w:div>
    <w:div w:id="1517618614">
      <w:bodyDiv w:val="1"/>
      <w:marLeft w:val="0"/>
      <w:marRight w:val="0"/>
      <w:marTop w:val="0"/>
      <w:marBottom w:val="0"/>
      <w:divBdr>
        <w:top w:val="none" w:sz="0" w:space="0" w:color="auto"/>
        <w:left w:val="none" w:sz="0" w:space="0" w:color="auto"/>
        <w:bottom w:val="none" w:sz="0" w:space="0" w:color="auto"/>
        <w:right w:val="none" w:sz="0" w:space="0" w:color="auto"/>
      </w:divBdr>
      <w:divsChild>
        <w:div w:id="794762496">
          <w:marLeft w:val="640"/>
          <w:marRight w:val="0"/>
          <w:marTop w:val="0"/>
          <w:marBottom w:val="0"/>
          <w:divBdr>
            <w:top w:val="none" w:sz="0" w:space="0" w:color="auto"/>
            <w:left w:val="none" w:sz="0" w:space="0" w:color="auto"/>
            <w:bottom w:val="none" w:sz="0" w:space="0" w:color="auto"/>
            <w:right w:val="none" w:sz="0" w:space="0" w:color="auto"/>
          </w:divBdr>
        </w:div>
        <w:div w:id="578441427">
          <w:marLeft w:val="640"/>
          <w:marRight w:val="0"/>
          <w:marTop w:val="0"/>
          <w:marBottom w:val="0"/>
          <w:divBdr>
            <w:top w:val="none" w:sz="0" w:space="0" w:color="auto"/>
            <w:left w:val="none" w:sz="0" w:space="0" w:color="auto"/>
            <w:bottom w:val="none" w:sz="0" w:space="0" w:color="auto"/>
            <w:right w:val="none" w:sz="0" w:space="0" w:color="auto"/>
          </w:divBdr>
        </w:div>
        <w:div w:id="1438406632">
          <w:marLeft w:val="640"/>
          <w:marRight w:val="0"/>
          <w:marTop w:val="0"/>
          <w:marBottom w:val="0"/>
          <w:divBdr>
            <w:top w:val="none" w:sz="0" w:space="0" w:color="auto"/>
            <w:left w:val="none" w:sz="0" w:space="0" w:color="auto"/>
            <w:bottom w:val="none" w:sz="0" w:space="0" w:color="auto"/>
            <w:right w:val="none" w:sz="0" w:space="0" w:color="auto"/>
          </w:divBdr>
        </w:div>
        <w:div w:id="6298025">
          <w:marLeft w:val="640"/>
          <w:marRight w:val="0"/>
          <w:marTop w:val="0"/>
          <w:marBottom w:val="0"/>
          <w:divBdr>
            <w:top w:val="none" w:sz="0" w:space="0" w:color="auto"/>
            <w:left w:val="none" w:sz="0" w:space="0" w:color="auto"/>
            <w:bottom w:val="none" w:sz="0" w:space="0" w:color="auto"/>
            <w:right w:val="none" w:sz="0" w:space="0" w:color="auto"/>
          </w:divBdr>
        </w:div>
        <w:div w:id="2044554187">
          <w:marLeft w:val="640"/>
          <w:marRight w:val="0"/>
          <w:marTop w:val="0"/>
          <w:marBottom w:val="0"/>
          <w:divBdr>
            <w:top w:val="none" w:sz="0" w:space="0" w:color="auto"/>
            <w:left w:val="none" w:sz="0" w:space="0" w:color="auto"/>
            <w:bottom w:val="none" w:sz="0" w:space="0" w:color="auto"/>
            <w:right w:val="none" w:sz="0" w:space="0" w:color="auto"/>
          </w:divBdr>
        </w:div>
        <w:div w:id="1720981020">
          <w:marLeft w:val="640"/>
          <w:marRight w:val="0"/>
          <w:marTop w:val="0"/>
          <w:marBottom w:val="0"/>
          <w:divBdr>
            <w:top w:val="none" w:sz="0" w:space="0" w:color="auto"/>
            <w:left w:val="none" w:sz="0" w:space="0" w:color="auto"/>
            <w:bottom w:val="none" w:sz="0" w:space="0" w:color="auto"/>
            <w:right w:val="none" w:sz="0" w:space="0" w:color="auto"/>
          </w:divBdr>
        </w:div>
        <w:div w:id="822160080">
          <w:marLeft w:val="640"/>
          <w:marRight w:val="0"/>
          <w:marTop w:val="0"/>
          <w:marBottom w:val="0"/>
          <w:divBdr>
            <w:top w:val="none" w:sz="0" w:space="0" w:color="auto"/>
            <w:left w:val="none" w:sz="0" w:space="0" w:color="auto"/>
            <w:bottom w:val="none" w:sz="0" w:space="0" w:color="auto"/>
            <w:right w:val="none" w:sz="0" w:space="0" w:color="auto"/>
          </w:divBdr>
        </w:div>
        <w:div w:id="202908112">
          <w:marLeft w:val="640"/>
          <w:marRight w:val="0"/>
          <w:marTop w:val="0"/>
          <w:marBottom w:val="0"/>
          <w:divBdr>
            <w:top w:val="none" w:sz="0" w:space="0" w:color="auto"/>
            <w:left w:val="none" w:sz="0" w:space="0" w:color="auto"/>
            <w:bottom w:val="none" w:sz="0" w:space="0" w:color="auto"/>
            <w:right w:val="none" w:sz="0" w:space="0" w:color="auto"/>
          </w:divBdr>
        </w:div>
        <w:div w:id="853956886">
          <w:marLeft w:val="640"/>
          <w:marRight w:val="0"/>
          <w:marTop w:val="0"/>
          <w:marBottom w:val="0"/>
          <w:divBdr>
            <w:top w:val="none" w:sz="0" w:space="0" w:color="auto"/>
            <w:left w:val="none" w:sz="0" w:space="0" w:color="auto"/>
            <w:bottom w:val="none" w:sz="0" w:space="0" w:color="auto"/>
            <w:right w:val="none" w:sz="0" w:space="0" w:color="auto"/>
          </w:divBdr>
        </w:div>
        <w:div w:id="1162047137">
          <w:marLeft w:val="640"/>
          <w:marRight w:val="0"/>
          <w:marTop w:val="0"/>
          <w:marBottom w:val="0"/>
          <w:divBdr>
            <w:top w:val="none" w:sz="0" w:space="0" w:color="auto"/>
            <w:left w:val="none" w:sz="0" w:space="0" w:color="auto"/>
            <w:bottom w:val="none" w:sz="0" w:space="0" w:color="auto"/>
            <w:right w:val="none" w:sz="0" w:space="0" w:color="auto"/>
          </w:divBdr>
        </w:div>
        <w:div w:id="1383675407">
          <w:marLeft w:val="640"/>
          <w:marRight w:val="0"/>
          <w:marTop w:val="0"/>
          <w:marBottom w:val="0"/>
          <w:divBdr>
            <w:top w:val="none" w:sz="0" w:space="0" w:color="auto"/>
            <w:left w:val="none" w:sz="0" w:space="0" w:color="auto"/>
            <w:bottom w:val="none" w:sz="0" w:space="0" w:color="auto"/>
            <w:right w:val="none" w:sz="0" w:space="0" w:color="auto"/>
          </w:divBdr>
        </w:div>
        <w:div w:id="1702776473">
          <w:marLeft w:val="640"/>
          <w:marRight w:val="0"/>
          <w:marTop w:val="0"/>
          <w:marBottom w:val="0"/>
          <w:divBdr>
            <w:top w:val="none" w:sz="0" w:space="0" w:color="auto"/>
            <w:left w:val="none" w:sz="0" w:space="0" w:color="auto"/>
            <w:bottom w:val="none" w:sz="0" w:space="0" w:color="auto"/>
            <w:right w:val="none" w:sz="0" w:space="0" w:color="auto"/>
          </w:divBdr>
        </w:div>
        <w:div w:id="1881434287">
          <w:marLeft w:val="640"/>
          <w:marRight w:val="0"/>
          <w:marTop w:val="0"/>
          <w:marBottom w:val="0"/>
          <w:divBdr>
            <w:top w:val="none" w:sz="0" w:space="0" w:color="auto"/>
            <w:left w:val="none" w:sz="0" w:space="0" w:color="auto"/>
            <w:bottom w:val="none" w:sz="0" w:space="0" w:color="auto"/>
            <w:right w:val="none" w:sz="0" w:space="0" w:color="auto"/>
          </w:divBdr>
        </w:div>
        <w:div w:id="822820197">
          <w:marLeft w:val="640"/>
          <w:marRight w:val="0"/>
          <w:marTop w:val="0"/>
          <w:marBottom w:val="0"/>
          <w:divBdr>
            <w:top w:val="none" w:sz="0" w:space="0" w:color="auto"/>
            <w:left w:val="none" w:sz="0" w:space="0" w:color="auto"/>
            <w:bottom w:val="none" w:sz="0" w:space="0" w:color="auto"/>
            <w:right w:val="none" w:sz="0" w:space="0" w:color="auto"/>
          </w:divBdr>
        </w:div>
        <w:div w:id="1533954750">
          <w:marLeft w:val="640"/>
          <w:marRight w:val="0"/>
          <w:marTop w:val="0"/>
          <w:marBottom w:val="0"/>
          <w:divBdr>
            <w:top w:val="none" w:sz="0" w:space="0" w:color="auto"/>
            <w:left w:val="none" w:sz="0" w:space="0" w:color="auto"/>
            <w:bottom w:val="none" w:sz="0" w:space="0" w:color="auto"/>
            <w:right w:val="none" w:sz="0" w:space="0" w:color="auto"/>
          </w:divBdr>
        </w:div>
        <w:div w:id="2104951884">
          <w:marLeft w:val="640"/>
          <w:marRight w:val="0"/>
          <w:marTop w:val="0"/>
          <w:marBottom w:val="0"/>
          <w:divBdr>
            <w:top w:val="none" w:sz="0" w:space="0" w:color="auto"/>
            <w:left w:val="none" w:sz="0" w:space="0" w:color="auto"/>
            <w:bottom w:val="none" w:sz="0" w:space="0" w:color="auto"/>
            <w:right w:val="none" w:sz="0" w:space="0" w:color="auto"/>
          </w:divBdr>
        </w:div>
        <w:div w:id="1662653783">
          <w:marLeft w:val="640"/>
          <w:marRight w:val="0"/>
          <w:marTop w:val="0"/>
          <w:marBottom w:val="0"/>
          <w:divBdr>
            <w:top w:val="none" w:sz="0" w:space="0" w:color="auto"/>
            <w:left w:val="none" w:sz="0" w:space="0" w:color="auto"/>
            <w:bottom w:val="none" w:sz="0" w:space="0" w:color="auto"/>
            <w:right w:val="none" w:sz="0" w:space="0" w:color="auto"/>
          </w:divBdr>
        </w:div>
        <w:div w:id="1110392428">
          <w:marLeft w:val="640"/>
          <w:marRight w:val="0"/>
          <w:marTop w:val="0"/>
          <w:marBottom w:val="0"/>
          <w:divBdr>
            <w:top w:val="none" w:sz="0" w:space="0" w:color="auto"/>
            <w:left w:val="none" w:sz="0" w:space="0" w:color="auto"/>
            <w:bottom w:val="none" w:sz="0" w:space="0" w:color="auto"/>
            <w:right w:val="none" w:sz="0" w:space="0" w:color="auto"/>
          </w:divBdr>
        </w:div>
        <w:div w:id="1610507874">
          <w:marLeft w:val="640"/>
          <w:marRight w:val="0"/>
          <w:marTop w:val="0"/>
          <w:marBottom w:val="0"/>
          <w:divBdr>
            <w:top w:val="none" w:sz="0" w:space="0" w:color="auto"/>
            <w:left w:val="none" w:sz="0" w:space="0" w:color="auto"/>
            <w:bottom w:val="none" w:sz="0" w:space="0" w:color="auto"/>
            <w:right w:val="none" w:sz="0" w:space="0" w:color="auto"/>
          </w:divBdr>
        </w:div>
        <w:div w:id="1721246752">
          <w:marLeft w:val="640"/>
          <w:marRight w:val="0"/>
          <w:marTop w:val="0"/>
          <w:marBottom w:val="0"/>
          <w:divBdr>
            <w:top w:val="none" w:sz="0" w:space="0" w:color="auto"/>
            <w:left w:val="none" w:sz="0" w:space="0" w:color="auto"/>
            <w:bottom w:val="none" w:sz="0" w:space="0" w:color="auto"/>
            <w:right w:val="none" w:sz="0" w:space="0" w:color="auto"/>
          </w:divBdr>
        </w:div>
        <w:div w:id="1705859406">
          <w:marLeft w:val="640"/>
          <w:marRight w:val="0"/>
          <w:marTop w:val="0"/>
          <w:marBottom w:val="0"/>
          <w:divBdr>
            <w:top w:val="none" w:sz="0" w:space="0" w:color="auto"/>
            <w:left w:val="none" w:sz="0" w:space="0" w:color="auto"/>
            <w:bottom w:val="none" w:sz="0" w:space="0" w:color="auto"/>
            <w:right w:val="none" w:sz="0" w:space="0" w:color="auto"/>
          </w:divBdr>
        </w:div>
        <w:div w:id="611329462">
          <w:marLeft w:val="640"/>
          <w:marRight w:val="0"/>
          <w:marTop w:val="0"/>
          <w:marBottom w:val="0"/>
          <w:divBdr>
            <w:top w:val="none" w:sz="0" w:space="0" w:color="auto"/>
            <w:left w:val="none" w:sz="0" w:space="0" w:color="auto"/>
            <w:bottom w:val="none" w:sz="0" w:space="0" w:color="auto"/>
            <w:right w:val="none" w:sz="0" w:space="0" w:color="auto"/>
          </w:divBdr>
        </w:div>
        <w:div w:id="1016495401">
          <w:marLeft w:val="640"/>
          <w:marRight w:val="0"/>
          <w:marTop w:val="0"/>
          <w:marBottom w:val="0"/>
          <w:divBdr>
            <w:top w:val="none" w:sz="0" w:space="0" w:color="auto"/>
            <w:left w:val="none" w:sz="0" w:space="0" w:color="auto"/>
            <w:bottom w:val="none" w:sz="0" w:space="0" w:color="auto"/>
            <w:right w:val="none" w:sz="0" w:space="0" w:color="auto"/>
          </w:divBdr>
        </w:div>
        <w:div w:id="683363797">
          <w:marLeft w:val="640"/>
          <w:marRight w:val="0"/>
          <w:marTop w:val="0"/>
          <w:marBottom w:val="0"/>
          <w:divBdr>
            <w:top w:val="none" w:sz="0" w:space="0" w:color="auto"/>
            <w:left w:val="none" w:sz="0" w:space="0" w:color="auto"/>
            <w:bottom w:val="none" w:sz="0" w:space="0" w:color="auto"/>
            <w:right w:val="none" w:sz="0" w:space="0" w:color="auto"/>
          </w:divBdr>
        </w:div>
        <w:div w:id="77336326">
          <w:marLeft w:val="640"/>
          <w:marRight w:val="0"/>
          <w:marTop w:val="0"/>
          <w:marBottom w:val="0"/>
          <w:divBdr>
            <w:top w:val="none" w:sz="0" w:space="0" w:color="auto"/>
            <w:left w:val="none" w:sz="0" w:space="0" w:color="auto"/>
            <w:bottom w:val="none" w:sz="0" w:space="0" w:color="auto"/>
            <w:right w:val="none" w:sz="0" w:space="0" w:color="auto"/>
          </w:divBdr>
        </w:div>
        <w:div w:id="1891922410">
          <w:marLeft w:val="640"/>
          <w:marRight w:val="0"/>
          <w:marTop w:val="0"/>
          <w:marBottom w:val="0"/>
          <w:divBdr>
            <w:top w:val="none" w:sz="0" w:space="0" w:color="auto"/>
            <w:left w:val="none" w:sz="0" w:space="0" w:color="auto"/>
            <w:bottom w:val="none" w:sz="0" w:space="0" w:color="auto"/>
            <w:right w:val="none" w:sz="0" w:space="0" w:color="auto"/>
          </w:divBdr>
        </w:div>
        <w:div w:id="1260791135">
          <w:marLeft w:val="640"/>
          <w:marRight w:val="0"/>
          <w:marTop w:val="0"/>
          <w:marBottom w:val="0"/>
          <w:divBdr>
            <w:top w:val="none" w:sz="0" w:space="0" w:color="auto"/>
            <w:left w:val="none" w:sz="0" w:space="0" w:color="auto"/>
            <w:bottom w:val="none" w:sz="0" w:space="0" w:color="auto"/>
            <w:right w:val="none" w:sz="0" w:space="0" w:color="auto"/>
          </w:divBdr>
        </w:div>
        <w:div w:id="1301575907">
          <w:marLeft w:val="640"/>
          <w:marRight w:val="0"/>
          <w:marTop w:val="0"/>
          <w:marBottom w:val="0"/>
          <w:divBdr>
            <w:top w:val="none" w:sz="0" w:space="0" w:color="auto"/>
            <w:left w:val="none" w:sz="0" w:space="0" w:color="auto"/>
            <w:bottom w:val="none" w:sz="0" w:space="0" w:color="auto"/>
            <w:right w:val="none" w:sz="0" w:space="0" w:color="auto"/>
          </w:divBdr>
        </w:div>
        <w:div w:id="1466892896">
          <w:marLeft w:val="640"/>
          <w:marRight w:val="0"/>
          <w:marTop w:val="0"/>
          <w:marBottom w:val="0"/>
          <w:divBdr>
            <w:top w:val="none" w:sz="0" w:space="0" w:color="auto"/>
            <w:left w:val="none" w:sz="0" w:space="0" w:color="auto"/>
            <w:bottom w:val="none" w:sz="0" w:space="0" w:color="auto"/>
            <w:right w:val="none" w:sz="0" w:space="0" w:color="auto"/>
          </w:divBdr>
        </w:div>
        <w:div w:id="449934069">
          <w:marLeft w:val="640"/>
          <w:marRight w:val="0"/>
          <w:marTop w:val="0"/>
          <w:marBottom w:val="0"/>
          <w:divBdr>
            <w:top w:val="none" w:sz="0" w:space="0" w:color="auto"/>
            <w:left w:val="none" w:sz="0" w:space="0" w:color="auto"/>
            <w:bottom w:val="none" w:sz="0" w:space="0" w:color="auto"/>
            <w:right w:val="none" w:sz="0" w:space="0" w:color="auto"/>
          </w:divBdr>
        </w:div>
        <w:div w:id="979261640">
          <w:marLeft w:val="640"/>
          <w:marRight w:val="0"/>
          <w:marTop w:val="0"/>
          <w:marBottom w:val="0"/>
          <w:divBdr>
            <w:top w:val="none" w:sz="0" w:space="0" w:color="auto"/>
            <w:left w:val="none" w:sz="0" w:space="0" w:color="auto"/>
            <w:bottom w:val="none" w:sz="0" w:space="0" w:color="auto"/>
            <w:right w:val="none" w:sz="0" w:space="0" w:color="auto"/>
          </w:divBdr>
        </w:div>
        <w:div w:id="49773213">
          <w:marLeft w:val="640"/>
          <w:marRight w:val="0"/>
          <w:marTop w:val="0"/>
          <w:marBottom w:val="0"/>
          <w:divBdr>
            <w:top w:val="none" w:sz="0" w:space="0" w:color="auto"/>
            <w:left w:val="none" w:sz="0" w:space="0" w:color="auto"/>
            <w:bottom w:val="none" w:sz="0" w:space="0" w:color="auto"/>
            <w:right w:val="none" w:sz="0" w:space="0" w:color="auto"/>
          </w:divBdr>
        </w:div>
        <w:div w:id="117532153">
          <w:marLeft w:val="640"/>
          <w:marRight w:val="0"/>
          <w:marTop w:val="0"/>
          <w:marBottom w:val="0"/>
          <w:divBdr>
            <w:top w:val="none" w:sz="0" w:space="0" w:color="auto"/>
            <w:left w:val="none" w:sz="0" w:space="0" w:color="auto"/>
            <w:bottom w:val="none" w:sz="0" w:space="0" w:color="auto"/>
            <w:right w:val="none" w:sz="0" w:space="0" w:color="auto"/>
          </w:divBdr>
        </w:div>
        <w:div w:id="435056456">
          <w:marLeft w:val="640"/>
          <w:marRight w:val="0"/>
          <w:marTop w:val="0"/>
          <w:marBottom w:val="0"/>
          <w:divBdr>
            <w:top w:val="none" w:sz="0" w:space="0" w:color="auto"/>
            <w:left w:val="none" w:sz="0" w:space="0" w:color="auto"/>
            <w:bottom w:val="none" w:sz="0" w:space="0" w:color="auto"/>
            <w:right w:val="none" w:sz="0" w:space="0" w:color="auto"/>
          </w:divBdr>
        </w:div>
        <w:div w:id="1239175079">
          <w:marLeft w:val="640"/>
          <w:marRight w:val="0"/>
          <w:marTop w:val="0"/>
          <w:marBottom w:val="0"/>
          <w:divBdr>
            <w:top w:val="none" w:sz="0" w:space="0" w:color="auto"/>
            <w:left w:val="none" w:sz="0" w:space="0" w:color="auto"/>
            <w:bottom w:val="none" w:sz="0" w:space="0" w:color="auto"/>
            <w:right w:val="none" w:sz="0" w:space="0" w:color="auto"/>
          </w:divBdr>
        </w:div>
        <w:div w:id="1234661853">
          <w:marLeft w:val="640"/>
          <w:marRight w:val="0"/>
          <w:marTop w:val="0"/>
          <w:marBottom w:val="0"/>
          <w:divBdr>
            <w:top w:val="none" w:sz="0" w:space="0" w:color="auto"/>
            <w:left w:val="none" w:sz="0" w:space="0" w:color="auto"/>
            <w:bottom w:val="none" w:sz="0" w:space="0" w:color="auto"/>
            <w:right w:val="none" w:sz="0" w:space="0" w:color="auto"/>
          </w:divBdr>
        </w:div>
        <w:div w:id="1113016963">
          <w:marLeft w:val="640"/>
          <w:marRight w:val="0"/>
          <w:marTop w:val="0"/>
          <w:marBottom w:val="0"/>
          <w:divBdr>
            <w:top w:val="none" w:sz="0" w:space="0" w:color="auto"/>
            <w:left w:val="none" w:sz="0" w:space="0" w:color="auto"/>
            <w:bottom w:val="none" w:sz="0" w:space="0" w:color="auto"/>
            <w:right w:val="none" w:sz="0" w:space="0" w:color="auto"/>
          </w:divBdr>
        </w:div>
        <w:div w:id="647899598">
          <w:marLeft w:val="640"/>
          <w:marRight w:val="0"/>
          <w:marTop w:val="0"/>
          <w:marBottom w:val="0"/>
          <w:divBdr>
            <w:top w:val="none" w:sz="0" w:space="0" w:color="auto"/>
            <w:left w:val="none" w:sz="0" w:space="0" w:color="auto"/>
            <w:bottom w:val="none" w:sz="0" w:space="0" w:color="auto"/>
            <w:right w:val="none" w:sz="0" w:space="0" w:color="auto"/>
          </w:divBdr>
        </w:div>
      </w:divsChild>
    </w:div>
    <w:div w:id="1542475200">
      <w:bodyDiv w:val="1"/>
      <w:marLeft w:val="0"/>
      <w:marRight w:val="0"/>
      <w:marTop w:val="0"/>
      <w:marBottom w:val="0"/>
      <w:divBdr>
        <w:top w:val="none" w:sz="0" w:space="0" w:color="auto"/>
        <w:left w:val="none" w:sz="0" w:space="0" w:color="auto"/>
        <w:bottom w:val="none" w:sz="0" w:space="0" w:color="auto"/>
        <w:right w:val="none" w:sz="0" w:space="0" w:color="auto"/>
      </w:divBdr>
      <w:divsChild>
        <w:div w:id="1516993221">
          <w:marLeft w:val="640"/>
          <w:marRight w:val="0"/>
          <w:marTop w:val="0"/>
          <w:marBottom w:val="0"/>
          <w:divBdr>
            <w:top w:val="none" w:sz="0" w:space="0" w:color="auto"/>
            <w:left w:val="none" w:sz="0" w:space="0" w:color="auto"/>
            <w:bottom w:val="none" w:sz="0" w:space="0" w:color="auto"/>
            <w:right w:val="none" w:sz="0" w:space="0" w:color="auto"/>
          </w:divBdr>
        </w:div>
        <w:div w:id="129522044">
          <w:marLeft w:val="640"/>
          <w:marRight w:val="0"/>
          <w:marTop w:val="0"/>
          <w:marBottom w:val="0"/>
          <w:divBdr>
            <w:top w:val="none" w:sz="0" w:space="0" w:color="auto"/>
            <w:left w:val="none" w:sz="0" w:space="0" w:color="auto"/>
            <w:bottom w:val="none" w:sz="0" w:space="0" w:color="auto"/>
            <w:right w:val="none" w:sz="0" w:space="0" w:color="auto"/>
          </w:divBdr>
        </w:div>
        <w:div w:id="372196688">
          <w:marLeft w:val="640"/>
          <w:marRight w:val="0"/>
          <w:marTop w:val="0"/>
          <w:marBottom w:val="0"/>
          <w:divBdr>
            <w:top w:val="none" w:sz="0" w:space="0" w:color="auto"/>
            <w:left w:val="none" w:sz="0" w:space="0" w:color="auto"/>
            <w:bottom w:val="none" w:sz="0" w:space="0" w:color="auto"/>
            <w:right w:val="none" w:sz="0" w:space="0" w:color="auto"/>
          </w:divBdr>
        </w:div>
        <w:div w:id="844977918">
          <w:marLeft w:val="640"/>
          <w:marRight w:val="0"/>
          <w:marTop w:val="0"/>
          <w:marBottom w:val="0"/>
          <w:divBdr>
            <w:top w:val="none" w:sz="0" w:space="0" w:color="auto"/>
            <w:left w:val="none" w:sz="0" w:space="0" w:color="auto"/>
            <w:bottom w:val="none" w:sz="0" w:space="0" w:color="auto"/>
            <w:right w:val="none" w:sz="0" w:space="0" w:color="auto"/>
          </w:divBdr>
        </w:div>
        <w:div w:id="1956328188">
          <w:marLeft w:val="640"/>
          <w:marRight w:val="0"/>
          <w:marTop w:val="0"/>
          <w:marBottom w:val="0"/>
          <w:divBdr>
            <w:top w:val="none" w:sz="0" w:space="0" w:color="auto"/>
            <w:left w:val="none" w:sz="0" w:space="0" w:color="auto"/>
            <w:bottom w:val="none" w:sz="0" w:space="0" w:color="auto"/>
            <w:right w:val="none" w:sz="0" w:space="0" w:color="auto"/>
          </w:divBdr>
        </w:div>
        <w:div w:id="1951089904">
          <w:marLeft w:val="640"/>
          <w:marRight w:val="0"/>
          <w:marTop w:val="0"/>
          <w:marBottom w:val="0"/>
          <w:divBdr>
            <w:top w:val="none" w:sz="0" w:space="0" w:color="auto"/>
            <w:left w:val="none" w:sz="0" w:space="0" w:color="auto"/>
            <w:bottom w:val="none" w:sz="0" w:space="0" w:color="auto"/>
            <w:right w:val="none" w:sz="0" w:space="0" w:color="auto"/>
          </w:divBdr>
        </w:div>
        <w:div w:id="1061515182">
          <w:marLeft w:val="640"/>
          <w:marRight w:val="0"/>
          <w:marTop w:val="0"/>
          <w:marBottom w:val="0"/>
          <w:divBdr>
            <w:top w:val="none" w:sz="0" w:space="0" w:color="auto"/>
            <w:left w:val="none" w:sz="0" w:space="0" w:color="auto"/>
            <w:bottom w:val="none" w:sz="0" w:space="0" w:color="auto"/>
            <w:right w:val="none" w:sz="0" w:space="0" w:color="auto"/>
          </w:divBdr>
        </w:div>
        <w:div w:id="81267849">
          <w:marLeft w:val="640"/>
          <w:marRight w:val="0"/>
          <w:marTop w:val="0"/>
          <w:marBottom w:val="0"/>
          <w:divBdr>
            <w:top w:val="none" w:sz="0" w:space="0" w:color="auto"/>
            <w:left w:val="none" w:sz="0" w:space="0" w:color="auto"/>
            <w:bottom w:val="none" w:sz="0" w:space="0" w:color="auto"/>
            <w:right w:val="none" w:sz="0" w:space="0" w:color="auto"/>
          </w:divBdr>
        </w:div>
        <w:div w:id="1953899679">
          <w:marLeft w:val="640"/>
          <w:marRight w:val="0"/>
          <w:marTop w:val="0"/>
          <w:marBottom w:val="0"/>
          <w:divBdr>
            <w:top w:val="none" w:sz="0" w:space="0" w:color="auto"/>
            <w:left w:val="none" w:sz="0" w:space="0" w:color="auto"/>
            <w:bottom w:val="none" w:sz="0" w:space="0" w:color="auto"/>
            <w:right w:val="none" w:sz="0" w:space="0" w:color="auto"/>
          </w:divBdr>
        </w:div>
        <w:div w:id="2108576004">
          <w:marLeft w:val="640"/>
          <w:marRight w:val="0"/>
          <w:marTop w:val="0"/>
          <w:marBottom w:val="0"/>
          <w:divBdr>
            <w:top w:val="none" w:sz="0" w:space="0" w:color="auto"/>
            <w:left w:val="none" w:sz="0" w:space="0" w:color="auto"/>
            <w:bottom w:val="none" w:sz="0" w:space="0" w:color="auto"/>
            <w:right w:val="none" w:sz="0" w:space="0" w:color="auto"/>
          </w:divBdr>
        </w:div>
        <w:div w:id="544291633">
          <w:marLeft w:val="640"/>
          <w:marRight w:val="0"/>
          <w:marTop w:val="0"/>
          <w:marBottom w:val="0"/>
          <w:divBdr>
            <w:top w:val="none" w:sz="0" w:space="0" w:color="auto"/>
            <w:left w:val="none" w:sz="0" w:space="0" w:color="auto"/>
            <w:bottom w:val="none" w:sz="0" w:space="0" w:color="auto"/>
            <w:right w:val="none" w:sz="0" w:space="0" w:color="auto"/>
          </w:divBdr>
        </w:div>
        <w:div w:id="1522427351">
          <w:marLeft w:val="640"/>
          <w:marRight w:val="0"/>
          <w:marTop w:val="0"/>
          <w:marBottom w:val="0"/>
          <w:divBdr>
            <w:top w:val="none" w:sz="0" w:space="0" w:color="auto"/>
            <w:left w:val="none" w:sz="0" w:space="0" w:color="auto"/>
            <w:bottom w:val="none" w:sz="0" w:space="0" w:color="auto"/>
            <w:right w:val="none" w:sz="0" w:space="0" w:color="auto"/>
          </w:divBdr>
        </w:div>
        <w:div w:id="549264733">
          <w:marLeft w:val="640"/>
          <w:marRight w:val="0"/>
          <w:marTop w:val="0"/>
          <w:marBottom w:val="0"/>
          <w:divBdr>
            <w:top w:val="none" w:sz="0" w:space="0" w:color="auto"/>
            <w:left w:val="none" w:sz="0" w:space="0" w:color="auto"/>
            <w:bottom w:val="none" w:sz="0" w:space="0" w:color="auto"/>
            <w:right w:val="none" w:sz="0" w:space="0" w:color="auto"/>
          </w:divBdr>
        </w:div>
        <w:div w:id="204681077">
          <w:marLeft w:val="640"/>
          <w:marRight w:val="0"/>
          <w:marTop w:val="0"/>
          <w:marBottom w:val="0"/>
          <w:divBdr>
            <w:top w:val="none" w:sz="0" w:space="0" w:color="auto"/>
            <w:left w:val="none" w:sz="0" w:space="0" w:color="auto"/>
            <w:bottom w:val="none" w:sz="0" w:space="0" w:color="auto"/>
            <w:right w:val="none" w:sz="0" w:space="0" w:color="auto"/>
          </w:divBdr>
        </w:div>
        <w:div w:id="779685942">
          <w:marLeft w:val="640"/>
          <w:marRight w:val="0"/>
          <w:marTop w:val="0"/>
          <w:marBottom w:val="0"/>
          <w:divBdr>
            <w:top w:val="none" w:sz="0" w:space="0" w:color="auto"/>
            <w:left w:val="none" w:sz="0" w:space="0" w:color="auto"/>
            <w:bottom w:val="none" w:sz="0" w:space="0" w:color="auto"/>
            <w:right w:val="none" w:sz="0" w:space="0" w:color="auto"/>
          </w:divBdr>
        </w:div>
        <w:div w:id="2117093409">
          <w:marLeft w:val="640"/>
          <w:marRight w:val="0"/>
          <w:marTop w:val="0"/>
          <w:marBottom w:val="0"/>
          <w:divBdr>
            <w:top w:val="none" w:sz="0" w:space="0" w:color="auto"/>
            <w:left w:val="none" w:sz="0" w:space="0" w:color="auto"/>
            <w:bottom w:val="none" w:sz="0" w:space="0" w:color="auto"/>
            <w:right w:val="none" w:sz="0" w:space="0" w:color="auto"/>
          </w:divBdr>
        </w:div>
        <w:div w:id="996763179">
          <w:marLeft w:val="640"/>
          <w:marRight w:val="0"/>
          <w:marTop w:val="0"/>
          <w:marBottom w:val="0"/>
          <w:divBdr>
            <w:top w:val="none" w:sz="0" w:space="0" w:color="auto"/>
            <w:left w:val="none" w:sz="0" w:space="0" w:color="auto"/>
            <w:bottom w:val="none" w:sz="0" w:space="0" w:color="auto"/>
            <w:right w:val="none" w:sz="0" w:space="0" w:color="auto"/>
          </w:divBdr>
        </w:div>
        <w:div w:id="496385683">
          <w:marLeft w:val="640"/>
          <w:marRight w:val="0"/>
          <w:marTop w:val="0"/>
          <w:marBottom w:val="0"/>
          <w:divBdr>
            <w:top w:val="none" w:sz="0" w:space="0" w:color="auto"/>
            <w:left w:val="none" w:sz="0" w:space="0" w:color="auto"/>
            <w:bottom w:val="none" w:sz="0" w:space="0" w:color="auto"/>
            <w:right w:val="none" w:sz="0" w:space="0" w:color="auto"/>
          </w:divBdr>
        </w:div>
        <w:div w:id="890506133">
          <w:marLeft w:val="640"/>
          <w:marRight w:val="0"/>
          <w:marTop w:val="0"/>
          <w:marBottom w:val="0"/>
          <w:divBdr>
            <w:top w:val="none" w:sz="0" w:space="0" w:color="auto"/>
            <w:left w:val="none" w:sz="0" w:space="0" w:color="auto"/>
            <w:bottom w:val="none" w:sz="0" w:space="0" w:color="auto"/>
            <w:right w:val="none" w:sz="0" w:space="0" w:color="auto"/>
          </w:divBdr>
        </w:div>
      </w:divsChild>
    </w:div>
    <w:div w:id="1548566728">
      <w:bodyDiv w:val="1"/>
      <w:marLeft w:val="0"/>
      <w:marRight w:val="0"/>
      <w:marTop w:val="0"/>
      <w:marBottom w:val="0"/>
      <w:divBdr>
        <w:top w:val="none" w:sz="0" w:space="0" w:color="auto"/>
        <w:left w:val="none" w:sz="0" w:space="0" w:color="auto"/>
        <w:bottom w:val="none" w:sz="0" w:space="0" w:color="auto"/>
        <w:right w:val="none" w:sz="0" w:space="0" w:color="auto"/>
      </w:divBdr>
      <w:divsChild>
        <w:div w:id="1321956934">
          <w:marLeft w:val="640"/>
          <w:marRight w:val="0"/>
          <w:marTop w:val="0"/>
          <w:marBottom w:val="0"/>
          <w:divBdr>
            <w:top w:val="none" w:sz="0" w:space="0" w:color="auto"/>
            <w:left w:val="none" w:sz="0" w:space="0" w:color="auto"/>
            <w:bottom w:val="none" w:sz="0" w:space="0" w:color="auto"/>
            <w:right w:val="none" w:sz="0" w:space="0" w:color="auto"/>
          </w:divBdr>
        </w:div>
        <w:div w:id="1939678350">
          <w:marLeft w:val="640"/>
          <w:marRight w:val="0"/>
          <w:marTop w:val="0"/>
          <w:marBottom w:val="0"/>
          <w:divBdr>
            <w:top w:val="none" w:sz="0" w:space="0" w:color="auto"/>
            <w:left w:val="none" w:sz="0" w:space="0" w:color="auto"/>
            <w:bottom w:val="none" w:sz="0" w:space="0" w:color="auto"/>
            <w:right w:val="none" w:sz="0" w:space="0" w:color="auto"/>
          </w:divBdr>
        </w:div>
        <w:div w:id="2114470669">
          <w:marLeft w:val="640"/>
          <w:marRight w:val="0"/>
          <w:marTop w:val="0"/>
          <w:marBottom w:val="0"/>
          <w:divBdr>
            <w:top w:val="none" w:sz="0" w:space="0" w:color="auto"/>
            <w:left w:val="none" w:sz="0" w:space="0" w:color="auto"/>
            <w:bottom w:val="none" w:sz="0" w:space="0" w:color="auto"/>
            <w:right w:val="none" w:sz="0" w:space="0" w:color="auto"/>
          </w:divBdr>
        </w:div>
        <w:div w:id="1809664759">
          <w:marLeft w:val="640"/>
          <w:marRight w:val="0"/>
          <w:marTop w:val="0"/>
          <w:marBottom w:val="0"/>
          <w:divBdr>
            <w:top w:val="none" w:sz="0" w:space="0" w:color="auto"/>
            <w:left w:val="none" w:sz="0" w:space="0" w:color="auto"/>
            <w:bottom w:val="none" w:sz="0" w:space="0" w:color="auto"/>
            <w:right w:val="none" w:sz="0" w:space="0" w:color="auto"/>
          </w:divBdr>
        </w:div>
        <w:div w:id="111872438">
          <w:marLeft w:val="640"/>
          <w:marRight w:val="0"/>
          <w:marTop w:val="0"/>
          <w:marBottom w:val="0"/>
          <w:divBdr>
            <w:top w:val="none" w:sz="0" w:space="0" w:color="auto"/>
            <w:left w:val="none" w:sz="0" w:space="0" w:color="auto"/>
            <w:bottom w:val="none" w:sz="0" w:space="0" w:color="auto"/>
            <w:right w:val="none" w:sz="0" w:space="0" w:color="auto"/>
          </w:divBdr>
        </w:div>
        <w:div w:id="687946816">
          <w:marLeft w:val="640"/>
          <w:marRight w:val="0"/>
          <w:marTop w:val="0"/>
          <w:marBottom w:val="0"/>
          <w:divBdr>
            <w:top w:val="none" w:sz="0" w:space="0" w:color="auto"/>
            <w:left w:val="none" w:sz="0" w:space="0" w:color="auto"/>
            <w:bottom w:val="none" w:sz="0" w:space="0" w:color="auto"/>
            <w:right w:val="none" w:sz="0" w:space="0" w:color="auto"/>
          </w:divBdr>
        </w:div>
        <w:div w:id="169637043">
          <w:marLeft w:val="640"/>
          <w:marRight w:val="0"/>
          <w:marTop w:val="0"/>
          <w:marBottom w:val="0"/>
          <w:divBdr>
            <w:top w:val="none" w:sz="0" w:space="0" w:color="auto"/>
            <w:left w:val="none" w:sz="0" w:space="0" w:color="auto"/>
            <w:bottom w:val="none" w:sz="0" w:space="0" w:color="auto"/>
            <w:right w:val="none" w:sz="0" w:space="0" w:color="auto"/>
          </w:divBdr>
        </w:div>
        <w:div w:id="420834259">
          <w:marLeft w:val="640"/>
          <w:marRight w:val="0"/>
          <w:marTop w:val="0"/>
          <w:marBottom w:val="0"/>
          <w:divBdr>
            <w:top w:val="none" w:sz="0" w:space="0" w:color="auto"/>
            <w:left w:val="none" w:sz="0" w:space="0" w:color="auto"/>
            <w:bottom w:val="none" w:sz="0" w:space="0" w:color="auto"/>
            <w:right w:val="none" w:sz="0" w:space="0" w:color="auto"/>
          </w:divBdr>
        </w:div>
        <w:div w:id="515653021">
          <w:marLeft w:val="640"/>
          <w:marRight w:val="0"/>
          <w:marTop w:val="0"/>
          <w:marBottom w:val="0"/>
          <w:divBdr>
            <w:top w:val="none" w:sz="0" w:space="0" w:color="auto"/>
            <w:left w:val="none" w:sz="0" w:space="0" w:color="auto"/>
            <w:bottom w:val="none" w:sz="0" w:space="0" w:color="auto"/>
            <w:right w:val="none" w:sz="0" w:space="0" w:color="auto"/>
          </w:divBdr>
        </w:div>
        <w:div w:id="1465124551">
          <w:marLeft w:val="640"/>
          <w:marRight w:val="0"/>
          <w:marTop w:val="0"/>
          <w:marBottom w:val="0"/>
          <w:divBdr>
            <w:top w:val="none" w:sz="0" w:space="0" w:color="auto"/>
            <w:left w:val="none" w:sz="0" w:space="0" w:color="auto"/>
            <w:bottom w:val="none" w:sz="0" w:space="0" w:color="auto"/>
            <w:right w:val="none" w:sz="0" w:space="0" w:color="auto"/>
          </w:divBdr>
        </w:div>
        <w:div w:id="361975937">
          <w:marLeft w:val="640"/>
          <w:marRight w:val="0"/>
          <w:marTop w:val="0"/>
          <w:marBottom w:val="0"/>
          <w:divBdr>
            <w:top w:val="none" w:sz="0" w:space="0" w:color="auto"/>
            <w:left w:val="none" w:sz="0" w:space="0" w:color="auto"/>
            <w:bottom w:val="none" w:sz="0" w:space="0" w:color="auto"/>
            <w:right w:val="none" w:sz="0" w:space="0" w:color="auto"/>
          </w:divBdr>
        </w:div>
        <w:div w:id="124547349">
          <w:marLeft w:val="640"/>
          <w:marRight w:val="0"/>
          <w:marTop w:val="0"/>
          <w:marBottom w:val="0"/>
          <w:divBdr>
            <w:top w:val="none" w:sz="0" w:space="0" w:color="auto"/>
            <w:left w:val="none" w:sz="0" w:space="0" w:color="auto"/>
            <w:bottom w:val="none" w:sz="0" w:space="0" w:color="auto"/>
            <w:right w:val="none" w:sz="0" w:space="0" w:color="auto"/>
          </w:divBdr>
        </w:div>
        <w:div w:id="1704938015">
          <w:marLeft w:val="640"/>
          <w:marRight w:val="0"/>
          <w:marTop w:val="0"/>
          <w:marBottom w:val="0"/>
          <w:divBdr>
            <w:top w:val="none" w:sz="0" w:space="0" w:color="auto"/>
            <w:left w:val="none" w:sz="0" w:space="0" w:color="auto"/>
            <w:bottom w:val="none" w:sz="0" w:space="0" w:color="auto"/>
            <w:right w:val="none" w:sz="0" w:space="0" w:color="auto"/>
          </w:divBdr>
        </w:div>
        <w:div w:id="871039563">
          <w:marLeft w:val="640"/>
          <w:marRight w:val="0"/>
          <w:marTop w:val="0"/>
          <w:marBottom w:val="0"/>
          <w:divBdr>
            <w:top w:val="none" w:sz="0" w:space="0" w:color="auto"/>
            <w:left w:val="none" w:sz="0" w:space="0" w:color="auto"/>
            <w:bottom w:val="none" w:sz="0" w:space="0" w:color="auto"/>
            <w:right w:val="none" w:sz="0" w:space="0" w:color="auto"/>
          </w:divBdr>
        </w:div>
        <w:div w:id="202795890">
          <w:marLeft w:val="640"/>
          <w:marRight w:val="0"/>
          <w:marTop w:val="0"/>
          <w:marBottom w:val="0"/>
          <w:divBdr>
            <w:top w:val="none" w:sz="0" w:space="0" w:color="auto"/>
            <w:left w:val="none" w:sz="0" w:space="0" w:color="auto"/>
            <w:bottom w:val="none" w:sz="0" w:space="0" w:color="auto"/>
            <w:right w:val="none" w:sz="0" w:space="0" w:color="auto"/>
          </w:divBdr>
        </w:div>
        <w:div w:id="261186732">
          <w:marLeft w:val="640"/>
          <w:marRight w:val="0"/>
          <w:marTop w:val="0"/>
          <w:marBottom w:val="0"/>
          <w:divBdr>
            <w:top w:val="none" w:sz="0" w:space="0" w:color="auto"/>
            <w:left w:val="none" w:sz="0" w:space="0" w:color="auto"/>
            <w:bottom w:val="none" w:sz="0" w:space="0" w:color="auto"/>
            <w:right w:val="none" w:sz="0" w:space="0" w:color="auto"/>
          </w:divBdr>
        </w:div>
        <w:div w:id="1136534225">
          <w:marLeft w:val="640"/>
          <w:marRight w:val="0"/>
          <w:marTop w:val="0"/>
          <w:marBottom w:val="0"/>
          <w:divBdr>
            <w:top w:val="none" w:sz="0" w:space="0" w:color="auto"/>
            <w:left w:val="none" w:sz="0" w:space="0" w:color="auto"/>
            <w:bottom w:val="none" w:sz="0" w:space="0" w:color="auto"/>
            <w:right w:val="none" w:sz="0" w:space="0" w:color="auto"/>
          </w:divBdr>
        </w:div>
        <w:div w:id="891572955">
          <w:marLeft w:val="640"/>
          <w:marRight w:val="0"/>
          <w:marTop w:val="0"/>
          <w:marBottom w:val="0"/>
          <w:divBdr>
            <w:top w:val="none" w:sz="0" w:space="0" w:color="auto"/>
            <w:left w:val="none" w:sz="0" w:space="0" w:color="auto"/>
            <w:bottom w:val="none" w:sz="0" w:space="0" w:color="auto"/>
            <w:right w:val="none" w:sz="0" w:space="0" w:color="auto"/>
          </w:divBdr>
        </w:div>
        <w:div w:id="1131676396">
          <w:marLeft w:val="640"/>
          <w:marRight w:val="0"/>
          <w:marTop w:val="0"/>
          <w:marBottom w:val="0"/>
          <w:divBdr>
            <w:top w:val="none" w:sz="0" w:space="0" w:color="auto"/>
            <w:left w:val="none" w:sz="0" w:space="0" w:color="auto"/>
            <w:bottom w:val="none" w:sz="0" w:space="0" w:color="auto"/>
            <w:right w:val="none" w:sz="0" w:space="0" w:color="auto"/>
          </w:divBdr>
        </w:div>
        <w:div w:id="731578864">
          <w:marLeft w:val="640"/>
          <w:marRight w:val="0"/>
          <w:marTop w:val="0"/>
          <w:marBottom w:val="0"/>
          <w:divBdr>
            <w:top w:val="none" w:sz="0" w:space="0" w:color="auto"/>
            <w:left w:val="none" w:sz="0" w:space="0" w:color="auto"/>
            <w:bottom w:val="none" w:sz="0" w:space="0" w:color="auto"/>
            <w:right w:val="none" w:sz="0" w:space="0" w:color="auto"/>
          </w:divBdr>
        </w:div>
      </w:divsChild>
    </w:div>
    <w:div w:id="1599018745">
      <w:bodyDiv w:val="1"/>
      <w:marLeft w:val="0"/>
      <w:marRight w:val="0"/>
      <w:marTop w:val="0"/>
      <w:marBottom w:val="0"/>
      <w:divBdr>
        <w:top w:val="none" w:sz="0" w:space="0" w:color="auto"/>
        <w:left w:val="none" w:sz="0" w:space="0" w:color="auto"/>
        <w:bottom w:val="none" w:sz="0" w:space="0" w:color="auto"/>
        <w:right w:val="none" w:sz="0" w:space="0" w:color="auto"/>
      </w:divBdr>
      <w:divsChild>
        <w:div w:id="1805928152">
          <w:marLeft w:val="640"/>
          <w:marRight w:val="0"/>
          <w:marTop w:val="0"/>
          <w:marBottom w:val="0"/>
          <w:divBdr>
            <w:top w:val="none" w:sz="0" w:space="0" w:color="auto"/>
            <w:left w:val="none" w:sz="0" w:space="0" w:color="auto"/>
            <w:bottom w:val="none" w:sz="0" w:space="0" w:color="auto"/>
            <w:right w:val="none" w:sz="0" w:space="0" w:color="auto"/>
          </w:divBdr>
        </w:div>
        <w:div w:id="2092459337">
          <w:marLeft w:val="640"/>
          <w:marRight w:val="0"/>
          <w:marTop w:val="0"/>
          <w:marBottom w:val="0"/>
          <w:divBdr>
            <w:top w:val="none" w:sz="0" w:space="0" w:color="auto"/>
            <w:left w:val="none" w:sz="0" w:space="0" w:color="auto"/>
            <w:bottom w:val="none" w:sz="0" w:space="0" w:color="auto"/>
            <w:right w:val="none" w:sz="0" w:space="0" w:color="auto"/>
          </w:divBdr>
        </w:div>
        <w:div w:id="1456437549">
          <w:marLeft w:val="640"/>
          <w:marRight w:val="0"/>
          <w:marTop w:val="0"/>
          <w:marBottom w:val="0"/>
          <w:divBdr>
            <w:top w:val="none" w:sz="0" w:space="0" w:color="auto"/>
            <w:left w:val="none" w:sz="0" w:space="0" w:color="auto"/>
            <w:bottom w:val="none" w:sz="0" w:space="0" w:color="auto"/>
            <w:right w:val="none" w:sz="0" w:space="0" w:color="auto"/>
          </w:divBdr>
        </w:div>
        <w:div w:id="1566866997">
          <w:marLeft w:val="640"/>
          <w:marRight w:val="0"/>
          <w:marTop w:val="0"/>
          <w:marBottom w:val="0"/>
          <w:divBdr>
            <w:top w:val="none" w:sz="0" w:space="0" w:color="auto"/>
            <w:left w:val="none" w:sz="0" w:space="0" w:color="auto"/>
            <w:bottom w:val="none" w:sz="0" w:space="0" w:color="auto"/>
            <w:right w:val="none" w:sz="0" w:space="0" w:color="auto"/>
          </w:divBdr>
        </w:div>
        <w:div w:id="1478035433">
          <w:marLeft w:val="640"/>
          <w:marRight w:val="0"/>
          <w:marTop w:val="0"/>
          <w:marBottom w:val="0"/>
          <w:divBdr>
            <w:top w:val="none" w:sz="0" w:space="0" w:color="auto"/>
            <w:left w:val="none" w:sz="0" w:space="0" w:color="auto"/>
            <w:bottom w:val="none" w:sz="0" w:space="0" w:color="auto"/>
            <w:right w:val="none" w:sz="0" w:space="0" w:color="auto"/>
          </w:divBdr>
        </w:div>
        <w:div w:id="226917137">
          <w:marLeft w:val="640"/>
          <w:marRight w:val="0"/>
          <w:marTop w:val="0"/>
          <w:marBottom w:val="0"/>
          <w:divBdr>
            <w:top w:val="none" w:sz="0" w:space="0" w:color="auto"/>
            <w:left w:val="none" w:sz="0" w:space="0" w:color="auto"/>
            <w:bottom w:val="none" w:sz="0" w:space="0" w:color="auto"/>
            <w:right w:val="none" w:sz="0" w:space="0" w:color="auto"/>
          </w:divBdr>
        </w:div>
        <w:div w:id="1717583447">
          <w:marLeft w:val="640"/>
          <w:marRight w:val="0"/>
          <w:marTop w:val="0"/>
          <w:marBottom w:val="0"/>
          <w:divBdr>
            <w:top w:val="none" w:sz="0" w:space="0" w:color="auto"/>
            <w:left w:val="none" w:sz="0" w:space="0" w:color="auto"/>
            <w:bottom w:val="none" w:sz="0" w:space="0" w:color="auto"/>
            <w:right w:val="none" w:sz="0" w:space="0" w:color="auto"/>
          </w:divBdr>
        </w:div>
        <w:div w:id="686715821">
          <w:marLeft w:val="640"/>
          <w:marRight w:val="0"/>
          <w:marTop w:val="0"/>
          <w:marBottom w:val="0"/>
          <w:divBdr>
            <w:top w:val="none" w:sz="0" w:space="0" w:color="auto"/>
            <w:left w:val="none" w:sz="0" w:space="0" w:color="auto"/>
            <w:bottom w:val="none" w:sz="0" w:space="0" w:color="auto"/>
            <w:right w:val="none" w:sz="0" w:space="0" w:color="auto"/>
          </w:divBdr>
        </w:div>
        <w:div w:id="1587962316">
          <w:marLeft w:val="640"/>
          <w:marRight w:val="0"/>
          <w:marTop w:val="0"/>
          <w:marBottom w:val="0"/>
          <w:divBdr>
            <w:top w:val="none" w:sz="0" w:space="0" w:color="auto"/>
            <w:left w:val="none" w:sz="0" w:space="0" w:color="auto"/>
            <w:bottom w:val="none" w:sz="0" w:space="0" w:color="auto"/>
            <w:right w:val="none" w:sz="0" w:space="0" w:color="auto"/>
          </w:divBdr>
        </w:div>
        <w:div w:id="1700860421">
          <w:marLeft w:val="640"/>
          <w:marRight w:val="0"/>
          <w:marTop w:val="0"/>
          <w:marBottom w:val="0"/>
          <w:divBdr>
            <w:top w:val="none" w:sz="0" w:space="0" w:color="auto"/>
            <w:left w:val="none" w:sz="0" w:space="0" w:color="auto"/>
            <w:bottom w:val="none" w:sz="0" w:space="0" w:color="auto"/>
            <w:right w:val="none" w:sz="0" w:space="0" w:color="auto"/>
          </w:divBdr>
        </w:div>
        <w:div w:id="1450128255">
          <w:marLeft w:val="640"/>
          <w:marRight w:val="0"/>
          <w:marTop w:val="0"/>
          <w:marBottom w:val="0"/>
          <w:divBdr>
            <w:top w:val="none" w:sz="0" w:space="0" w:color="auto"/>
            <w:left w:val="none" w:sz="0" w:space="0" w:color="auto"/>
            <w:bottom w:val="none" w:sz="0" w:space="0" w:color="auto"/>
            <w:right w:val="none" w:sz="0" w:space="0" w:color="auto"/>
          </w:divBdr>
        </w:div>
        <w:div w:id="396056976">
          <w:marLeft w:val="640"/>
          <w:marRight w:val="0"/>
          <w:marTop w:val="0"/>
          <w:marBottom w:val="0"/>
          <w:divBdr>
            <w:top w:val="none" w:sz="0" w:space="0" w:color="auto"/>
            <w:left w:val="none" w:sz="0" w:space="0" w:color="auto"/>
            <w:bottom w:val="none" w:sz="0" w:space="0" w:color="auto"/>
            <w:right w:val="none" w:sz="0" w:space="0" w:color="auto"/>
          </w:divBdr>
        </w:div>
        <w:div w:id="37052331">
          <w:marLeft w:val="640"/>
          <w:marRight w:val="0"/>
          <w:marTop w:val="0"/>
          <w:marBottom w:val="0"/>
          <w:divBdr>
            <w:top w:val="none" w:sz="0" w:space="0" w:color="auto"/>
            <w:left w:val="none" w:sz="0" w:space="0" w:color="auto"/>
            <w:bottom w:val="none" w:sz="0" w:space="0" w:color="auto"/>
            <w:right w:val="none" w:sz="0" w:space="0" w:color="auto"/>
          </w:divBdr>
        </w:div>
        <w:div w:id="1426654009">
          <w:marLeft w:val="640"/>
          <w:marRight w:val="0"/>
          <w:marTop w:val="0"/>
          <w:marBottom w:val="0"/>
          <w:divBdr>
            <w:top w:val="none" w:sz="0" w:space="0" w:color="auto"/>
            <w:left w:val="none" w:sz="0" w:space="0" w:color="auto"/>
            <w:bottom w:val="none" w:sz="0" w:space="0" w:color="auto"/>
            <w:right w:val="none" w:sz="0" w:space="0" w:color="auto"/>
          </w:divBdr>
        </w:div>
        <w:div w:id="705258185">
          <w:marLeft w:val="640"/>
          <w:marRight w:val="0"/>
          <w:marTop w:val="0"/>
          <w:marBottom w:val="0"/>
          <w:divBdr>
            <w:top w:val="none" w:sz="0" w:space="0" w:color="auto"/>
            <w:left w:val="none" w:sz="0" w:space="0" w:color="auto"/>
            <w:bottom w:val="none" w:sz="0" w:space="0" w:color="auto"/>
            <w:right w:val="none" w:sz="0" w:space="0" w:color="auto"/>
          </w:divBdr>
        </w:div>
        <w:div w:id="1608610857">
          <w:marLeft w:val="640"/>
          <w:marRight w:val="0"/>
          <w:marTop w:val="0"/>
          <w:marBottom w:val="0"/>
          <w:divBdr>
            <w:top w:val="none" w:sz="0" w:space="0" w:color="auto"/>
            <w:left w:val="none" w:sz="0" w:space="0" w:color="auto"/>
            <w:bottom w:val="none" w:sz="0" w:space="0" w:color="auto"/>
            <w:right w:val="none" w:sz="0" w:space="0" w:color="auto"/>
          </w:divBdr>
        </w:div>
        <w:div w:id="1636569231">
          <w:marLeft w:val="640"/>
          <w:marRight w:val="0"/>
          <w:marTop w:val="0"/>
          <w:marBottom w:val="0"/>
          <w:divBdr>
            <w:top w:val="none" w:sz="0" w:space="0" w:color="auto"/>
            <w:left w:val="none" w:sz="0" w:space="0" w:color="auto"/>
            <w:bottom w:val="none" w:sz="0" w:space="0" w:color="auto"/>
            <w:right w:val="none" w:sz="0" w:space="0" w:color="auto"/>
          </w:divBdr>
        </w:div>
        <w:div w:id="1316764894">
          <w:marLeft w:val="640"/>
          <w:marRight w:val="0"/>
          <w:marTop w:val="0"/>
          <w:marBottom w:val="0"/>
          <w:divBdr>
            <w:top w:val="none" w:sz="0" w:space="0" w:color="auto"/>
            <w:left w:val="none" w:sz="0" w:space="0" w:color="auto"/>
            <w:bottom w:val="none" w:sz="0" w:space="0" w:color="auto"/>
            <w:right w:val="none" w:sz="0" w:space="0" w:color="auto"/>
          </w:divBdr>
        </w:div>
        <w:div w:id="831679569">
          <w:marLeft w:val="640"/>
          <w:marRight w:val="0"/>
          <w:marTop w:val="0"/>
          <w:marBottom w:val="0"/>
          <w:divBdr>
            <w:top w:val="none" w:sz="0" w:space="0" w:color="auto"/>
            <w:left w:val="none" w:sz="0" w:space="0" w:color="auto"/>
            <w:bottom w:val="none" w:sz="0" w:space="0" w:color="auto"/>
            <w:right w:val="none" w:sz="0" w:space="0" w:color="auto"/>
          </w:divBdr>
        </w:div>
        <w:div w:id="56635205">
          <w:marLeft w:val="640"/>
          <w:marRight w:val="0"/>
          <w:marTop w:val="0"/>
          <w:marBottom w:val="0"/>
          <w:divBdr>
            <w:top w:val="none" w:sz="0" w:space="0" w:color="auto"/>
            <w:left w:val="none" w:sz="0" w:space="0" w:color="auto"/>
            <w:bottom w:val="none" w:sz="0" w:space="0" w:color="auto"/>
            <w:right w:val="none" w:sz="0" w:space="0" w:color="auto"/>
          </w:divBdr>
        </w:div>
        <w:div w:id="2063291720">
          <w:marLeft w:val="640"/>
          <w:marRight w:val="0"/>
          <w:marTop w:val="0"/>
          <w:marBottom w:val="0"/>
          <w:divBdr>
            <w:top w:val="none" w:sz="0" w:space="0" w:color="auto"/>
            <w:left w:val="none" w:sz="0" w:space="0" w:color="auto"/>
            <w:bottom w:val="none" w:sz="0" w:space="0" w:color="auto"/>
            <w:right w:val="none" w:sz="0" w:space="0" w:color="auto"/>
          </w:divBdr>
        </w:div>
        <w:div w:id="1061559348">
          <w:marLeft w:val="640"/>
          <w:marRight w:val="0"/>
          <w:marTop w:val="0"/>
          <w:marBottom w:val="0"/>
          <w:divBdr>
            <w:top w:val="none" w:sz="0" w:space="0" w:color="auto"/>
            <w:left w:val="none" w:sz="0" w:space="0" w:color="auto"/>
            <w:bottom w:val="none" w:sz="0" w:space="0" w:color="auto"/>
            <w:right w:val="none" w:sz="0" w:space="0" w:color="auto"/>
          </w:divBdr>
        </w:div>
        <w:div w:id="321782855">
          <w:marLeft w:val="640"/>
          <w:marRight w:val="0"/>
          <w:marTop w:val="0"/>
          <w:marBottom w:val="0"/>
          <w:divBdr>
            <w:top w:val="none" w:sz="0" w:space="0" w:color="auto"/>
            <w:left w:val="none" w:sz="0" w:space="0" w:color="auto"/>
            <w:bottom w:val="none" w:sz="0" w:space="0" w:color="auto"/>
            <w:right w:val="none" w:sz="0" w:space="0" w:color="auto"/>
          </w:divBdr>
        </w:div>
        <w:div w:id="302396720">
          <w:marLeft w:val="640"/>
          <w:marRight w:val="0"/>
          <w:marTop w:val="0"/>
          <w:marBottom w:val="0"/>
          <w:divBdr>
            <w:top w:val="none" w:sz="0" w:space="0" w:color="auto"/>
            <w:left w:val="none" w:sz="0" w:space="0" w:color="auto"/>
            <w:bottom w:val="none" w:sz="0" w:space="0" w:color="auto"/>
            <w:right w:val="none" w:sz="0" w:space="0" w:color="auto"/>
          </w:divBdr>
        </w:div>
        <w:div w:id="411509804">
          <w:marLeft w:val="640"/>
          <w:marRight w:val="0"/>
          <w:marTop w:val="0"/>
          <w:marBottom w:val="0"/>
          <w:divBdr>
            <w:top w:val="none" w:sz="0" w:space="0" w:color="auto"/>
            <w:left w:val="none" w:sz="0" w:space="0" w:color="auto"/>
            <w:bottom w:val="none" w:sz="0" w:space="0" w:color="auto"/>
            <w:right w:val="none" w:sz="0" w:space="0" w:color="auto"/>
          </w:divBdr>
        </w:div>
        <w:div w:id="842168062">
          <w:marLeft w:val="640"/>
          <w:marRight w:val="0"/>
          <w:marTop w:val="0"/>
          <w:marBottom w:val="0"/>
          <w:divBdr>
            <w:top w:val="none" w:sz="0" w:space="0" w:color="auto"/>
            <w:left w:val="none" w:sz="0" w:space="0" w:color="auto"/>
            <w:bottom w:val="none" w:sz="0" w:space="0" w:color="auto"/>
            <w:right w:val="none" w:sz="0" w:space="0" w:color="auto"/>
          </w:divBdr>
        </w:div>
        <w:div w:id="618687924">
          <w:marLeft w:val="640"/>
          <w:marRight w:val="0"/>
          <w:marTop w:val="0"/>
          <w:marBottom w:val="0"/>
          <w:divBdr>
            <w:top w:val="none" w:sz="0" w:space="0" w:color="auto"/>
            <w:left w:val="none" w:sz="0" w:space="0" w:color="auto"/>
            <w:bottom w:val="none" w:sz="0" w:space="0" w:color="auto"/>
            <w:right w:val="none" w:sz="0" w:space="0" w:color="auto"/>
          </w:divBdr>
        </w:div>
        <w:div w:id="846750261">
          <w:marLeft w:val="640"/>
          <w:marRight w:val="0"/>
          <w:marTop w:val="0"/>
          <w:marBottom w:val="0"/>
          <w:divBdr>
            <w:top w:val="none" w:sz="0" w:space="0" w:color="auto"/>
            <w:left w:val="none" w:sz="0" w:space="0" w:color="auto"/>
            <w:bottom w:val="none" w:sz="0" w:space="0" w:color="auto"/>
            <w:right w:val="none" w:sz="0" w:space="0" w:color="auto"/>
          </w:divBdr>
        </w:div>
        <w:div w:id="560561580">
          <w:marLeft w:val="640"/>
          <w:marRight w:val="0"/>
          <w:marTop w:val="0"/>
          <w:marBottom w:val="0"/>
          <w:divBdr>
            <w:top w:val="none" w:sz="0" w:space="0" w:color="auto"/>
            <w:left w:val="none" w:sz="0" w:space="0" w:color="auto"/>
            <w:bottom w:val="none" w:sz="0" w:space="0" w:color="auto"/>
            <w:right w:val="none" w:sz="0" w:space="0" w:color="auto"/>
          </w:divBdr>
        </w:div>
        <w:div w:id="1278752013">
          <w:marLeft w:val="640"/>
          <w:marRight w:val="0"/>
          <w:marTop w:val="0"/>
          <w:marBottom w:val="0"/>
          <w:divBdr>
            <w:top w:val="none" w:sz="0" w:space="0" w:color="auto"/>
            <w:left w:val="none" w:sz="0" w:space="0" w:color="auto"/>
            <w:bottom w:val="none" w:sz="0" w:space="0" w:color="auto"/>
            <w:right w:val="none" w:sz="0" w:space="0" w:color="auto"/>
          </w:divBdr>
        </w:div>
        <w:div w:id="1276251138">
          <w:marLeft w:val="640"/>
          <w:marRight w:val="0"/>
          <w:marTop w:val="0"/>
          <w:marBottom w:val="0"/>
          <w:divBdr>
            <w:top w:val="none" w:sz="0" w:space="0" w:color="auto"/>
            <w:left w:val="none" w:sz="0" w:space="0" w:color="auto"/>
            <w:bottom w:val="none" w:sz="0" w:space="0" w:color="auto"/>
            <w:right w:val="none" w:sz="0" w:space="0" w:color="auto"/>
          </w:divBdr>
        </w:div>
        <w:div w:id="865601979">
          <w:marLeft w:val="640"/>
          <w:marRight w:val="0"/>
          <w:marTop w:val="0"/>
          <w:marBottom w:val="0"/>
          <w:divBdr>
            <w:top w:val="none" w:sz="0" w:space="0" w:color="auto"/>
            <w:left w:val="none" w:sz="0" w:space="0" w:color="auto"/>
            <w:bottom w:val="none" w:sz="0" w:space="0" w:color="auto"/>
            <w:right w:val="none" w:sz="0" w:space="0" w:color="auto"/>
          </w:divBdr>
        </w:div>
      </w:divsChild>
    </w:div>
    <w:div w:id="1603493667">
      <w:bodyDiv w:val="1"/>
      <w:marLeft w:val="0"/>
      <w:marRight w:val="0"/>
      <w:marTop w:val="0"/>
      <w:marBottom w:val="0"/>
      <w:divBdr>
        <w:top w:val="none" w:sz="0" w:space="0" w:color="auto"/>
        <w:left w:val="none" w:sz="0" w:space="0" w:color="auto"/>
        <w:bottom w:val="none" w:sz="0" w:space="0" w:color="auto"/>
        <w:right w:val="none" w:sz="0" w:space="0" w:color="auto"/>
      </w:divBdr>
    </w:div>
    <w:div w:id="1612123183">
      <w:bodyDiv w:val="1"/>
      <w:marLeft w:val="0"/>
      <w:marRight w:val="0"/>
      <w:marTop w:val="0"/>
      <w:marBottom w:val="0"/>
      <w:divBdr>
        <w:top w:val="none" w:sz="0" w:space="0" w:color="auto"/>
        <w:left w:val="none" w:sz="0" w:space="0" w:color="auto"/>
        <w:bottom w:val="none" w:sz="0" w:space="0" w:color="auto"/>
        <w:right w:val="none" w:sz="0" w:space="0" w:color="auto"/>
      </w:divBdr>
      <w:divsChild>
        <w:div w:id="198860744">
          <w:marLeft w:val="640"/>
          <w:marRight w:val="0"/>
          <w:marTop w:val="0"/>
          <w:marBottom w:val="0"/>
          <w:divBdr>
            <w:top w:val="none" w:sz="0" w:space="0" w:color="auto"/>
            <w:left w:val="none" w:sz="0" w:space="0" w:color="auto"/>
            <w:bottom w:val="none" w:sz="0" w:space="0" w:color="auto"/>
            <w:right w:val="none" w:sz="0" w:space="0" w:color="auto"/>
          </w:divBdr>
        </w:div>
        <w:div w:id="291525345">
          <w:marLeft w:val="640"/>
          <w:marRight w:val="0"/>
          <w:marTop w:val="0"/>
          <w:marBottom w:val="0"/>
          <w:divBdr>
            <w:top w:val="none" w:sz="0" w:space="0" w:color="auto"/>
            <w:left w:val="none" w:sz="0" w:space="0" w:color="auto"/>
            <w:bottom w:val="none" w:sz="0" w:space="0" w:color="auto"/>
            <w:right w:val="none" w:sz="0" w:space="0" w:color="auto"/>
          </w:divBdr>
        </w:div>
        <w:div w:id="353582933">
          <w:marLeft w:val="640"/>
          <w:marRight w:val="0"/>
          <w:marTop w:val="0"/>
          <w:marBottom w:val="0"/>
          <w:divBdr>
            <w:top w:val="none" w:sz="0" w:space="0" w:color="auto"/>
            <w:left w:val="none" w:sz="0" w:space="0" w:color="auto"/>
            <w:bottom w:val="none" w:sz="0" w:space="0" w:color="auto"/>
            <w:right w:val="none" w:sz="0" w:space="0" w:color="auto"/>
          </w:divBdr>
        </w:div>
        <w:div w:id="1179736238">
          <w:marLeft w:val="640"/>
          <w:marRight w:val="0"/>
          <w:marTop w:val="0"/>
          <w:marBottom w:val="0"/>
          <w:divBdr>
            <w:top w:val="none" w:sz="0" w:space="0" w:color="auto"/>
            <w:left w:val="none" w:sz="0" w:space="0" w:color="auto"/>
            <w:bottom w:val="none" w:sz="0" w:space="0" w:color="auto"/>
            <w:right w:val="none" w:sz="0" w:space="0" w:color="auto"/>
          </w:divBdr>
        </w:div>
        <w:div w:id="543949503">
          <w:marLeft w:val="640"/>
          <w:marRight w:val="0"/>
          <w:marTop w:val="0"/>
          <w:marBottom w:val="0"/>
          <w:divBdr>
            <w:top w:val="none" w:sz="0" w:space="0" w:color="auto"/>
            <w:left w:val="none" w:sz="0" w:space="0" w:color="auto"/>
            <w:bottom w:val="none" w:sz="0" w:space="0" w:color="auto"/>
            <w:right w:val="none" w:sz="0" w:space="0" w:color="auto"/>
          </w:divBdr>
        </w:div>
        <w:div w:id="1390610628">
          <w:marLeft w:val="640"/>
          <w:marRight w:val="0"/>
          <w:marTop w:val="0"/>
          <w:marBottom w:val="0"/>
          <w:divBdr>
            <w:top w:val="none" w:sz="0" w:space="0" w:color="auto"/>
            <w:left w:val="none" w:sz="0" w:space="0" w:color="auto"/>
            <w:bottom w:val="none" w:sz="0" w:space="0" w:color="auto"/>
            <w:right w:val="none" w:sz="0" w:space="0" w:color="auto"/>
          </w:divBdr>
        </w:div>
        <w:div w:id="1507280047">
          <w:marLeft w:val="640"/>
          <w:marRight w:val="0"/>
          <w:marTop w:val="0"/>
          <w:marBottom w:val="0"/>
          <w:divBdr>
            <w:top w:val="none" w:sz="0" w:space="0" w:color="auto"/>
            <w:left w:val="none" w:sz="0" w:space="0" w:color="auto"/>
            <w:bottom w:val="none" w:sz="0" w:space="0" w:color="auto"/>
            <w:right w:val="none" w:sz="0" w:space="0" w:color="auto"/>
          </w:divBdr>
        </w:div>
        <w:div w:id="465389714">
          <w:marLeft w:val="640"/>
          <w:marRight w:val="0"/>
          <w:marTop w:val="0"/>
          <w:marBottom w:val="0"/>
          <w:divBdr>
            <w:top w:val="none" w:sz="0" w:space="0" w:color="auto"/>
            <w:left w:val="none" w:sz="0" w:space="0" w:color="auto"/>
            <w:bottom w:val="none" w:sz="0" w:space="0" w:color="auto"/>
            <w:right w:val="none" w:sz="0" w:space="0" w:color="auto"/>
          </w:divBdr>
        </w:div>
        <w:div w:id="547035085">
          <w:marLeft w:val="640"/>
          <w:marRight w:val="0"/>
          <w:marTop w:val="0"/>
          <w:marBottom w:val="0"/>
          <w:divBdr>
            <w:top w:val="none" w:sz="0" w:space="0" w:color="auto"/>
            <w:left w:val="none" w:sz="0" w:space="0" w:color="auto"/>
            <w:bottom w:val="none" w:sz="0" w:space="0" w:color="auto"/>
            <w:right w:val="none" w:sz="0" w:space="0" w:color="auto"/>
          </w:divBdr>
        </w:div>
        <w:div w:id="475605514">
          <w:marLeft w:val="640"/>
          <w:marRight w:val="0"/>
          <w:marTop w:val="0"/>
          <w:marBottom w:val="0"/>
          <w:divBdr>
            <w:top w:val="none" w:sz="0" w:space="0" w:color="auto"/>
            <w:left w:val="none" w:sz="0" w:space="0" w:color="auto"/>
            <w:bottom w:val="none" w:sz="0" w:space="0" w:color="auto"/>
            <w:right w:val="none" w:sz="0" w:space="0" w:color="auto"/>
          </w:divBdr>
        </w:div>
        <w:div w:id="1377706454">
          <w:marLeft w:val="640"/>
          <w:marRight w:val="0"/>
          <w:marTop w:val="0"/>
          <w:marBottom w:val="0"/>
          <w:divBdr>
            <w:top w:val="none" w:sz="0" w:space="0" w:color="auto"/>
            <w:left w:val="none" w:sz="0" w:space="0" w:color="auto"/>
            <w:bottom w:val="none" w:sz="0" w:space="0" w:color="auto"/>
            <w:right w:val="none" w:sz="0" w:space="0" w:color="auto"/>
          </w:divBdr>
        </w:div>
        <w:div w:id="714549600">
          <w:marLeft w:val="640"/>
          <w:marRight w:val="0"/>
          <w:marTop w:val="0"/>
          <w:marBottom w:val="0"/>
          <w:divBdr>
            <w:top w:val="none" w:sz="0" w:space="0" w:color="auto"/>
            <w:left w:val="none" w:sz="0" w:space="0" w:color="auto"/>
            <w:bottom w:val="none" w:sz="0" w:space="0" w:color="auto"/>
            <w:right w:val="none" w:sz="0" w:space="0" w:color="auto"/>
          </w:divBdr>
        </w:div>
        <w:div w:id="1453136689">
          <w:marLeft w:val="640"/>
          <w:marRight w:val="0"/>
          <w:marTop w:val="0"/>
          <w:marBottom w:val="0"/>
          <w:divBdr>
            <w:top w:val="none" w:sz="0" w:space="0" w:color="auto"/>
            <w:left w:val="none" w:sz="0" w:space="0" w:color="auto"/>
            <w:bottom w:val="none" w:sz="0" w:space="0" w:color="auto"/>
            <w:right w:val="none" w:sz="0" w:space="0" w:color="auto"/>
          </w:divBdr>
        </w:div>
        <w:div w:id="1211501622">
          <w:marLeft w:val="640"/>
          <w:marRight w:val="0"/>
          <w:marTop w:val="0"/>
          <w:marBottom w:val="0"/>
          <w:divBdr>
            <w:top w:val="none" w:sz="0" w:space="0" w:color="auto"/>
            <w:left w:val="none" w:sz="0" w:space="0" w:color="auto"/>
            <w:bottom w:val="none" w:sz="0" w:space="0" w:color="auto"/>
            <w:right w:val="none" w:sz="0" w:space="0" w:color="auto"/>
          </w:divBdr>
        </w:div>
        <w:div w:id="303045287">
          <w:marLeft w:val="640"/>
          <w:marRight w:val="0"/>
          <w:marTop w:val="0"/>
          <w:marBottom w:val="0"/>
          <w:divBdr>
            <w:top w:val="none" w:sz="0" w:space="0" w:color="auto"/>
            <w:left w:val="none" w:sz="0" w:space="0" w:color="auto"/>
            <w:bottom w:val="none" w:sz="0" w:space="0" w:color="auto"/>
            <w:right w:val="none" w:sz="0" w:space="0" w:color="auto"/>
          </w:divBdr>
        </w:div>
        <w:div w:id="2084139736">
          <w:marLeft w:val="640"/>
          <w:marRight w:val="0"/>
          <w:marTop w:val="0"/>
          <w:marBottom w:val="0"/>
          <w:divBdr>
            <w:top w:val="none" w:sz="0" w:space="0" w:color="auto"/>
            <w:left w:val="none" w:sz="0" w:space="0" w:color="auto"/>
            <w:bottom w:val="none" w:sz="0" w:space="0" w:color="auto"/>
            <w:right w:val="none" w:sz="0" w:space="0" w:color="auto"/>
          </w:divBdr>
        </w:div>
        <w:div w:id="2101676038">
          <w:marLeft w:val="640"/>
          <w:marRight w:val="0"/>
          <w:marTop w:val="0"/>
          <w:marBottom w:val="0"/>
          <w:divBdr>
            <w:top w:val="none" w:sz="0" w:space="0" w:color="auto"/>
            <w:left w:val="none" w:sz="0" w:space="0" w:color="auto"/>
            <w:bottom w:val="none" w:sz="0" w:space="0" w:color="auto"/>
            <w:right w:val="none" w:sz="0" w:space="0" w:color="auto"/>
          </w:divBdr>
        </w:div>
        <w:div w:id="1496190964">
          <w:marLeft w:val="640"/>
          <w:marRight w:val="0"/>
          <w:marTop w:val="0"/>
          <w:marBottom w:val="0"/>
          <w:divBdr>
            <w:top w:val="none" w:sz="0" w:space="0" w:color="auto"/>
            <w:left w:val="none" w:sz="0" w:space="0" w:color="auto"/>
            <w:bottom w:val="none" w:sz="0" w:space="0" w:color="auto"/>
            <w:right w:val="none" w:sz="0" w:space="0" w:color="auto"/>
          </w:divBdr>
        </w:div>
        <w:div w:id="395587420">
          <w:marLeft w:val="640"/>
          <w:marRight w:val="0"/>
          <w:marTop w:val="0"/>
          <w:marBottom w:val="0"/>
          <w:divBdr>
            <w:top w:val="none" w:sz="0" w:space="0" w:color="auto"/>
            <w:left w:val="none" w:sz="0" w:space="0" w:color="auto"/>
            <w:bottom w:val="none" w:sz="0" w:space="0" w:color="auto"/>
            <w:right w:val="none" w:sz="0" w:space="0" w:color="auto"/>
          </w:divBdr>
        </w:div>
        <w:div w:id="1766919189">
          <w:marLeft w:val="640"/>
          <w:marRight w:val="0"/>
          <w:marTop w:val="0"/>
          <w:marBottom w:val="0"/>
          <w:divBdr>
            <w:top w:val="none" w:sz="0" w:space="0" w:color="auto"/>
            <w:left w:val="none" w:sz="0" w:space="0" w:color="auto"/>
            <w:bottom w:val="none" w:sz="0" w:space="0" w:color="auto"/>
            <w:right w:val="none" w:sz="0" w:space="0" w:color="auto"/>
          </w:divBdr>
        </w:div>
        <w:div w:id="508834336">
          <w:marLeft w:val="640"/>
          <w:marRight w:val="0"/>
          <w:marTop w:val="0"/>
          <w:marBottom w:val="0"/>
          <w:divBdr>
            <w:top w:val="none" w:sz="0" w:space="0" w:color="auto"/>
            <w:left w:val="none" w:sz="0" w:space="0" w:color="auto"/>
            <w:bottom w:val="none" w:sz="0" w:space="0" w:color="auto"/>
            <w:right w:val="none" w:sz="0" w:space="0" w:color="auto"/>
          </w:divBdr>
        </w:div>
        <w:div w:id="310604118">
          <w:marLeft w:val="640"/>
          <w:marRight w:val="0"/>
          <w:marTop w:val="0"/>
          <w:marBottom w:val="0"/>
          <w:divBdr>
            <w:top w:val="none" w:sz="0" w:space="0" w:color="auto"/>
            <w:left w:val="none" w:sz="0" w:space="0" w:color="auto"/>
            <w:bottom w:val="none" w:sz="0" w:space="0" w:color="auto"/>
            <w:right w:val="none" w:sz="0" w:space="0" w:color="auto"/>
          </w:divBdr>
        </w:div>
        <w:div w:id="333725438">
          <w:marLeft w:val="640"/>
          <w:marRight w:val="0"/>
          <w:marTop w:val="0"/>
          <w:marBottom w:val="0"/>
          <w:divBdr>
            <w:top w:val="none" w:sz="0" w:space="0" w:color="auto"/>
            <w:left w:val="none" w:sz="0" w:space="0" w:color="auto"/>
            <w:bottom w:val="none" w:sz="0" w:space="0" w:color="auto"/>
            <w:right w:val="none" w:sz="0" w:space="0" w:color="auto"/>
          </w:divBdr>
        </w:div>
        <w:div w:id="1073694808">
          <w:marLeft w:val="640"/>
          <w:marRight w:val="0"/>
          <w:marTop w:val="0"/>
          <w:marBottom w:val="0"/>
          <w:divBdr>
            <w:top w:val="none" w:sz="0" w:space="0" w:color="auto"/>
            <w:left w:val="none" w:sz="0" w:space="0" w:color="auto"/>
            <w:bottom w:val="none" w:sz="0" w:space="0" w:color="auto"/>
            <w:right w:val="none" w:sz="0" w:space="0" w:color="auto"/>
          </w:divBdr>
        </w:div>
        <w:div w:id="113714568">
          <w:marLeft w:val="640"/>
          <w:marRight w:val="0"/>
          <w:marTop w:val="0"/>
          <w:marBottom w:val="0"/>
          <w:divBdr>
            <w:top w:val="none" w:sz="0" w:space="0" w:color="auto"/>
            <w:left w:val="none" w:sz="0" w:space="0" w:color="auto"/>
            <w:bottom w:val="none" w:sz="0" w:space="0" w:color="auto"/>
            <w:right w:val="none" w:sz="0" w:space="0" w:color="auto"/>
          </w:divBdr>
        </w:div>
        <w:div w:id="1479306053">
          <w:marLeft w:val="640"/>
          <w:marRight w:val="0"/>
          <w:marTop w:val="0"/>
          <w:marBottom w:val="0"/>
          <w:divBdr>
            <w:top w:val="none" w:sz="0" w:space="0" w:color="auto"/>
            <w:left w:val="none" w:sz="0" w:space="0" w:color="auto"/>
            <w:bottom w:val="none" w:sz="0" w:space="0" w:color="auto"/>
            <w:right w:val="none" w:sz="0" w:space="0" w:color="auto"/>
          </w:divBdr>
        </w:div>
        <w:div w:id="1873375310">
          <w:marLeft w:val="640"/>
          <w:marRight w:val="0"/>
          <w:marTop w:val="0"/>
          <w:marBottom w:val="0"/>
          <w:divBdr>
            <w:top w:val="none" w:sz="0" w:space="0" w:color="auto"/>
            <w:left w:val="none" w:sz="0" w:space="0" w:color="auto"/>
            <w:bottom w:val="none" w:sz="0" w:space="0" w:color="auto"/>
            <w:right w:val="none" w:sz="0" w:space="0" w:color="auto"/>
          </w:divBdr>
        </w:div>
        <w:div w:id="451680018">
          <w:marLeft w:val="640"/>
          <w:marRight w:val="0"/>
          <w:marTop w:val="0"/>
          <w:marBottom w:val="0"/>
          <w:divBdr>
            <w:top w:val="none" w:sz="0" w:space="0" w:color="auto"/>
            <w:left w:val="none" w:sz="0" w:space="0" w:color="auto"/>
            <w:bottom w:val="none" w:sz="0" w:space="0" w:color="auto"/>
            <w:right w:val="none" w:sz="0" w:space="0" w:color="auto"/>
          </w:divBdr>
        </w:div>
        <w:div w:id="784272467">
          <w:marLeft w:val="640"/>
          <w:marRight w:val="0"/>
          <w:marTop w:val="0"/>
          <w:marBottom w:val="0"/>
          <w:divBdr>
            <w:top w:val="none" w:sz="0" w:space="0" w:color="auto"/>
            <w:left w:val="none" w:sz="0" w:space="0" w:color="auto"/>
            <w:bottom w:val="none" w:sz="0" w:space="0" w:color="auto"/>
            <w:right w:val="none" w:sz="0" w:space="0" w:color="auto"/>
          </w:divBdr>
        </w:div>
      </w:divsChild>
    </w:div>
    <w:div w:id="1623227034">
      <w:bodyDiv w:val="1"/>
      <w:marLeft w:val="0"/>
      <w:marRight w:val="0"/>
      <w:marTop w:val="0"/>
      <w:marBottom w:val="0"/>
      <w:divBdr>
        <w:top w:val="none" w:sz="0" w:space="0" w:color="auto"/>
        <w:left w:val="none" w:sz="0" w:space="0" w:color="auto"/>
        <w:bottom w:val="none" w:sz="0" w:space="0" w:color="auto"/>
        <w:right w:val="none" w:sz="0" w:space="0" w:color="auto"/>
      </w:divBdr>
    </w:div>
    <w:div w:id="1625892195">
      <w:bodyDiv w:val="1"/>
      <w:marLeft w:val="0"/>
      <w:marRight w:val="0"/>
      <w:marTop w:val="0"/>
      <w:marBottom w:val="0"/>
      <w:divBdr>
        <w:top w:val="none" w:sz="0" w:space="0" w:color="auto"/>
        <w:left w:val="none" w:sz="0" w:space="0" w:color="auto"/>
        <w:bottom w:val="none" w:sz="0" w:space="0" w:color="auto"/>
        <w:right w:val="none" w:sz="0" w:space="0" w:color="auto"/>
      </w:divBdr>
      <w:divsChild>
        <w:div w:id="781655406">
          <w:marLeft w:val="640"/>
          <w:marRight w:val="0"/>
          <w:marTop w:val="0"/>
          <w:marBottom w:val="0"/>
          <w:divBdr>
            <w:top w:val="none" w:sz="0" w:space="0" w:color="auto"/>
            <w:left w:val="none" w:sz="0" w:space="0" w:color="auto"/>
            <w:bottom w:val="none" w:sz="0" w:space="0" w:color="auto"/>
            <w:right w:val="none" w:sz="0" w:space="0" w:color="auto"/>
          </w:divBdr>
        </w:div>
        <w:div w:id="405811600">
          <w:marLeft w:val="640"/>
          <w:marRight w:val="0"/>
          <w:marTop w:val="0"/>
          <w:marBottom w:val="0"/>
          <w:divBdr>
            <w:top w:val="none" w:sz="0" w:space="0" w:color="auto"/>
            <w:left w:val="none" w:sz="0" w:space="0" w:color="auto"/>
            <w:bottom w:val="none" w:sz="0" w:space="0" w:color="auto"/>
            <w:right w:val="none" w:sz="0" w:space="0" w:color="auto"/>
          </w:divBdr>
        </w:div>
        <w:div w:id="1847398327">
          <w:marLeft w:val="640"/>
          <w:marRight w:val="0"/>
          <w:marTop w:val="0"/>
          <w:marBottom w:val="0"/>
          <w:divBdr>
            <w:top w:val="none" w:sz="0" w:space="0" w:color="auto"/>
            <w:left w:val="none" w:sz="0" w:space="0" w:color="auto"/>
            <w:bottom w:val="none" w:sz="0" w:space="0" w:color="auto"/>
            <w:right w:val="none" w:sz="0" w:space="0" w:color="auto"/>
          </w:divBdr>
        </w:div>
        <w:div w:id="2025663541">
          <w:marLeft w:val="640"/>
          <w:marRight w:val="0"/>
          <w:marTop w:val="0"/>
          <w:marBottom w:val="0"/>
          <w:divBdr>
            <w:top w:val="none" w:sz="0" w:space="0" w:color="auto"/>
            <w:left w:val="none" w:sz="0" w:space="0" w:color="auto"/>
            <w:bottom w:val="none" w:sz="0" w:space="0" w:color="auto"/>
            <w:right w:val="none" w:sz="0" w:space="0" w:color="auto"/>
          </w:divBdr>
        </w:div>
        <w:div w:id="1876691109">
          <w:marLeft w:val="640"/>
          <w:marRight w:val="0"/>
          <w:marTop w:val="0"/>
          <w:marBottom w:val="0"/>
          <w:divBdr>
            <w:top w:val="none" w:sz="0" w:space="0" w:color="auto"/>
            <w:left w:val="none" w:sz="0" w:space="0" w:color="auto"/>
            <w:bottom w:val="none" w:sz="0" w:space="0" w:color="auto"/>
            <w:right w:val="none" w:sz="0" w:space="0" w:color="auto"/>
          </w:divBdr>
        </w:div>
        <w:div w:id="593168040">
          <w:marLeft w:val="640"/>
          <w:marRight w:val="0"/>
          <w:marTop w:val="0"/>
          <w:marBottom w:val="0"/>
          <w:divBdr>
            <w:top w:val="none" w:sz="0" w:space="0" w:color="auto"/>
            <w:left w:val="none" w:sz="0" w:space="0" w:color="auto"/>
            <w:bottom w:val="none" w:sz="0" w:space="0" w:color="auto"/>
            <w:right w:val="none" w:sz="0" w:space="0" w:color="auto"/>
          </w:divBdr>
        </w:div>
        <w:div w:id="2000768446">
          <w:marLeft w:val="640"/>
          <w:marRight w:val="0"/>
          <w:marTop w:val="0"/>
          <w:marBottom w:val="0"/>
          <w:divBdr>
            <w:top w:val="none" w:sz="0" w:space="0" w:color="auto"/>
            <w:left w:val="none" w:sz="0" w:space="0" w:color="auto"/>
            <w:bottom w:val="none" w:sz="0" w:space="0" w:color="auto"/>
            <w:right w:val="none" w:sz="0" w:space="0" w:color="auto"/>
          </w:divBdr>
        </w:div>
        <w:div w:id="509757461">
          <w:marLeft w:val="640"/>
          <w:marRight w:val="0"/>
          <w:marTop w:val="0"/>
          <w:marBottom w:val="0"/>
          <w:divBdr>
            <w:top w:val="none" w:sz="0" w:space="0" w:color="auto"/>
            <w:left w:val="none" w:sz="0" w:space="0" w:color="auto"/>
            <w:bottom w:val="none" w:sz="0" w:space="0" w:color="auto"/>
            <w:right w:val="none" w:sz="0" w:space="0" w:color="auto"/>
          </w:divBdr>
        </w:div>
        <w:div w:id="1546063969">
          <w:marLeft w:val="640"/>
          <w:marRight w:val="0"/>
          <w:marTop w:val="0"/>
          <w:marBottom w:val="0"/>
          <w:divBdr>
            <w:top w:val="none" w:sz="0" w:space="0" w:color="auto"/>
            <w:left w:val="none" w:sz="0" w:space="0" w:color="auto"/>
            <w:bottom w:val="none" w:sz="0" w:space="0" w:color="auto"/>
            <w:right w:val="none" w:sz="0" w:space="0" w:color="auto"/>
          </w:divBdr>
        </w:div>
        <w:div w:id="1576475450">
          <w:marLeft w:val="640"/>
          <w:marRight w:val="0"/>
          <w:marTop w:val="0"/>
          <w:marBottom w:val="0"/>
          <w:divBdr>
            <w:top w:val="none" w:sz="0" w:space="0" w:color="auto"/>
            <w:left w:val="none" w:sz="0" w:space="0" w:color="auto"/>
            <w:bottom w:val="none" w:sz="0" w:space="0" w:color="auto"/>
            <w:right w:val="none" w:sz="0" w:space="0" w:color="auto"/>
          </w:divBdr>
        </w:div>
        <w:div w:id="365910266">
          <w:marLeft w:val="640"/>
          <w:marRight w:val="0"/>
          <w:marTop w:val="0"/>
          <w:marBottom w:val="0"/>
          <w:divBdr>
            <w:top w:val="none" w:sz="0" w:space="0" w:color="auto"/>
            <w:left w:val="none" w:sz="0" w:space="0" w:color="auto"/>
            <w:bottom w:val="none" w:sz="0" w:space="0" w:color="auto"/>
            <w:right w:val="none" w:sz="0" w:space="0" w:color="auto"/>
          </w:divBdr>
        </w:div>
        <w:div w:id="261496083">
          <w:marLeft w:val="640"/>
          <w:marRight w:val="0"/>
          <w:marTop w:val="0"/>
          <w:marBottom w:val="0"/>
          <w:divBdr>
            <w:top w:val="none" w:sz="0" w:space="0" w:color="auto"/>
            <w:left w:val="none" w:sz="0" w:space="0" w:color="auto"/>
            <w:bottom w:val="none" w:sz="0" w:space="0" w:color="auto"/>
            <w:right w:val="none" w:sz="0" w:space="0" w:color="auto"/>
          </w:divBdr>
        </w:div>
        <w:div w:id="1811897739">
          <w:marLeft w:val="640"/>
          <w:marRight w:val="0"/>
          <w:marTop w:val="0"/>
          <w:marBottom w:val="0"/>
          <w:divBdr>
            <w:top w:val="none" w:sz="0" w:space="0" w:color="auto"/>
            <w:left w:val="none" w:sz="0" w:space="0" w:color="auto"/>
            <w:bottom w:val="none" w:sz="0" w:space="0" w:color="auto"/>
            <w:right w:val="none" w:sz="0" w:space="0" w:color="auto"/>
          </w:divBdr>
        </w:div>
        <w:div w:id="878200061">
          <w:marLeft w:val="640"/>
          <w:marRight w:val="0"/>
          <w:marTop w:val="0"/>
          <w:marBottom w:val="0"/>
          <w:divBdr>
            <w:top w:val="none" w:sz="0" w:space="0" w:color="auto"/>
            <w:left w:val="none" w:sz="0" w:space="0" w:color="auto"/>
            <w:bottom w:val="none" w:sz="0" w:space="0" w:color="auto"/>
            <w:right w:val="none" w:sz="0" w:space="0" w:color="auto"/>
          </w:divBdr>
        </w:div>
        <w:div w:id="1145705763">
          <w:marLeft w:val="640"/>
          <w:marRight w:val="0"/>
          <w:marTop w:val="0"/>
          <w:marBottom w:val="0"/>
          <w:divBdr>
            <w:top w:val="none" w:sz="0" w:space="0" w:color="auto"/>
            <w:left w:val="none" w:sz="0" w:space="0" w:color="auto"/>
            <w:bottom w:val="none" w:sz="0" w:space="0" w:color="auto"/>
            <w:right w:val="none" w:sz="0" w:space="0" w:color="auto"/>
          </w:divBdr>
        </w:div>
        <w:div w:id="1643079994">
          <w:marLeft w:val="640"/>
          <w:marRight w:val="0"/>
          <w:marTop w:val="0"/>
          <w:marBottom w:val="0"/>
          <w:divBdr>
            <w:top w:val="none" w:sz="0" w:space="0" w:color="auto"/>
            <w:left w:val="none" w:sz="0" w:space="0" w:color="auto"/>
            <w:bottom w:val="none" w:sz="0" w:space="0" w:color="auto"/>
            <w:right w:val="none" w:sz="0" w:space="0" w:color="auto"/>
          </w:divBdr>
        </w:div>
        <w:div w:id="1814059259">
          <w:marLeft w:val="640"/>
          <w:marRight w:val="0"/>
          <w:marTop w:val="0"/>
          <w:marBottom w:val="0"/>
          <w:divBdr>
            <w:top w:val="none" w:sz="0" w:space="0" w:color="auto"/>
            <w:left w:val="none" w:sz="0" w:space="0" w:color="auto"/>
            <w:bottom w:val="none" w:sz="0" w:space="0" w:color="auto"/>
            <w:right w:val="none" w:sz="0" w:space="0" w:color="auto"/>
          </w:divBdr>
        </w:div>
        <w:div w:id="1110129702">
          <w:marLeft w:val="640"/>
          <w:marRight w:val="0"/>
          <w:marTop w:val="0"/>
          <w:marBottom w:val="0"/>
          <w:divBdr>
            <w:top w:val="none" w:sz="0" w:space="0" w:color="auto"/>
            <w:left w:val="none" w:sz="0" w:space="0" w:color="auto"/>
            <w:bottom w:val="none" w:sz="0" w:space="0" w:color="auto"/>
            <w:right w:val="none" w:sz="0" w:space="0" w:color="auto"/>
          </w:divBdr>
        </w:div>
        <w:div w:id="199782242">
          <w:marLeft w:val="640"/>
          <w:marRight w:val="0"/>
          <w:marTop w:val="0"/>
          <w:marBottom w:val="0"/>
          <w:divBdr>
            <w:top w:val="none" w:sz="0" w:space="0" w:color="auto"/>
            <w:left w:val="none" w:sz="0" w:space="0" w:color="auto"/>
            <w:bottom w:val="none" w:sz="0" w:space="0" w:color="auto"/>
            <w:right w:val="none" w:sz="0" w:space="0" w:color="auto"/>
          </w:divBdr>
        </w:div>
        <w:div w:id="993070969">
          <w:marLeft w:val="640"/>
          <w:marRight w:val="0"/>
          <w:marTop w:val="0"/>
          <w:marBottom w:val="0"/>
          <w:divBdr>
            <w:top w:val="none" w:sz="0" w:space="0" w:color="auto"/>
            <w:left w:val="none" w:sz="0" w:space="0" w:color="auto"/>
            <w:bottom w:val="none" w:sz="0" w:space="0" w:color="auto"/>
            <w:right w:val="none" w:sz="0" w:space="0" w:color="auto"/>
          </w:divBdr>
        </w:div>
        <w:div w:id="537743745">
          <w:marLeft w:val="640"/>
          <w:marRight w:val="0"/>
          <w:marTop w:val="0"/>
          <w:marBottom w:val="0"/>
          <w:divBdr>
            <w:top w:val="none" w:sz="0" w:space="0" w:color="auto"/>
            <w:left w:val="none" w:sz="0" w:space="0" w:color="auto"/>
            <w:bottom w:val="none" w:sz="0" w:space="0" w:color="auto"/>
            <w:right w:val="none" w:sz="0" w:space="0" w:color="auto"/>
          </w:divBdr>
        </w:div>
        <w:div w:id="1443693830">
          <w:marLeft w:val="640"/>
          <w:marRight w:val="0"/>
          <w:marTop w:val="0"/>
          <w:marBottom w:val="0"/>
          <w:divBdr>
            <w:top w:val="none" w:sz="0" w:space="0" w:color="auto"/>
            <w:left w:val="none" w:sz="0" w:space="0" w:color="auto"/>
            <w:bottom w:val="none" w:sz="0" w:space="0" w:color="auto"/>
            <w:right w:val="none" w:sz="0" w:space="0" w:color="auto"/>
          </w:divBdr>
        </w:div>
        <w:div w:id="1048727202">
          <w:marLeft w:val="640"/>
          <w:marRight w:val="0"/>
          <w:marTop w:val="0"/>
          <w:marBottom w:val="0"/>
          <w:divBdr>
            <w:top w:val="none" w:sz="0" w:space="0" w:color="auto"/>
            <w:left w:val="none" w:sz="0" w:space="0" w:color="auto"/>
            <w:bottom w:val="none" w:sz="0" w:space="0" w:color="auto"/>
            <w:right w:val="none" w:sz="0" w:space="0" w:color="auto"/>
          </w:divBdr>
        </w:div>
        <w:div w:id="1274240375">
          <w:marLeft w:val="640"/>
          <w:marRight w:val="0"/>
          <w:marTop w:val="0"/>
          <w:marBottom w:val="0"/>
          <w:divBdr>
            <w:top w:val="none" w:sz="0" w:space="0" w:color="auto"/>
            <w:left w:val="none" w:sz="0" w:space="0" w:color="auto"/>
            <w:bottom w:val="none" w:sz="0" w:space="0" w:color="auto"/>
            <w:right w:val="none" w:sz="0" w:space="0" w:color="auto"/>
          </w:divBdr>
        </w:div>
        <w:div w:id="992491642">
          <w:marLeft w:val="640"/>
          <w:marRight w:val="0"/>
          <w:marTop w:val="0"/>
          <w:marBottom w:val="0"/>
          <w:divBdr>
            <w:top w:val="none" w:sz="0" w:space="0" w:color="auto"/>
            <w:left w:val="none" w:sz="0" w:space="0" w:color="auto"/>
            <w:bottom w:val="none" w:sz="0" w:space="0" w:color="auto"/>
            <w:right w:val="none" w:sz="0" w:space="0" w:color="auto"/>
          </w:divBdr>
        </w:div>
        <w:div w:id="1063797730">
          <w:marLeft w:val="640"/>
          <w:marRight w:val="0"/>
          <w:marTop w:val="0"/>
          <w:marBottom w:val="0"/>
          <w:divBdr>
            <w:top w:val="none" w:sz="0" w:space="0" w:color="auto"/>
            <w:left w:val="none" w:sz="0" w:space="0" w:color="auto"/>
            <w:bottom w:val="none" w:sz="0" w:space="0" w:color="auto"/>
            <w:right w:val="none" w:sz="0" w:space="0" w:color="auto"/>
          </w:divBdr>
        </w:div>
        <w:div w:id="1584608874">
          <w:marLeft w:val="640"/>
          <w:marRight w:val="0"/>
          <w:marTop w:val="0"/>
          <w:marBottom w:val="0"/>
          <w:divBdr>
            <w:top w:val="none" w:sz="0" w:space="0" w:color="auto"/>
            <w:left w:val="none" w:sz="0" w:space="0" w:color="auto"/>
            <w:bottom w:val="none" w:sz="0" w:space="0" w:color="auto"/>
            <w:right w:val="none" w:sz="0" w:space="0" w:color="auto"/>
          </w:divBdr>
        </w:div>
        <w:div w:id="143280136">
          <w:marLeft w:val="640"/>
          <w:marRight w:val="0"/>
          <w:marTop w:val="0"/>
          <w:marBottom w:val="0"/>
          <w:divBdr>
            <w:top w:val="none" w:sz="0" w:space="0" w:color="auto"/>
            <w:left w:val="none" w:sz="0" w:space="0" w:color="auto"/>
            <w:bottom w:val="none" w:sz="0" w:space="0" w:color="auto"/>
            <w:right w:val="none" w:sz="0" w:space="0" w:color="auto"/>
          </w:divBdr>
        </w:div>
        <w:div w:id="1870290674">
          <w:marLeft w:val="640"/>
          <w:marRight w:val="0"/>
          <w:marTop w:val="0"/>
          <w:marBottom w:val="0"/>
          <w:divBdr>
            <w:top w:val="none" w:sz="0" w:space="0" w:color="auto"/>
            <w:left w:val="none" w:sz="0" w:space="0" w:color="auto"/>
            <w:bottom w:val="none" w:sz="0" w:space="0" w:color="auto"/>
            <w:right w:val="none" w:sz="0" w:space="0" w:color="auto"/>
          </w:divBdr>
        </w:div>
        <w:div w:id="301229749">
          <w:marLeft w:val="640"/>
          <w:marRight w:val="0"/>
          <w:marTop w:val="0"/>
          <w:marBottom w:val="0"/>
          <w:divBdr>
            <w:top w:val="none" w:sz="0" w:space="0" w:color="auto"/>
            <w:left w:val="none" w:sz="0" w:space="0" w:color="auto"/>
            <w:bottom w:val="none" w:sz="0" w:space="0" w:color="auto"/>
            <w:right w:val="none" w:sz="0" w:space="0" w:color="auto"/>
          </w:divBdr>
        </w:div>
        <w:div w:id="1734817846">
          <w:marLeft w:val="640"/>
          <w:marRight w:val="0"/>
          <w:marTop w:val="0"/>
          <w:marBottom w:val="0"/>
          <w:divBdr>
            <w:top w:val="none" w:sz="0" w:space="0" w:color="auto"/>
            <w:left w:val="none" w:sz="0" w:space="0" w:color="auto"/>
            <w:bottom w:val="none" w:sz="0" w:space="0" w:color="auto"/>
            <w:right w:val="none" w:sz="0" w:space="0" w:color="auto"/>
          </w:divBdr>
        </w:div>
        <w:div w:id="429160727">
          <w:marLeft w:val="640"/>
          <w:marRight w:val="0"/>
          <w:marTop w:val="0"/>
          <w:marBottom w:val="0"/>
          <w:divBdr>
            <w:top w:val="none" w:sz="0" w:space="0" w:color="auto"/>
            <w:left w:val="none" w:sz="0" w:space="0" w:color="auto"/>
            <w:bottom w:val="none" w:sz="0" w:space="0" w:color="auto"/>
            <w:right w:val="none" w:sz="0" w:space="0" w:color="auto"/>
          </w:divBdr>
        </w:div>
        <w:div w:id="369649414">
          <w:marLeft w:val="640"/>
          <w:marRight w:val="0"/>
          <w:marTop w:val="0"/>
          <w:marBottom w:val="0"/>
          <w:divBdr>
            <w:top w:val="none" w:sz="0" w:space="0" w:color="auto"/>
            <w:left w:val="none" w:sz="0" w:space="0" w:color="auto"/>
            <w:bottom w:val="none" w:sz="0" w:space="0" w:color="auto"/>
            <w:right w:val="none" w:sz="0" w:space="0" w:color="auto"/>
          </w:divBdr>
        </w:div>
        <w:div w:id="1812482861">
          <w:marLeft w:val="640"/>
          <w:marRight w:val="0"/>
          <w:marTop w:val="0"/>
          <w:marBottom w:val="0"/>
          <w:divBdr>
            <w:top w:val="none" w:sz="0" w:space="0" w:color="auto"/>
            <w:left w:val="none" w:sz="0" w:space="0" w:color="auto"/>
            <w:bottom w:val="none" w:sz="0" w:space="0" w:color="auto"/>
            <w:right w:val="none" w:sz="0" w:space="0" w:color="auto"/>
          </w:divBdr>
        </w:div>
        <w:div w:id="299505485">
          <w:marLeft w:val="640"/>
          <w:marRight w:val="0"/>
          <w:marTop w:val="0"/>
          <w:marBottom w:val="0"/>
          <w:divBdr>
            <w:top w:val="none" w:sz="0" w:space="0" w:color="auto"/>
            <w:left w:val="none" w:sz="0" w:space="0" w:color="auto"/>
            <w:bottom w:val="none" w:sz="0" w:space="0" w:color="auto"/>
            <w:right w:val="none" w:sz="0" w:space="0" w:color="auto"/>
          </w:divBdr>
        </w:div>
        <w:div w:id="1831821721">
          <w:marLeft w:val="640"/>
          <w:marRight w:val="0"/>
          <w:marTop w:val="0"/>
          <w:marBottom w:val="0"/>
          <w:divBdr>
            <w:top w:val="none" w:sz="0" w:space="0" w:color="auto"/>
            <w:left w:val="none" w:sz="0" w:space="0" w:color="auto"/>
            <w:bottom w:val="none" w:sz="0" w:space="0" w:color="auto"/>
            <w:right w:val="none" w:sz="0" w:space="0" w:color="auto"/>
          </w:divBdr>
        </w:div>
        <w:div w:id="1192257849">
          <w:marLeft w:val="640"/>
          <w:marRight w:val="0"/>
          <w:marTop w:val="0"/>
          <w:marBottom w:val="0"/>
          <w:divBdr>
            <w:top w:val="none" w:sz="0" w:space="0" w:color="auto"/>
            <w:left w:val="none" w:sz="0" w:space="0" w:color="auto"/>
            <w:bottom w:val="none" w:sz="0" w:space="0" w:color="auto"/>
            <w:right w:val="none" w:sz="0" w:space="0" w:color="auto"/>
          </w:divBdr>
        </w:div>
      </w:divsChild>
    </w:div>
    <w:div w:id="1626427517">
      <w:bodyDiv w:val="1"/>
      <w:marLeft w:val="0"/>
      <w:marRight w:val="0"/>
      <w:marTop w:val="0"/>
      <w:marBottom w:val="0"/>
      <w:divBdr>
        <w:top w:val="none" w:sz="0" w:space="0" w:color="auto"/>
        <w:left w:val="none" w:sz="0" w:space="0" w:color="auto"/>
        <w:bottom w:val="none" w:sz="0" w:space="0" w:color="auto"/>
        <w:right w:val="none" w:sz="0" w:space="0" w:color="auto"/>
      </w:divBdr>
      <w:divsChild>
        <w:div w:id="2054771436">
          <w:marLeft w:val="640"/>
          <w:marRight w:val="0"/>
          <w:marTop w:val="0"/>
          <w:marBottom w:val="0"/>
          <w:divBdr>
            <w:top w:val="none" w:sz="0" w:space="0" w:color="auto"/>
            <w:left w:val="none" w:sz="0" w:space="0" w:color="auto"/>
            <w:bottom w:val="none" w:sz="0" w:space="0" w:color="auto"/>
            <w:right w:val="none" w:sz="0" w:space="0" w:color="auto"/>
          </w:divBdr>
        </w:div>
        <w:div w:id="1334382528">
          <w:marLeft w:val="640"/>
          <w:marRight w:val="0"/>
          <w:marTop w:val="0"/>
          <w:marBottom w:val="0"/>
          <w:divBdr>
            <w:top w:val="none" w:sz="0" w:space="0" w:color="auto"/>
            <w:left w:val="none" w:sz="0" w:space="0" w:color="auto"/>
            <w:bottom w:val="none" w:sz="0" w:space="0" w:color="auto"/>
            <w:right w:val="none" w:sz="0" w:space="0" w:color="auto"/>
          </w:divBdr>
        </w:div>
        <w:div w:id="1314412931">
          <w:marLeft w:val="640"/>
          <w:marRight w:val="0"/>
          <w:marTop w:val="0"/>
          <w:marBottom w:val="0"/>
          <w:divBdr>
            <w:top w:val="none" w:sz="0" w:space="0" w:color="auto"/>
            <w:left w:val="none" w:sz="0" w:space="0" w:color="auto"/>
            <w:bottom w:val="none" w:sz="0" w:space="0" w:color="auto"/>
            <w:right w:val="none" w:sz="0" w:space="0" w:color="auto"/>
          </w:divBdr>
        </w:div>
        <w:div w:id="641278582">
          <w:marLeft w:val="640"/>
          <w:marRight w:val="0"/>
          <w:marTop w:val="0"/>
          <w:marBottom w:val="0"/>
          <w:divBdr>
            <w:top w:val="none" w:sz="0" w:space="0" w:color="auto"/>
            <w:left w:val="none" w:sz="0" w:space="0" w:color="auto"/>
            <w:bottom w:val="none" w:sz="0" w:space="0" w:color="auto"/>
            <w:right w:val="none" w:sz="0" w:space="0" w:color="auto"/>
          </w:divBdr>
        </w:div>
        <w:div w:id="758524701">
          <w:marLeft w:val="640"/>
          <w:marRight w:val="0"/>
          <w:marTop w:val="0"/>
          <w:marBottom w:val="0"/>
          <w:divBdr>
            <w:top w:val="none" w:sz="0" w:space="0" w:color="auto"/>
            <w:left w:val="none" w:sz="0" w:space="0" w:color="auto"/>
            <w:bottom w:val="none" w:sz="0" w:space="0" w:color="auto"/>
            <w:right w:val="none" w:sz="0" w:space="0" w:color="auto"/>
          </w:divBdr>
        </w:div>
        <w:div w:id="186456912">
          <w:marLeft w:val="640"/>
          <w:marRight w:val="0"/>
          <w:marTop w:val="0"/>
          <w:marBottom w:val="0"/>
          <w:divBdr>
            <w:top w:val="none" w:sz="0" w:space="0" w:color="auto"/>
            <w:left w:val="none" w:sz="0" w:space="0" w:color="auto"/>
            <w:bottom w:val="none" w:sz="0" w:space="0" w:color="auto"/>
            <w:right w:val="none" w:sz="0" w:space="0" w:color="auto"/>
          </w:divBdr>
        </w:div>
        <w:div w:id="1800415696">
          <w:marLeft w:val="640"/>
          <w:marRight w:val="0"/>
          <w:marTop w:val="0"/>
          <w:marBottom w:val="0"/>
          <w:divBdr>
            <w:top w:val="none" w:sz="0" w:space="0" w:color="auto"/>
            <w:left w:val="none" w:sz="0" w:space="0" w:color="auto"/>
            <w:bottom w:val="none" w:sz="0" w:space="0" w:color="auto"/>
            <w:right w:val="none" w:sz="0" w:space="0" w:color="auto"/>
          </w:divBdr>
        </w:div>
        <w:div w:id="819805890">
          <w:marLeft w:val="640"/>
          <w:marRight w:val="0"/>
          <w:marTop w:val="0"/>
          <w:marBottom w:val="0"/>
          <w:divBdr>
            <w:top w:val="none" w:sz="0" w:space="0" w:color="auto"/>
            <w:left w:val="none" w:sz="0" w:space="0" w:color="auto"/>
            <w:bottom w:val="none" w:sz="0" w:space="0" w:color="auto"/>
            <w:right w:val="none" w:sz="0" w:space="0" w:color="auto"/>
          </w:divBdr>
        </w:div>
        <w:div w:id="807435848">
          <w:marLeft w:val="640"/>
          <w:marRight w:val="0"/>
          <w:marTop w:val="0"/>
          <w:marBottom w:val="0"/>
          <w:divBdr>
            <w:top w:val="none" w:sz="0" w:space="0" w:color="auto"/>
            <w:left w:val="none" w:sz="0" w:space="0" w:color="auto"/>
            <w:bottom w:val="none" w:sz="0" w:space="0" w:color="auto"/>
            <w:right w:val="none" w:sz="0" w:space="0" w:color="auto"/>
          </w:divBdr>
        </w:div>
        <w:div w:id="1318731684">
          <w:marLeft w:val="640"/>
          <w:marRight w:val="0"/>
          <w:marTop w:val="0"/>
          <w:marBottom w:val="0"/>
          <w:divBdr>
            <w:top w:val="none" w:sz="0" w:space="0" w:color="auto"/>
            <w:left w:val="none" w:sz="0" w:space="0" w:color="auto"/>
            <w:bottom w:val="none" w:sz="0" w:space="0" w:color="auto"/>
            <w:right w:val="none" w:sz="0" w:space="0" w:color="auto"/>
          </w:divBdr>
        </w:div>
        <w:div w:id="444469067">
          <w:marLeft w:val="640"/>
          <w:marRight w:val="0"/>
          <w:marTop w:val="0"/>
          <w:marBottom w:val="0"/>
          <w:divBdr>
            <w:top w:val="none" w:sz="0" w:space="0" w:color="auto"/>
            <w:left w:val="none" w:sz="0" w:space="0" w:color="auto"/>
            <w:bottom w:val="none" w:sz="0" w:space="0" w:color="auto"/>
            <w:right w:val="none" w:sz="0" w:space="0" w:color="auto"/>
          </w:divBdr>
        </w:div>
        <w:div w:id="937444535">
          <w:marLeft w:val="640"/>
          <w:marRight w:val="0"/>
          <w:marTop w:val="0"/>
          <w:marBottom w:val="0"/>
          <w:divBdr>
            <w:top w:val="none" w:sz="0" w:space="0" w:color="auto"/>
            <w:left w:val="none" w:sz="0" w:space="0" w:color="auto"/>
            <w:bottom w:val="none" w:sz="0" w:space="0" w:color="auto"/>
            <w:right w:val="none" w:sz="0" w:space="0" w:color="auto"/>
          </w:divBdr>
        </w:div>
        <w:div w:id="1203904717">
          <w:marLeft w:val="640"/>
          <w:marRight w:val="0"/>
          <w:marTop w:val="0"/>
          <w:marBottom w:val="0"/>
          <w:divBdr>
            <w:top w:val="none" w:sz="0" w:space="0" w:color="auto"/>
            <w:left w:val="none" w:sz="0" w:space="0" w:color="auto"/>
            <w:bottom w:val="none" w:sz="0" w:space="0" w:color="auto"/>
            <w:right w:val="none" w:sz="0" w:space="0" w:color="auto"/>
          </w:divBdr>
        </w:div>
        <w:div w:id="1655336077">
          <w:marLeft w:val="640"/>
          <w:marRight w:val="0"/>
          <w:marTop w:val="0"/>
          <w:marBottom w:val="0"/>
          <w:divBdr>
            <w:top w:val="none" w:sz="0" w:space="0" w:color="auto"/>
            <w:left w:val="none" w:sz="0" w:space="0" w:color="auto"/>
            <w:bottom w:val="none" w:sz="0" w:space="0" w:color="auto"/>
            <w:right w:val="none" w:sz="0" w:space="0" w:color="auto"/>
          </w:divBdr>
        </w:div>
        <w:div w:id="2085908810">
          <w:marLeft w:val="640"/>
          <w:marRight w:val="0"/>
          <w:marTop w:val="0"/>
          <w:marBottom w:val="0"/>
          <w:divBdr>
            <w:top w:val="none" w:sz="0" w:space="0" w:color="auto"/>
            <w:left w:val="none" w:sz="0" w:space="0" w:color="auto"/>
            <w:bottom w:val="none" w:sz="0" w:space="0" w:color="auto"/>
            <w:right w:val="none" w:sz="0" w:space="0" w:color="auto"/>
          </w:divBdr>
        </w:div>
        <w:div w:id="1267074915">
          <w:marLeft w:val="640"/>
          <w:marRight w:val="0"/>
          <w:marTop w:val="0"/>
          <w:marBottom w:val="0"/>
          <w:divBdr>
            <w:top w:val="none" w:sz="0" w:space="0" w:color="auto"/>
            <w:left w:val="none" w:sz="0" w:space="0" w:color="auto"/>
            <w:bottom w:val="none" w:sz="0" w:space="0" w:color="auto"/>
            <w:right w:val="none" w:sz="0" w:space="0" w:color="auto"/>
          </w:divBdr>
        </w:div>
        <w:div w:id="1836648266">
          <w:marLeft w:val="640"/>
          <w:marRight w:val="0"/>
          <w:marTop w:val="0"/>
          <w:marBottom w:val="0"/>
          <w:divBdr>
            <w:top w:val="none" w:sz="0" w:space="0" w:color="auto"/>
            <w:left w:val="none" w:sz="0" w:space="0" w:color="auto"/>
            <w:bottom w:val="none" w:sz="0" w:space="0" w:color="auto"/>
            <w:right w:val="none" w:sz="0" w:space="0" w:color="auto"/>
          </w:divBdr>
        </w:div>
        <w:div w:id="636955687">
          <w:marLeft w:val="640"/>
          <w:marRight w:val="0"/>
          <w:marTop w:val="0"/>
          <w:marBottom w:val="0"/>
          <w:divBdr>
            <w:top w:val="none" w:sz="0" w:space="0" w:color="auto"/>
            <w:left w:val="none" w:sz="0" w:space="0" w:color="auto"/>
            <w:bottom w:val="none" w:sz="0" w:space="0" w:color="auto"/>
            <w:right w:val="none" w:sz="0" w:space="0" w:color="auto"/>
          </w:divBdr>
        </w:div>
        <w:div w:id="1826582448">
          <w:marLeft w:val="640"/>
          <w:marRight w:val="0"/>
          <w:marTop w:val="0"/>
          <w:marBottom w:val="0"/>
          <w:divBdr>
            <w:top w:val="none" w:sz="0" w:space="0" w:color="auto"/>
            <w:left w:val="none" w:sz="0" w:space="0" w:color="auto"/>
            <w:bottom w:val="none" w:sz="0" w:space="0" w:color="auto"/>
            <w:right w:val="none" w:sz="0" w:space="0" w:color="auto"/>
          </w:divBdr>
        </w:div>
        <w:div w:id="1555046061">
          <w:marLeft w:val="640"/>
          <w:marRight w:val="0"/>
          <w:marTop w:val="0"/>
          <w:marBottom w:val="0"/>
          <w:divBdr>
            <w:top w:val="none" w:sz="0" w:space="0" w:color="auto"/>
            <w:left w:val="none" w:sz="0" w:space="0" w:color="auto"/>
            <w:bottom w:val="none" w:sz="0" w:space="0" w:color="auto"/>
            <w:right w:val="none" w:sz="0" w:space="0" w:color="auto"/>
          </w:divBdr>
        </w:div>
        <w:div w:id="1964337166">
          <w:marLeft w:val="640"/>
          <w:marRight w:val="0"/>
          <w:marTop w:val="0"/>
          <w:marBottom w:val="0"/>
          <w:divBdr>
            <w:top w:val="none" w:sz="0" w:space="0" w:color="auto"/>
            <w:left w:val="none" w:sz="0" w:space="0" w:color="auto"/>
            <w:bottom w:val="none" w:sz="0" w:space="0" w:color="auto"/>
            <w:right w:val="none" w:sz="0" w:space="0" w:color="auto"/>
          </w:divBdr>
        </w:div>
        <w:div w:id="2022051483">
          <w:marLeft w:val="640"/>
          <w:marRight w:val="0"/>
          <w:marTop w:val="0"/>
          <w:marBottom w:val="0"/>
          <w:divBdr>
            <w:top w:val="none" w:sz="0" w:space="0" w:color="auto"/>
            <w:left w:val="none" w:sz="0" w:space="0" w:color="auto"/>
            <w:bottom w:val="none" w:sz="0" w:space="0" w:color="auto"/>
            <w:right w:val="none" w:sz="0" w:space="0" w:color="auto"/>
          </w:divBdr>
        </w:div>
        <w:div w:id="1620837008">
          <w:marLeft w:val="640"/>
          <w:marRight w:val="0"/>
          <w:marTop w:val="0"/>
          <w:marBottom w:val="0"/>
          <w:divBdr>
            <w:top w:val="none" w:sz="0" w:space="0" w:color="auto"/>
            <w:left w:val="none" w:sz="0" w:space="0" w:color="auto"/>
            <w:bottom w:val="none" w:sz="0" w:space="0" w:color="auto"/>
            <w:right w:val="none" w:sz="0" w:space="0" w:color="auto"/>
          </w:divBdr>
        </w:div>
        <w:div w:id="1320115981">
          <w:marLeft w:val="640"/>
          <w:marRight w:val="0"/>
          <w:marTop w:val="0"/>
          <w:marBottom w:val="0"/>
          <w:divBdr>
            <w:top w:val="none" w:sz="0" w:space="0" w:color="auto"/>
            <w:left w:val="none" w:sz="0" w:space="0" w:color="auto"/>
            <w:bottom w:val="none" w:sz="0" w:space="0" w:color="auto"/>
            <w:right w:val="none" w:sz="0" w:space="0" w:color="auto"/>
          </w:divBdr>
        </w:div>
        <w:div w:id="314995630">
          <w:marLeft w:val="640"/>
          <w:marRight w:val="0"/>
          <w:marTop w:val="0"/>
          <w:marBottom w:val="0"/>
          <w:divBdr>
            <w:top w:val="none" w:sz="0" w:space="0" w:color="auto"/>
            <w:left w:val="none" w:sz="0" w:space="0" w:color="auto"/>
            <w:bottom w:val="none" w:sz="0" w:space="0" w:color="auto"/>
            <w:right w:val="none" w:sz="0" w:space="0" w:color="auto"/>
          </w:divBdr>
        </w:div>
        <w:div w:id="1946111621">
          <w:marLeft w:val="640"/>
          <w:marRight w:val="0"/>
          <w:marTop w:val="0"/>
          <w:marBottom w:val="0"/>
          <w:divBdr>
            <w:top w:val="none" w:sz="0" w:space="0" w:color="auto"/>
            <w:left w:val="none" w:sz="0" w:space="0" w:color="auto"/>
            <w:bottom w:val="none" w:sz="0" w:space="0" w:color="auto"/>
            <w:right w:val="none" w:sz="0" w:space="0" w:color="auto"/>
          </w:divBdr>
        </w:div>
        <w:div w:id="1463771621">
          <w:marLeft w:val="640"/>
          <w:marRight w:val="0"/>
          <w:marTop w:val="0"/>
          <w:marBottom w:val="0"/>
          <w:divBdr>
            <w:top w:val="none" w:sz="0" w:space="0" w:color="auto"/>
            <w:left w:val="none" w:sz="0" w:space="0" w:color="auto"/>
            <w:bottom w:val="none" w:sz="0" w:space="0" w:color="auto"/>
            <w:right w:val="none" w:sz="0" w:space="0" w:color="auto"/>
          </w:divBdr>
        </w:div>
        <w:div w:id="887885136">
          <w:marLeft w:val="640"/>
          <w:marRight w:val="0"/>
          <w:marTop w:val="0"/>
          <w:marBottom w:val="0"/>
          <w:divBdr>
            <w:top w:val="none" w:sz="0" w:space="0" w:color="auto"/>
            <w:left w:val="none" w:sz="0" w:space="0" w:color="auto"/>
            <w:bottom w:val="none" w:sz="0" w:space="0" w:color="auto"/>
            <w:right w:val="none" w:sz="0" w:space="0" w:color="auto"/>
          </w:divBdr>
        </w:div>
        <w:div w:id="1009213798">
          <w:marLeft w:val="640"/>
          <w:marRight w:val="0"/>
          <w:marTop w:val="0"/>
          <w:marBottom w:val="0"/>
          <w:divBdr>
            <w:top w:val="none" w:sz="0" w:space="0" w:color="auto"/>
            <w:left w:val="none" w:sz="0" w:space="0" w:color="auto"/>
            <w:bottom w:val="none" w:sz="0" w:space="0" w:color="auto"/>
            <w:right w:val="none" w:sz="0" w:space="0" w:color="auto"/>
          </w:divBdr>
        </w:div>
        <w:div w:id="726534615">
          <w:marLeft w:val="640"/>
          <w:marRight w:val="0"/>
          <w:marTop w:val="0"/>
          <w:marBottom w:val="0"/>
          <w:divBdr>
            <w:top w:val="none" w:sz="0" w:space="0" w:color="auto"/>
            <w:left w:val="none" w:sz="0" w:space="0" w:color="auto"/>
            <w:bottom w:val="none" w:sz="0" w:space="0" w:color="auto"/>
            <w:right w:val="none" w:sz="0" w:space="0" w:color="auto"/>
          </w:divBdr>
        </w:div>
        <w:div w:id="324170203">
          <w:marLeft w:val="640"/>
          <w:marRight w:val="0"/>
          <w:marTop w:val="0"/>
          <w:marBottom w:val="0"/>
          <w:divBdr>
            <w:top w:val="none" w:sz="0" w:space="0" w:color="auto"/>
            <w:left w:val="none" w:sz="0" w:space="0" w:color="auto"/>
            <w:bottom w:val="none" w:sz="0" w:space="0" w:color="auto"/>
            <w:right w:val="none" w:sz="0" w:space="0" w:color="auto"/>
          </w:divBdr>
        </w:div>
        <w:div w:id="333383363">
          <w:marLeft w:val="640"/>
          <w:marRight w:val="0"/>
          <w:marTop w:val="0"/>
          <w:marBottom w:val="0"/>
          <w:divBdr>
            <w:top w:val="none" w:sz="0" w:space="0" w:color="auto"/>
            <w:left w:val="none" w:sz="0" w:space="0" w:color="auto"/>
            <w:bottom w:val="none" w:sz="0" w:space="0" w:color="auto"/>
            <w:right w:val="none" w:sz="0" w:space="0" w:color="auto"/>
          </w:divBdr>
        </w:div>
        <w:div w:id="1754668522">
          <w:marLeft w:val="640"/>
          <w:marRight w:val="0"/>
          <w:marTop w:val="0"/>
          <w:marBottom w:val="0"/>
          <w:divBdr>
            <w:top w:val="none" w:sz="0" w:space="0" w:color="auto"/>
            <w:left w:val="none" w:sz="0" w:space="0" w:color="auto"/>
            <w:bottom w:val="none" w:sz="0" w:space="0" w:color="auto"/>
            <w:right w:val="none" w:sz="0" w:space="0" w:color="auto"/>
          </w:divBdr>
        </w:div>
        <w:div w:id="625965946">
          <w:marLeft w:val="640"/>
          <w:marRight w:val="0"/>
          <w:marTop w:val="0"/>
          <w:marBottom w:val="0"/>
          <w:divBdr>
            <w:top w:val="none" w:sz="0" w:space="0" w:color="auto"/>
            <w:left w:val="none" w:sz="0" w:space="0" w:color="auto"/>
            <w:bottom w:val="none" w:sz="0" w:space="0" w:color="auto"/>
            <w:right w:val="none" w:sz="0" w:space="0" w:color="auto"/>
          </w:divBdr>
        </w:div>
        <w:div w:id="525994463">
          <w:marLeft w:val="640"/>
          <w:marRight w:val="0"/>
          <w:marTop w:val="0"/>
          <w:marBottom w:val="0"/>
          <w:divBdr>
            <w:top w:val="none" w:sz="0" w:space="0" w:color="auto"/>
            <w:left w:val="none" w:sz="0" w:space="0" w:color="auto"/>
            <w:bottom w:val="none" w:sz="0" w:space="0" w:color="auto"/>
            <w:right w:val="none" w:sz="0" w:space="0" w:color="auto"/>
          </w:divBdr>
        </w:div>
        <w:div w:id="863710753">
          <w:marLeft w:val="640"/>
          <w:marRight w:val="0"/>
          <w:marTop w:val="0"/>
          <w:marBottom w:val="0"/>
          <w:divBdr>
            <w:top w:val="none" w:sz="0" w:space="0" w:color="auto"/>
            <w:left w:val="none" w:sz="0" w:space="0" w:color="auto"/>
            <w:bottom w:val="none" w:sz="0" w:space="0" w:color="auto"/>
            <w:right w:val="none" w:sz="0" w:space="0" w:color="auto"/>
          </w:divBdr>
        </w:div>
        <w:div w:id="1284967035">
          <w:marLeft w:val="640"/>
          <w:marRight w:val="0"/>
          <w:marTop w:val="0"/>
          <w:marBottom w:val="0"/>
          <w:divBdr>
            <w:top w:val="none" w:sz="0" w:space="0" w:color="auto"/>
            <w:left w:val="none" w:sz="0" w:space="0" w:color="auto"/>
            <w:bottom w:val="none" w:sz="0" w:space="0" w:color="auto"/>
            <w:right w:val="none" w:sz="0" w:space="0" w:color="auto"/>
          </w:divBdr>
        </w:div>
        <w:div w:id="189299626">
          <w:marLeft w:val="640"/>
          <w:marRight w:val="0"/>
          <w:marTop w:val="0"/>
          <w:marBottom w:val="0"/>
          <w:divBdr>
            <w:top w:val="none" w:sz="0" w:space="0" w:color="auto"/>
            <w:left w:val="none" w:sz="0" w:space="0" w:color="auto"/>
            <w:bottom w:val="none" w:sz="0" w:space="0" w:color="auto"/>
            <w:right w:val="none" w:sz="0" w:space="0" w:color="auto"/>
          </w:divBdr>
        </w:div>
        <w:div w:id="1621260816">
          <w:marLeft w:val="640"/>
          <w:marRight w:val="0"/>
          <w:marTop w:val="0"/>
          <w:marBottom w:val="0"/>
          <w:divBdr>
            <w:top w:val="none" w:sz="0" w:space="0" w:color="auto"/>
            <w:left w:val="none" w:sz="0" w:space="0" w:color="auto"/>
            <w:bottom w:val="none" w:sz="0" w:space="0" w:color="auto"/>
            <w:right w:val="none" w:sz="0" w:space="0" w:color="auto"/>
          </w:divBdr>
        </w:div>
        <w:div w:id="1610115642">
          <w:marLeft w:val="640"/>
          <w:marRight w:val="0"/>
          <w:marTop w:val="0"/>
          <w:marBottom w:val="0"/>
          <w:divBdr>
            <w:top w:val="none" w:sz="0" w:space="0" w:color="auto"/>
            <w:left w:val="none" w:sz="0" w:space="0" w:color="auto"/>
            <w:bottom w:val="none" w:sz="0" w:space="0" w:color="auto"/>
            <w:right w:val="none" w:sz="0" w:space="0" w:color="auto"/>
          </w:divBdr>
        </w:div>
      </w:divsChild>
    </w:div>
    <w:div w:id="1640572477">
      <w:bodyDiv w:val="1"/>
      <w:marLeft w:val="0"/>
      <w:marRight w:val="0"/>
      <w:marTop w:val="0"/>
      <w:marBottom w:val="0"/>
      <w:divBdr>
        <w:top w:val="none" w:sz="0" w:space="0" w:color="auto"/>
        <w:left w:val="none" w:sz="0" w:space="0" w:color="auto"/>
        <w:bottom w:val="none" w:sz="0" w:space="0" w:color="auto"/>
        <w:right w:val="none" w:sz="0" w:space="0" w:color="auto"/>
      </w:divBdr>
    </w:div>
    <w:div w:id="1659307780">
      <w:bodyDiv w:val="1"/>
      <w:marLeft w:val="0"/>
      <w:marRight w:val="0"/>
      <w:marTop w:val="0"/>
      <w:marBottom w:val="0"/>
      <w:divBdr>
        <w:top w:val="none" w:sz="0" w:space="0" w:color="auto"/>
        <w:left w:val="none" w:sz="0" w:space="0" w:color="auto"/>
        <w:bottom w:val="none" w:sz="0" w:space="0" w:color="auto"/>
        <w:right w:val="none" w:sz="0" w:space="0" w:color="auto"/>
      </w:divBdr>
      <w:divsChild>
        <w:div w:id="1171683443">
          <w:marLeft w:val="640"/>
          <w:marRight w:val="0"/>
          <w:marTop w:val="0"/>
          <w:marBottom w:val="0"/>
          <w:divBdr>
            <w:top w:val="none" w:sz="0" w:space="0" w:color="auto"/>
            <w:left w:val="none" w:sz="0" w:space="0" w:color="auto"/>
            <w:bottom w:val="none" w:sz="0" w:space="0" w:color="auto"/>
            <w:right w:val="none" w:sz="0" w:space="0" w:color="auto"/>
          </w:divBdr>
        </w:div>
        <w:div w:id="296381685">
          <w:marLeft w:val="640"/>
          <w:marRight w:val="0"/>
          <w:marTop w:val="0"/>
          <w:marBottom w:val="0"/>
          <w:divBdr>
            <w:top w:val="none" w:sz="0" w:space="0" w:color="auto"/>
            <w:left w:val="none" w:sz="0" w:space="0" w:color="auto"/>
            <w:bottom w:val="none" w:sz="0" w:space="0" w:color="auto"/>
            <w:right w:val="none" w:sz="0" w:space="0" w:color="auto"/>
          </w:divBdr>
        </w:div>
        <w:div w:id="233008306">
          <w:marLeft w:val="640"/>
          <w:marRight w:val="0"/>
          <w:marTop w:val="0"/>
          <w:marBottom w:val="0"/>
          <w:divBdr>
            <w:top w:val="none" w:sz="0" w:space="0" w:color="auto"/>
            <w:left w:val="none" w:sz="0" w:space="0" w:color="auto"/>
            <w:bottom w:val="none" w:sz="0" w:space="0" w:color="auto"/>
            <w:right w:val="none" w:sz="0" w:space="0" w:color="auto"/>
          </w:divBdr>
        </w:div>
        <w:div w:id="575671980">
          <w:marLeft w:val="640"/>
          <w:marRight w:val="0"/>
          <w:marTop w:val="0"/>
          <w:marBottom w:val="0"/>
          <w:divBdr>
            <w:top w:val="none" w:sz="0" w:space="0" w:color="auto"/>
            <w:left w:val="none" w:sz="0" w:space="0" w:color="auto"/>
            <w:bottom w:val="none" w:sz="0" w:space="0" w:color="auto"/>
            <w:right w:val="none" w:sz="0" w:space="0" w:color="auto"/>
          </w:divBdr>
        </w:div>
        <w:div w:id="1511338844">
          <w:marLeft w:val="640"/>
          <w:marRight w:val="0"/>
          <w:marTop w:val="0"/>
          <w:marBottom w:val="0"/>
          <w:divBdr>
            <w:top w:val="none" w:sz="0" w:space="0" w:color="auto"/>
            <w:left w:val="none" w:sz="0" w:space="0" w:color="auto"/>
            <w:bottom w:val="none" w:sz="0" w:space="0" w:color="auto"/>
            <w:right w:val="none" w:sz="0" w:space="0" w:color="auto"/>
          </w:divBdr>
        </w:div>
        <w:div w:id="1695302510">
          <w:marLeft w:val="640"/>
          <w:marRight w:val="0"/>
          <w:marTop w:val="0"/>
          <w:marBottom w:val="0"/>
          <w:divBdr>
            <w:top w:val="none" w:sz="0" w:space="0" w:color="auto"/>
            <w:left w:val="none" w:sz="0" w:space="0" w:color="auto"/>
            <w:bottom w:val="none" w:sz="0" w:space="0" w:color="auto"/>
            <w:right w:val="none" w:sz="0" w:space="0" w:color="auto"/>
          </w:divBdr>
        </w:div>
        <w:div w:id="1726372844">
          <w:marLeft w:val="640"/>
          <w:marRight w:val="0"/>
          <w:marTop w:val="0"/>
          <w:marBottom w:val="0"/>
          <w:divBdr>
            <w:top w:val="none" w:sz="0" w:space="0" w:color="auto"/>
            <w:left w:val="none" w:sz="0" w:space="0" w:color="auto"/>
            <w:bottom w:val="none" w:sz="0" w:space="0" w:color="auto"/>
            <w:right w:val="none" w:sz="0" w:space="0" w:color="auto"/>
          </w:divBdr>
        </w:div>
        <w:div w:id="520976920">
          <w:marLeft w:val="640"/>
          <w:marRight w:val="0"/>
          <w:marTop w:val="0"/>
          <w:marBottom w:val="0"/>
          <w:divBdr>
            <w:top w:val="none" w:sz="0" w:space="0" w:color="auto"/>
            <w:left w:val="none" w:sz="0" w:space="0" w:color="auto"/>
            <w:bottom w:val="none" w:sz="0" w:space="0" w:color="auto"/>
            <w:right w:val="none" w:sz="0" w:space="0" w:color="auto"/>
          </w:divBdr>
        </w:div>
        <w:div w:id="161625276">
          <w:marLeft w:val="640"/>
          <w:marRight w:val="0"/>
          <w:marTop w:val="0"/>
          <w:marBottom w:val="0"/>
          <w:divBdr>
            <w:top w:val="none" w:sz="0" w:space="0" w:color="auto"/>
            <w:left w:val="none" w:sz="0" w:space="0" w:color="auto"/>
            <w:bottom w:val="none" w:sz="0" w:space="0" w:color="auto"/>
            <w:right w:val="none" w:sz="0" w:space="0" w:color="auto"/>
          </w:divBdr>
        </w:div>
        <w:div w:id="795948840">
          <w:marLeft w:val="640"/>
          <w:marRight w:val="0"/>
          <w:marTop w:val="0"/>
          <w:marBottom w:val="0"/>
          <w:divBdr>
            <w:top w:val="none" w:sz="0" w:space="0" w:color="auto"/>
            <w:left w:val="none" w:sz="0" w:space="0" w:color="auto"/>
            <w:bottom w:val="none" w:sz="0" w:space="0" w:color="auto"/>
            <w:right w:val="none" w:sz="0" w:space="0" w:color="auto"/>
          </w:divBdr>
        </w:div>
        <w:div w:id="488520086">
          <w:marLeft w:val="640"/>
          <w:marRight w:val="0"/>
          <w:marTop w:val="0"/>
          <w:marBottom w:val="0"/>
          <w:divBdr>
            <w:top w:val="none" w:sz="0" w:space="0" w:color="auto"/>
            <w:left w:val="none" w:sz="0" w:space="0" w:color="auto"/>
            <w:bottom w:val="none" w:sz="0" w:space="0" w:color="auto"/>
            <w:right w:val="none" w:sz="0" w:space="0" w:color="auto"/>
          </w:divBdr>
        </w:div>
        <w:div w:id="1038042056">
          <w:marLeft w:val="640"/>
          <w:marRight w:val="0"/>
          <w:marTop w:val="0"/>
          <w:marBottom w:val="0"/>
          <w:divBdr>
            <w:top w:val="none" w:sz="0" w:space="0" w:color="auto"/>
            <w:left w:val="none" w:sz="0" w:space="0" w:color="auto"/>
            <w:bottom w:val="none" w:sz="0" w:space="0" w:color="auto"/>
            <w:right w:val="none" w:sz="0" w:space="0" w:color="auto"/>
          </w:divBdr>
        </w:div>
        <w:div w:id="1748069528">
          <w:marLeft w:val="640"/>
          <w:marRight w:val="0"/>
          <w:marTop w:val="0"/>
          <w:marBottom w:val="0"/>
          <w:divBdr>
            <w:top w:val="none" w:sz="0" w:space="0" w:color="auto"/>
            <w:left w:val="none" w:sz="0" w:space="0" w:color="auto"/>
            <w:bottom w:val="none" w:sz="0" w:space="0" w:color="auto"/>
            <w:right w:val="none" w:sz="0" w:space="0" w:color="auto"/>
          </w:divBdr>
        </w:div>
        <w:div w:id="1016738205">
          <w:marLeft w:val="640"/>
          <w:marRight w:val="0"/>
          <w:marTop w:val="0"/>
          <w:marBottom w:val="0"/>
          <w:divBdr>
            <w:top w:val="none" w:sz="0" w:space="0" w:color="auto"/>
            <w:left w:val="none" w:sz="0" w:space="0" w:color="auto"/>
            <w:bottom w:val="none" w:sz="0" w:space="0" w:color="auto"/>
            <w:right w:val="none" w:sz="0" w:space="0" w:color="auto"/>
          </w:divBdr>
        </w:div>
        <w:div w:id="1495296774">
          <w:marLeft w:val="640"/>
          <w:marRight w:val="0"/>
          <w:marTop w:val="0"/>
          <w:marBottom w:val="0"/>
          <w:divBdr>
            <w:top w:val="none" w:sz="0" w:space="0" w:color="auto"/>
            <w:left w:val="none" w:sz="0" w:space="0" w:color="auto"/>
            <w:bottom w:val="none" w:sz="0" w:space="0" w:color="auto"/>
            <w:right w:val="none" w:sz="0" w:space="0" w:color="auto"/>
          </w:divBdr>
        </w:div>
        <w:div w:id="1713142338">
          <w:marLeft w:val="640"/>
          <w:marRight w:val="0"/>
          <w:marTop w:val="0"/>
          <w:marBottom w:val="0"/>
          <w:divBdr>
            <w:top w:val="none" w:sz="0" w:space="0" w:color="auto"/>
            <w:left w:val="none" w:sz="0" w:space="0" w:color="auto"/>
            <w:bottom w:val="none" w:sz="0" w:space="0" w:color="auto"/>
            <w:right w:val="none" w:sz="0" w:space="0" w:color="auto"/>
          </w:divBdr>
        </w:div>
        <w:div w:id="1660891045">
          <w:marLeft w:val="640"/>
          <w:marRight w:val="0"/>
          <w:marTop w:val="0"/>
          <w:marBottom w:val="0"/>
          <w:divBdr>
            <w:top w:val="none" w:sz="0" w:space="0" w:color="auto"/>
            <w:left w:val="none" w:sz="0" w:space="0" w:color="auto"/>
            <w:bottom w:val="none" w:sz="0" w:space="0" w:color="auto"/>
            <w:right w:val="none" w:sz="0" w:space="0" w:color="auto"/>
          </w:divBdr>
        </w:div>
        <w:div w:id="1488866224">
          <w:marLeft w:val="640"/>
          <w:marRight w:val="0"/>
          <w:marTop w:val="0"/>
          <w:marBottom w:val="0"/>
          <w:divBdr>
            <w:top w:val="none" w:sz="0" w:space="0" w:color="auto"/>
            <w:left w:val="none" w:sz="0" w:space="0" w:color="auto"/>
            <w:bottom w:val="none" w:sz="0" w:space="0" w:color="auto"/>
            <w:right w:val="none" w:sz="0" w:space="0" w:color="auto"/>
          </w:divBdr>
        </w:div>
        <w:div w:id="1076822761">
          <w:marLeft w:val="640"/>
          <w:marRight w:val="0"/>
          <w:marTop w:val="0"/>
          <w:marBottom w:val="0"/>
          <w:divBdr>
            <w:top w:val="none" w:sz="0" w:space="0" w:color="auto"/>
            <w:left w:val="none" w:sz="0" w:space="0" w:color="auto"/>
            <w:bottom w:val="none" w:sz="0" w:space="0" w:color="auto"/>
            <w:right w:val="none" w:sz="0" w:space="0" w:color="auto"/>
          </w:divBdr>
        </w:div>
        <w:div w:id="916866526">
          <w:marLeft w:val="640"/>
          <w:marRight w:val="0"/>
          <w:marTop w:val="0"/>
          <w:marBottom w:val="0"/>
          <w:divBdr>
            <w:top w:val="none" w:sz="0" w:space="0" w:color="auto"/>
            <w:left w:val="none" w:sz="0" w:space="0" w:color="auto"/>
            <w:bottom w:val="none" w:sz="0" w:space="0" w:color="auto"/>
            <w:right w:val="none" w:sz="0" w:space="0" w:color="auto"/>
          </w:divBdr>
        </w:div>
      </w:divsChild>
    </w:div>
    <w:div w:id="1664819568">
      <w:bodyDiv w:val="1"/>
      <w:marLeft w:val="0"/>
      <w:marRight w:val="0"/>
      <w:marTop w:val="0"/>
      <w:marBottom w:val="0"/>
      <w:divBdr>
        <w:top w:val="none" w:sz="0" w:space="0" w:color="auto"/>
        <w:left w:val="none" w:sz="0" w:space="0" w:color="auto"/>
        <w:bottom w:val="none" w:sz="0" w:space="0" w:color="auto"/>
        <w:right w:val="none" w:sz="0" w:space="0" w:color="auto"/>
      </w:divBdr>
    </w:div>
    <w:div w:id="1700278573">
      <w:bodyDiv w:val="1"/>
      <w:marLeft w:val="0"/>
      <w:marRight w:val="0"/>
      <w:marTop w:val="0"/>
      <w:marBottom w:val="0"/>
      <w:divBdr>
        <w:top w:val="none" w:sz="0" w:space="0" w:color="auto"/>
        <w:left w:val="none" w:sz="0" w:space="0" w:color="auto"/>
        <w:bottom w:val="none" w:sz="0" w:space="0" w:color="auto"/>
        <w:right w:val="none" w:sz="0" w:space="0" w:color="auto"/>
      </w:divBdr>
      <w:divsChild>
        <w:div w:id="1235357323">
          <w:marLeft w:val="640"/>
          <w:marRight w:val="0"/>
          <w:marTop w:val="0"/>
          <w:marBottom w:val="0"/>
          <w:divBdr>
            <w:top w:val="none" w:sz="0" w:space="0" w:color="auto"/>
            <w:left w:val="none" w:sz="0" w:space="0" w:color="auto"/>
            <w:bottom w:val="none" w:sz="0" w:space="0" w:color="auto"/>
            <w:right w:val="none" w:sz="0" w:space="0" w:color="auto"/>
          </w:divBdr>
        </w:div>
        <w:div w:id="2082096769">
          <w:marLeft w:val="640"/>
          <w:marRight w:val="0"/>
          <w:marTop w:val="0"/>
          <w:marBottom w:val="0"/>
          <w:divBdr>
            <w:top w:val="none" w:sz="0" w:space="0" w:color="auto"/>
            <w:left w:val="none" w:sz="0" w:space="0" w:color="auto"/>
            <w:bottom w:val="none" w:sz="0" w:space="0" w:color="auto"/>
            <w:right w:val="none" w:sz="0" w:space="0" w:color="auto"/>
          </w:divBdr>
        </w:div>
        <w:div w:id="1871411409">
          <w:marLeft w:val="640"/>
          <w:marRight w:val="0"/>
          <w:marTop w:val="0"/>
          <w:marBottom w:val="0"/>
          <w:divBdr>
            <w:top w:val="none" w:sz="0" w:space="0" w:color="auto"/>
            <w:left w:val="none" w:sz="0" w:space="0" w:color="auto"/>
            <w:bottom w:val="none" w:sz="0" w:space="0" w:color="auto"/>
            <w:right w:val="none" w:sz="0" w:space="0" w:color="auto"/>
          </w:divBdr>
        </w:div>
        <w:div w:id="247160610">
          <w:marLeft w:val="640"/>
          <w:marRight w:val="0"/>
          <w:marTop w:val="0"/>
          <w:marBottom w:val="0"/>
          <w:divBdr>
            <w:top w:val="none" w:sz="0" w:space="0" w:color="auto"/>
            <w:left w:val="none" w:sz="0" w:space="0" w:color="auto"/>
            <w:bottom w:val="none" w:sz="0" w:space="0" w:color="auto"/>
            <w:right w:val="none" w:sz="0" w:space="0" w:color="auto"/>
          </w:divBdr>
        </w:div>
        <w:div w:id="910433567">
          <w:marLeft w:val="640"/>
          <w:marRight w:val="0"/>
          <w:marTop w:val="0"/>
          <w:marBottom w:val="0"/>
          <w:divBdr>
            <w:top w:val="none" w:sz="0" w:space="0" w:color="auto"/>
            <w:left w:val="none" w:sz="0" w:space="0" w:color="auto"/>
            <w:bottom w:val="none" w:sz="0" w:space="0" w:color="auto"/>
            <w:right w:val="none" w:sz="0" w:space="0" w:color="auto"/>
          </w:divBdr>
        </w:div>
        <w:div w:id="1124813353">
          <w:marLeft w:val="640"/>
          <w:marRight w:val="0"/>
          <w:marTop w:val="0"/>
          <w:marBottom w:val="0"/>
          <w:divBdr>
            <w:top w:val="none" w:sz="0" w:space="0" w:color="auto"/>
            <w:left w:val="none" w:sz="0" w:space="0" w:color="auto"/>
            <w:bottom w:val="none" w:sz="0" w:space="0" w:color="auto"/>
            <w:right w:val="none" w:sz="0" w:space="0" w:color="auto"/>
          </w:divBdr>
        </w:div>
        <w:div w:id="862746853">
          <w:marLeft w:val="640"/>
          <w:marRight w:val="0"/>
          <w:marTop w:val="0"/>
          <w:marBottom w:val="0"/>
          <w:divBdr>
            <w:top w:val="none" w:sz="0" w:space="0" w:color="auto"/>
            <w:left w:val="none" w:sz="0" w:space="0" w:color="auto"/>
            <w:bottom w:val="none" w:sz="0" w:space="0" w:color="auto"/>
            <w:right w:val="none" w:sz="0" w:space="0" w:color="auto"/>
          </w:divBdr>
        </w:div>
        <w:div w:id="298220077">
          <w:marLeft w:val="640"/>
          <w:marRight w:val="0"/>
          <w:marTop w:val="0"/>
          <w:marBottom w:val="0"/>
          <w:divBdr>
            <w:top w:val="none" w:sz="0" w:space="0" w:color="auto"/>
            <w:left w:val="none" w:sz="0" w:space="0" w:color="auto"/>
            <w:bottom w:val="none" w:sz="0" w:space="0" w:color="auto"/>
            <w:right w:val="none" w:sz="0" w:space="0" w:color="auto"/>
          </w:divBdr>
        </w:div>
        <w:div w:id="1282344788">
          <w:marLeft w:val="640"/>
          <w:marRight w:val="0"/>
          <w:marTop w:val="0"/>
          <w:marBottom w:val="0"/>
          <w:divBdr>
            <w:top w:val="none" w:sz="0" w:space="0" w:color="auto"/>
            <w:left w:val="none" w:sz="0" w:space="0" w:color="auto"/>
            <w:bottom w:val="none" w:sz="0" w:space="0" w:color="auto"/>
            <w:right w:val="none" w:sz="0" w:space="0" w:color="auto"/>
          </w:divBdr>
        </w:div>
        <w:div w:id="970136050">
          <w:marLeft w:val="640"/>
          <w:marRight w:val="0"/>
          <w:marTop w:val="0"/>
          <w:marBottom w:val="0"/>
          <w:divBdr>
            <w:top w:val="none" w:sz="0" w:space="0" w:color="auto"/>
            <w:left w:val="none" w:sz="0" w:space="0" w:color="auto"/>
            <w:bottom w:val="none" w:sz="0" w:space="0" w:color="auto"/>
            <w:right w:val="none" w:sz="0" w:space="0" w:color="auto"/>
          </w:divBdr>
        </w:div>
        <w:div w:id="1907571752">
          <w:marLeft w:val="640"/>
          <w:marRight w:val="0"/>
          <w:marTop w:val="0"/>
          <w:marBottom w:val="0"/>
          <w:divBdr>
            <w:top w:val="none" w:sz="0" w:space="0" w:color="auto"/>
            <w:left w:val="none" w:sz="0" w:space="0" w:color="auto"/>
            <w:bottom w:val="none" w:sz="0" w:space="0" w:color="auto"/>
            <w:right w:val="none" w:sz="0" w:space="0" w:color="auto"/>
          </w:divBdr>
        </w:div>
        <w:div w:id="1792481791">
          <w:marLeft w:val="640"/>
          <w:marRight w:val="0"/>
          <w:marTop w:val="0"/>
          <w:marBottom w:val="0"/>
          <w:divBdr>
            <w:top w:val="none" w:sz="0" w:space="0" w:color="auto"/>
            <w:left w:val="none" w:sz="0" w:space="0" w:color="auto"/>
            <w:bottom w:val="none" w:sz="0" w:space="0" w:color="auto"/>
            <w:right w:val="none" w:sz="0" w:space="0" w:color="auto"/>
          </w:divBdr>
        </w:div>
        <w:div w:id="1289048046">
          <w:marLeft w:val="640"/>
          <w:marRight w:val="0"/>
          <w:marTop w:val="0"/>
          <w:marBottom w:val="0"/>
          <w:divBdr>
            <w:top w:val="none" w:sz="0" w:space="0" w:color="auto"/>
            <w:left w:val="none" w:sz="0" w:space="0" w:color="auto"/>
            <w:bottom w:val="none" w:sz="0" w:space="0" w:color="auto"/>
            <w:right w:val="none" w:sz="0" w:space="0" w:color="auto"/>
          </w:divBdr>
        </w:div>
        <w:div w:id="150294846">
          <w:marLeft w:val="640"/>
          <w:marRight w:val="0"/>
          <w:marTop w:val="0"/>
          <w:marBottom w:val="0"/>
          <w:divBdr>
            <w:top w:val="none" w:sz="0" w:space="0" w:color="auto"/>
            <w:left w:val="none" w:sz="0" w:space="0" w:color="auto"/>
            <w:bottom w:val="none" w:sz="0" w:space="0" w:color="auto"/>
            <w:right w:val="none" w:sz="0" w:space="0" w:color="auto"/>
          </w:divBdr>
        </w:div>
        <w:div w:id="1629433893">
          <w:marLeft w:val="640"/>
          <w:marRight w:val="0"/>
          <w:marTop w:val="0"/>
          <w:marBottom w:val="0"/>
          <w:divBdr>
            <w:top w:val="none" w:sz="0" w:space="0" w:color="auto"/>
            <w:left w:val="none" w:sz="0" w:space="0" w:color="auto"/>
            <w:bottom w:val="none" w:sz="0" w:space="0" w:color="auto"/>
            <w:right w:val="none" w:sz="0" w:space="0" w:color="auto"/>
          </w:divBdr>
        </w:div>
        <w:div w:id="196740829">
          <w:marLeft w:val="640"/>
          <w:marRight w:val="0"/>
          <w:marTop w:val="0"/>
          <w:marBottom w:val="0"/>
          <w:divBdr>
            <w:top w:val="none" w:sz="0" w:space="0" w:color="auto"/>
            <w:left w:val="none" w:sz="0" w:space="0" w:color="auto"/>
            <w:bottom w:val="none" w:sz="0" w:space="0" w:color="auto"/>
            <w:right w:val="none" w:sz="0" w:space="0" w:color="auto"/>
          </w:divBdr>
        </w:div>
        <w:div w:id="1482774331">
          <w:marLeft w:val="640"/>
          <w:marRight w:val="0"/>
          <w:marTop w:val="0"/>
          <w:marBottom w:val="0"/>
          <w:divBdr>
            <w:top w:val="none" w:sz="0" w:space="0" w:color="auto"/>
            <w:left w:val="none" w:sz="0" w:space="0" w:color="auto"/>
            <w:bottom w:val="none" w:sz="0" w:space="0" w:color="auto"/>
            <w:right w:val="none" w:sz="0" w:space="0" w:color="auto"/>
          </w:divBdr>
        </w:div>
        <w:div w:id="417408242">
          <w:marLeft w:val="640"/>
          <w:marRight w:val="0"/>
          <w:marTop w:val="0"/>
          <w:marBottom w:val="0"/>
          <w:divBdr>
            <w:top w:val="none" w:sz="0" w:space="0" w:color="auto"/>
            <w:left w:val="none" w:sz="0" w:space="0" w:color="auto"/>
            <w:bottom w:val="none" w:sz="0" w:space="0" w:color="auto"/>
            <w:right w:val="none" w:sz="0" w:space="0" w:color="auto"/>
          </w:divBdr>
        </w:div>
        <w:div w:id="1901552481">
          <w:marLeft w:val="640"/>
          <w:marRight w:val="0"/>
          <w:marTop w:val="0"/>
          <w:marBottom w:val="0"/>
          <w:divBdr>
            <w:top w:val="none" w:sz="0" w:space="0" w:color="auto"/>
            <w:left w:val="none" w:sz="0" w:space="0" w:color="auto"/>
            <w:bottom w:val="none" w:sz="0" w:space="0" w:color="auto"/>
            <w:right w:val="none" w:sz="0" w:space="0" w:color="auto"/>
          </w:divBdr>
        </w:div>
        <w:div w:id="708720081">
          <w:marLeft w:val="640"/>
          <w:marRight w:val="0"/>
          <w:marTop w:val="0"/>
          <w:marBottom w:val="0"/>
          <w:divBdr>
            <w:top w:val="none" w:sz="0" w:space="0" w:color="auto"/>
            <w:left w:val="none" w:sz="0" w:space="0" w:color="auto"/>
            <w:bottom w:val="none" w:sz="0" w:space="0" w:color="auto"/>
            <w:right w:val="none" w:sz="0" w:space="0" w:color="auto"/>
          </w:divBdr>
        </w:div>
        <w:div w:id="1004285308">
          <w:marLeft w:val="640"/>
          <w:marRight w:val="0"/>
          <w:marTop w:val="0"/>
          <w:marBottom w:val="0"/>
          <w:divBdr>
            <w:top w:val="none" w:sz="0" w:space="0" w:color="auto"/>
            <w:left w:val="none" w:sz="0" w:space="0" w:color="auto"/>
            <w:bottom w:val="none" w:sz="0" w:space="0" w:color="auto"/>
            <w:right w:val="none" w:sz="0" w:space="0" w:color="auto"/>
          </w:divBdr>
        </w:div>
        <w:div w:id="2118519085">
          <w:marLeft w:val="640"/>
          <w:marRight w:val="0"/>
          <w:marTop w:val="0"/>
          <w:marBottom w:val="0"/>
          <w:divBdr>
            <w:top w:val="none" w:sz="0" w:space="0" w:color="auto"/>
            <w:left w:val="none" w:sz="0" w:space="0" w:color="auto"/>
            <w:bottom w:val="none" w:sz="0" w:space="0" w:color="auto"/>
            <w:right w:val="none" w:sz="0" w:space="0" w:color="auto"/>
          </w:divBdr>
        </w:div>
        <w:div w:id="139998958">
          <w:marLeft w:val="640"/>
          <w:marRight w:val="0"/>
          <w:marTop w:val="0"/>
          <w:marBottom w:val="0"/>
          <w:divBdr>
            <w:top w:val="none" w:sz="0" w:space="0" w:color="auto"/>
            <w:left w:val="none" w:sz="0" w:space="0" w:color="auto"/>
            <w:bottom w:val="none" w:sz="0" w:space="0" w:color="auto"/>
            <w:right w:val="none" w:sz="0" w:space="0" w:color="auto"/>
          </w:divBdr>
        </w:div>
        <w:div w:id="1609312505">
          <w:marLeft w:val="640"/>
          <w:marRight w:val="0"/>
          <w:marTop w:val="0"/>
          <w:marBottom w:val="0"/>
          <w:divBdr>
            <w:top w:val="none" w:sz="0" w:space="0" w:color="auto"/>
            <w:left w:val="none" w:sz="0" w:space="0" w:color="auto"/>
            <w:bottom w:val="none" w:sz="0" w:space="0" w:color="auto"/>
            <w:right w:val="none" w:sz="0" w:space="0" w:color="auto"/>
          </w:divBdr>
        </w:div>
        <w:div w:id="1950427241">
          <w:marLeft w:val="640"/>
          <w:marRight w:val="0"/>
          <w:marTop w:val="0"/>
          <w:marBottom w:val="0"/>
          <w:divBdr>
            <w:top w:val="none" w:sz="0" w:space="0" w:color="auto"/>
            <w:left w:val="none" w:sz="0" w:space="0" w:color="auto"/>
            <w:bottom w:val="none" w:sz="0" w:space="0" w:color="auto"/>
            <w:right w:val="none" w:sz="0" w:space="0" w:color="auto"/>
          </w:divBdr>
        </w:div>
        <w:div w:id="1583947235">
          <w:marLeft w:val="640"/>
          <w:marRight w:val="0"/>
          <w:marTop w:val="0"/>
          <w:marBottom w:val="0"/>
          <w:divBdr>
            <w:top w:val="none" w:sz="0" w:space="0" w:color="auto"/>
            <w:left w:val="none" w:sz="0" w:space="0" w:color="auto"/>
            <w:bottom w:val="none" w:sz="0" w:space="0" w:color="auto"/>
            <w:right w:val="none" w:sz="0" w:space="0" w:color="auto"/>
          </w:divBdr>
        </w:div>
        <w:div w:id="401176798">
          <w:marLeft w:val="640"/>
          <w:marRight w:val="0"/>
          <w:marTop w:val="0"/>
          <w:marBottom w:val="0"/>
          <w:divBdr>
            <w:top w:val="none" w:sz="0" w:space="0" w:color="auto"/>
            <w:left w:val="none" w:sz="0" w:space="0" w:color="auto"/>
            <w:bottom w:val="none" w:sz="0" w:space="0" w:color="auto"/>
            <w:right w:val="none" w:sz="0" w:space="0" w:color="auto"/>
          </w:divBdr>
        </w:div>
        <w:div w:id="1996252491">
          <w:marLeft w:val="640"/>
          <w:marRight w:val="0"/>
          <w:marTop w:val="0"/>
          <w:marBottom w:val="0"/>
          <w:divBdr>
            <w:top w:val="none" w:sz="0" w:space="0" w:color="auto"/>
            <w:left w:val="none" w:sz="0" w:space="0" w:color="auto"/>
            <w:bottom w:val="none" w:sz="0" w:space="0" w:color="auto"/>
            <w:right w:val="none" w:sz="0" w:space="0" w:color="auto"/>
          </w:divBdr>
        </w:div>
        <w:div w:id="567420671">
          <w:marLeft w:val="640"/>
          <w:marRight w:val="0"/>
          <w:marTop w:val="0"/>
          <w:marBottom w:val="0"/>
          <w:divBdr>
            <w:top w:val="none" w:sz="0" w:space="0" w:color="auto"/>
            <w:left w:val="none" w:sz="0" w:space="0" w:color="auto"/>
            <w:bottom w:val="none" w:sz="0" w:space="0" w:color="auto"/>
            <w:right w:val="none" w:sz="0" w:space="0" w:color="auto"/>
          </w:divBdr>
        </w:div>
        <w:div w:id="399642049">
          <w:marLeft w:val="640"/>
          <w:marRight w:val="0"/>
          <w:marTop w:val="0"/>
          <w:marBottom w:val="0"/>
          <w:divBdr>
            <w:top w:val="none" w:sz="0" w:space="0" w:color="auto"/>
            <w:left w:val="none" w:sz="0" w:space="0" w:color="auto"/>
            <w:bottom w:val="none" w:sz="0" w:space="0" w:color="auto"/>
            <w:right w:val="none" w:sz="0" w:space="0" w:color="auto"/>
          </w:divBdr>
        </w:div>
        <w:div w:id="1143429928">
          <w:marLeft w:val="640"/>
          <w:marRight w:val="0"/>
          <w:marTop w:val="0"/>
          <w:marBottom w:val="0"/>
          <w:divBdr>
            <w:top w:val="none" w:sz="0" w:space="0" w:color="auto"/>
            <w:left w:val="none" w:sz="0" w:space="0" w:color="auto"/>
            <w:bottom w:val="none" w:sz="0" w:space="0" w:color="auto"/>
            <w:right w:val="none" w:sz="0" w:space="0" w:color="auto"/>
          </w:divBdr>
        </w:div>
        <w:div w:id="1025059012">
          <w:marLeft w:val="640"/>
          <w:marRight w:val="0"/>
          <w:marTop w:val="0"/>
          <w:marBottom w:val="0"/>
          <w:divBdr>
            <w:top w:val="none" w:sz="0" w:space="0" w:color="auto"/>
            <w:left w:val="none" w:sz="0" w:space="0" w:color="auto"/>
            <w:bottom w:val="none" w:sz="0" w:space="0" w:color="auto"/>
            <w:right w:val="none" w:sz="0" w:space="0" w:color="auto"/>
          </w:divBdr>
        </w:div>
        <w:div w:id="193737928">
          <w:marLeft w:val="640"/>
          <w:marRight w:val="0"/>
          <w:marTop w:val="0"/>
          <w:marBottom w:val="0"/>
          <w:divBdr>
            <w:top w:val="none" w:sz="0" w:space="0" w:color="auto"/>
            <w:left w:val="none" w:sz="0" w:space="0" w:color="auto"/>
            <w:bottom w:val="none" w:sz="0" w:space="0" w:color="auto"/>
            <w:right w:val="none" w:sz="0" w:space="0" w:color="auto"/>
          </w:divBdr>
        </w:div>
        <w:div w:id="2031493202">
          <w:marLeft w:val="640"/>
          <w:marRight w:val="0"/>
          <w:marTop w:val="0"/>
          <w:marBottom w:val="0"/>
          <w:divBdr>
            <w:top w:val="none" w:sz="0" w:space="0" w:color="auto"/>
            <w:left w:val="none" w:sz="0" w:space="0" w:color="auto"/>
            <w:bottom w:val="none" w:sz="0" w:space="0" w:color="auto"/>
            <w:right w:val="none" w:sz="0" w:space="0" w:color="auto"/>
          </w:divBdr>
        </w:div>
        <w:div w:id="90662556">
          <w:marLeft w:val="640"/>
          <w:marRight w:val="0"/>
          <w:marTop w:val="0"/>
          <w:marBottom w:val="0"/>
          <w:divBdr>
            <w:top w:val="none" w:sz="0" w:space="0" w:color="auto"/>
            <w:left w:val="none" w:sz="0" w:space="0" w:color="auto"/>
            <w:bottom w:val="none" w:sz="0" w:space="0" w:color="auto"/>
            <w:right w:val="none" w:sz="0" w:space="0" w:color="auto"/>
          </w:divBdr>
        </w:div>
        <w:div w:id="207039012">
          <w:marLeft w:val="640"/>
          <w:marRight w:val="0"/>
          <w:marTop w:val="0"/>
          <w:marBottom w:val="0"/>
          <w:divBdr>
            <w:top w:val="none" w:sz="0" w:space="0" w:color="auto"/>
            <w:left w:val="none" w:sz="0" w:space="0" w:color="auto"/>
            <w:bottom w:val="none" w:sz="0" w:space="0" w:color="auto"/>
            <w:right w:val="none" w:sz="0" w:space="0" w:color="auto"/>
          </w:divBdr>
        </w:div>
        <w:div w:id="838889703">
          <w:marLeft w:val="640"/>
          <w:marRight w:val="0"/>
          <w:marTop w:val="0"/>
          <w:marBottom w:val="0"/>
          <w:divBdr>
            <w:top w:val="none" w:sz="0" w:space="0" w:color="auto"/>
            <w:left w:val="none" w:sz="0" w:space="0" w:color="auto"/>
            <w:bottom w:val="none" w:sz="0" w:space="0" w:color="auto"/>
            <w:right w:val="none" w:sz="0" w:space="0" w:color="auto"/>
          </w:divBdr>
        </w:div>
        <w:div w:id="1937714422">
          <w:marLeft w:val="640"/>
          <w:marRight w:val="0"/>
          <w:marTop w:val="0"/>
          <w:marBottom w:val="0"/>
          <w:divBdr>
            <w:top w:val="none" w:sz="0" w:space="0" w:color="auto"/>
            <w:left w:val="none" w:sz="0" w:space="0" w:color="auto"/>
            <w:bottom w:val="none" w:sz="0" w:space="0" w:color="auto"/>
            <w:right w:val="none" w:sz="0" w:space="0" w:color="auto"/>
          </w:divBdr>
        </w:div>
        <w:div w:id="1825463768">
          <w:marLeft w:val="640"/>
          <w:marRight w:val="0"/>
          <w:marTop w:val="0"/>
          <w:marBottom w:val="0"/>
          <w:divBdr>
            <w:top w:val="none" w:sz="0" w:space="0" w:color="auto"/>
            <w:left w:val="none" w:sz="0" w:space="0" w:color="auto"/>
            <w:bottom w:val="none" w:sz="0" w:space="0" w:color="auto"/>
            <w:right w:val="none" w:sz="0" w:space="0" w:color="auto"/>
          </w:divBdr>
        </w:div>
        <w:div w:id="1457094437">
          <w:marLeft w:val="640"/>
          <w:marRight w:val="0"/>
          <w:marTop w:val="0"/>
          <w:marBottom w:val="0"/>
          <w:divBdr>
            <w:top w:val="none" w:sz="0" w:space="0" w:color="auto"/>
            <w:left w:val="none" w:sz="0" w:space="0" w:color="auto"/>
            <w:bottom w:val="none" w:sz="0" w:space="0" w:color="auto"/>
            <w:right w:val="none" w:sz="0" w:space="0" w:color="auto"/>
          </w:divBdr>
        </w:div>
        <w:div w:id="1578394931">
          <w:marLeft w:val="640"/>
          <w:marRight w:val="0"/>
          <w:marTop w:val="0"/>
          <w:marBottom w:val="0"/>
          <w:divBdr>
            <w:top w:val="none" w:sz="0" w:space="0" w:color="auto"/>
            <w:left w:val="none" w:sz="0" w:space="0" w:color="auto"/>
            <w:bottom w:val="none" w:sz="0" w:space="0" w:color="auto"/>
            <w:right w:val="none" w:sz="0" w:space="0" w:color="auto"/>
          </w:divBdr>
        </w:div>
        <w:div w:id="2022850666">
          <w:marLeft w:val="640"/>
          <w:marRight w:val="0"/>
          <w:marTop w:val="0"/>
          <w:marBottom w:val="0"/>
          <w:divBdr>
            <w:top w:val="none" w:sz="0" w:space="0" w:color="auto"/>
            <w:left w:val="none" w:sz="0" w:space="0" w:color="auto"/>
            <w:bottom w:val="none" w:sz="0" w:space="0" w:color="auto"/>
            <w:right w:val="none" w:sz="0" w:space="0" w:color="auto"/>
          </w:divBdr>
        </w:div>
        <w:div w:id="780031538">
          <w:marLeft w:val="640"/>
          <w:marRight w:val="0"/>
          <w:marTop w:val="0"/>
          <w:marBottom w:val="0"/>
          <w:divBdr>
            <w:top w:val="none" w:sz="0" w:space="0" w:color="auto"/>
            <w:left w:val="none" w:sz="0" w:space="0" w:color="auto"/>
            <w:bottom w:val="none" w:sz="0" w:space="0" w:color="auto"/>
            <w:right w:val="none" w:sz="0" w:space="0" w:color="auto"/>
          </w:divBdr>
        </w:div>
        <w:div w:id="1582520506">
          <w:marLeft w:val="640"/>
          <w:marRight w:val="0"/>
          <w:marTop w:val="0"/>
          <w:marBottom w:val="0"/>
          <w:divBdr>
            <w:top w:val="none" w:sz="0" w:space="0" w:color="auto"/>
            <w:left w:val="none" w:sz="0" w:space="0" w:color="auto"/>
            <w:bottom w:val="none" w:sz="0" w:space="0" w:color="auto"/>
            <w:right w:val="none" w:sz="0" w:space="0" w:color="auto"/>
          </w:divBdr>
        </w:div>
        <w:div w:id="2098750847">
          <w:marLeft w:val="640"/>
          <w:marRight w:val="0"/>
          <w:marTop w:val="0"/>
          <w:marBottom w:val="0"/>
          <w:divBdr>
            <w:top w:val="none" w:sz="0" w:space="0" w:color="auto"/>
            <w:left w:val="none" w:sz="0" w:space="0" w:color="auto"/>
            <w:bottom w:val="none" w:sz="0" w:space="0" w:color="auto"/>
            <w:right w:val="none" w:sz="0" w:space="0" w:color="auto"/>
          </w:divBdr>
        </w:div>
      </w:divsChild>
    </w:div>
    <w:div w:id="1710448965">
      <w:bodyDiv w:val="1"/>
      <w:marLeft w:val="0"/>
      <w:marRight w:val="0"/>
      <w:marTop w:val="0"/>
      <w:marBottom w:val="0"/>
      <w:divBdr>
        <w:top w:val="none" w:sz="0" w:space="0" w:color="auto"/>
        <w:left w:val="none" w:sz="0" w:space="0" w:color="auto"/>
        <w:bottom w:val="none" w:sz="0" w:space="0" w:color="auto"/>
        <w:right w:val="none" w:sz="0" w:space="0" w:color="auto"/>
      </w:divBdr>
    </w:div>
    <w:div w:id="1719862103">
      <w:bodyDiv w:val="1"/>
      <w:marLeft w:val="0"/>
      <w:marRight w:val="0"/>
      <w:marTop w:val="0"/>
      <w:marBottom w:val="0"/>
      <w:divBdr>
        <w:top w:val="none" w:sz="0" w:space="0" w:color="auto"/>
        <w:left w:val="none" w:sz="0" w:space="0" w:color="auto"/>
        <w:bottom w:val="none" w:sz="0" w:space="0" w:color="auto"/>
        <w:right w:val="none" w:sz="0" w:space="0" w:color="auto"/>
      </w:divBdr>
      <w:divsChild>
        <w:div w:id="643002734">
          <w:marLeft w:val="640"/>
          <w:marRight w:val="0"/>
          <w:marTop w:val="0"/>
          <w:marBottom w:val="0"/>
          <w:divBdr>
            <w:top w:val="none" w:sz="0" w:space="0" w:color="auto"/>
            <w:left w:val="none" w:sz="0" w:space="0" w:color="auto"/>
            <w:bottom w:val="none" w:sz="0" w:space="0" w:color="auto"/>
            <w:right w:val="none" w:sz="0" w:space="0" w:color="auto"/>
          </w:divBdr>
        </w:div>
        <w:div w:id="800881272">
          <w:marLeft w:val="640"/>
          <w:marRight w:val="0"/>
          <w:marTop w:val="0"/>
          <w:marBottom w:val="0"/>
          <w:divBdr>
            <w:top w:val="none" w:sz="0" w:space="0" w:color="auto"/>
            <w:left w:val="none" w:sz="0" w:space="0" w:color="auto"/>
            <w:bottom w:val="none" w:sz="0" w:space="0" w:color="auto"/>
            <w:right w:val="none" w:sz="0" w:space="0" w:color="auto"/>
          </w:divBdr>
        </w:div>
        <w:div w:id="223378290">
          <w:marLeft w:val="640"/>
          <w:marRight w:val="0"/>
          <w:marTop w:val="0"/>
          <w:marBottom w:val="0"/>
          <w:divBdr>
            <w:top w:val="none" w:sz="0" w:space="0" w:color="auto"/>
            <w:left w:val="none" w:sz="0" w:space="0" w:color="auto"/>
            <w:bottom w:val="none" w:sz="0" w:space="0" w:color="auto"/>
            <w:right w:val="none" w:sz="0" w:space="0" w:color="auto"/>
          </w:divBdr>
        </w:div>
        <w:div w:id="1869180578">
          <w:marLeft w:val="640"/>
          <w:marRight w:val="0"/>
          <w:marTop w:val="0"/>
          <w:marBottom w:val="0"/>
          <w:divBdr>
            <w:top w:val="none" w:sz="0" w:space="0" w:color="auto"/>
            <w:left w:val="none" w:sz="0" w:space="0" w:color="auto"/>
            <w:bottom w:val="none" w:sz="0" w:space="0" w:color="auto"/>
            <w:right w:val="none" w:sz="0" w:space="0" w:color="auto"/>
          </w:divBdr>
        </w:div>
        <w:div w:id="1569027520">
          <w:marLeft w:val="640"/>
          <w:marRight w:val="0"/>
          <w:marTop w:val="0"/>
          <w:marBottom w:val="0"/>
          <w:divBdr>
            <w:top w:val="none" w:sz="0" w:space="0" w:color="auto"/>
            <w:left w:val="none" w:sz="0" w:space="0" w:color="auto"/>
            <w:bottom w:val="none" w:sz="0" w:space="0" w:color="auto"/>
            <w:right w:val="none" w:sz="0" w:space="0" w:color="auto"/>
          </w:divBdr>
        </w:div>
        <w:div w:id="1988244032">
          <w:marLeft w:val="640"/>
          <w:marRight w:val="0"/>
          <w:marTop w:val="0"/>
          <w:marBottom w:val="0"/>
          <w:divBdr>
            <w:top w:val="none" w:sz="0" w:space="0" w:color="auto"/>
            <w:left w:val="none" w:sz="0" w:space="0" w:color="auto"/>
            <w:bottom w:val="none" w:sz="0" w:space="0" w:color="auto"/>
            <w:right w:val="none" w:sz="0" w:space="0" w:color="auto"/>
          </w:divBdr>
        </w:div>
        <w:div w:id="1515728468">
          <w:marLeft w:val="640"/>
          <w:marRight w:val="0"/>
          <w:marTop w:val="0"/>
          <w:marBottom w:val="0"/>
          <w:divBdr>
            <w:top w:val="none" w:sz="0" w:space="0" w:color="auto"/>
            <w:left w:val="none" w:sz="0" w:space="0" w:color="auto"/>
            <w:bottom w:val="none" w:sz="0" w:space="0" w:color="auto"/>
            <w:right w:val="none" w:sz="0" w:space="0" w:color="auto"/>
          </w:divBdr>
        </w:div>
        <w:div w:id="1813450311">
          <w:marLeft w:val="640"/>
          <w:marRight w:val="0"/>
          <w:marTop w:val="0"/>
          <w:marBottom w:val="0"/>
          <w:divBdr>
            <w:top w:val="none" w:sz="0" w:space="0" w:color="auto"/>
            <w:left w:val="none" w:sz="0" w:space="0" w:color="auto"/>
            <w:bottom w:val="none" w:sz="0" w:space="0" w:color="auto"/>
            <w:right w:val="none" w:sz="0" w:space="0" w:color="auto"/>
          </w:divBdr>
        </w:div>
        <w:div w:id="1141382556">
          <w:marLeft w:val="640"/>
          <w:marRight w:val="0"/>
          <w:marTop w:val="0"/>
          <w:marBottom w:val="0"/>
          <w:divBdr>
            <w:top w:val="none" w:sz="0" w:space="0" w:color="auto"/>
            <w:left w:val="none" w:sz="0" w:space="0" w:color="auto"/>
            <w:bottom w:val="none" w:sz="0" w:space="0" w:color="auto"/>
            <w:right w:val="none" w:sz="0" w:space="0" w:color="auto"/>
          </w:divBdr>
        </w:div>
        <w:div w:id="1938783645">
          <w:marLeft w:val="640"/>
          <w:marRight w:val="0"/>
          <w:marTop w:val="0"/>
          <w:marBottom w:val="0"/>
          <w:divBdr>
            <w:top w:val="none" w:sz="0" w:space="0" w:color="auto"/>
            <w:left w:val="none" w:sz="0" w:space="0" w:color="auto"/>
            <w:bottom w:val="none" w:sz="0" w:space="0" w:color="auto"/>
            <w:right w:val="none" w:sz="0" w:space="0" w:color="auto"/>
          </w:divBdr>
        </w:div>
        <w:div w:id="722751585">
          <w:marLeft w:val="640"/>
          <w:marRight w:val="0"/>
          <w:marTop w:val="0"/>
          <w:marBottom w:val="0"/>
          <w:divBdr>
            <w:top w:val="none" w:sz="0" w:space="0" w:color="auto"/>
            <w:left w:val="none" w:sz="0" w:space="0" w:color="auto"/>
            <w:bottom w:val="none" w:sz="0" w:space="0" w:color="auto"/>
            <w:right w:val="none" w:sz="0" w:space="0" w:color="auto"/>
          </w:divBdr>
        </w:div>
        <w:div w:id="667438598">
          <w:marLeft w:val="640"/>
          <w:marRight w:val="0"/>
          <w:marTop w:val="0"/>
          <w:marBottom w:val="0"/>
          <w:divBdr>
            <w:top w:val="none" w:sz="0" w:space="0" w:color="auto"/>
            <w:left w:val="none" w:sz="0" w:space="0" w:color="auto"/>
            <w:bottom w:val="none" w:sz="0" w:space="0" w:color="auto"/>
            <w:right w:val="none" w:sz="0" w:space="0" w:color="auto"/>
          </w:divBdr>
        </w:div>
        <w:div w:id="1261254202">
          <w:marLeft w:val="640"/>
          <w:marRight w:val="0"/>
          <w:marTop w:val="0"/>
          <w:marBottom w:val="0"/>
          <w:divBdr>
            <w:top w:val="none" w:sz="0" w:space="0" w:color="auto"/>
            <w:left w:val="none" w:sz="0" w:space="0" w:color="auto"/>
            <w:bottom w:val="none" w:sz="0" w:space="0" w:color="auto"/>
            <w:right w:val="none" w:sz="0" w:space="0" w:color="auto"/>
          </w:divBdr>
        </w:div>
        <w:div w:id="1501971553">
          <w:marLeft w:val="640"/>
          <w:marRight w:val="0"/>
          <w:marTop w:val="0"/>
          <w:marBottom w:val="0"/>
          <w:divBdr>
            <w:top w:val="none" w:sz="0" w:space="0" w:color="auto"/>
            <w:left w:val="none" w:sz="0" w:space="0" w:color="auto"/>
            <w:bottom w:val="none" w:sz="0" w:space="0" w:color="auto"/>
            <w:right w:val="none" w:sz="0" w:space="0" w:color="auto"/>
          </w:divBdr>
        </w:div>
        <w:div w:id="1563826521">
          <w:marLeft w:val="640"/>
          <w:marRight w:val="0"/>
          <w:marTop w:val="0"/>
          <w:marBottom w:val="0"/>
          <w:divBdr>
            <w:top w:val="none" w:sz="0" w:space="0" w:color="auto"/>
            <w:left w:val="none" w:sz="0" w:space="0" w:color="auto"/>
            <w:bottom w:val="none" w:sz="0" w:space="0" w:color="auto"/>
            <w:right w:val="none" w:sz="0" w:space="0" w:color="auto"/>
          </w:divBdr>
        </w:div>
        <w:div w:id="41752372">
          <w:marLeft w:val="640"/>
          <w:marRight w:val="0"/>
          <w:marTop w:val="0"/>
          <w:marBottom w:val="0"/>
          <w:divBdr>
            <w:top w:val="none" w:sz="0" w:space="0" w:color="auto"/>
            <w:left w:val="none" w:sz="0" w:space="0" w:color="auto"/>
            <w:bottom w:val="none" w:sz="0" w:space="0" w:color="auto"/>
            <w:right w:val="none" w:sz="0" w:space="0" w:color="auto"/>
          </w:divBdr>
        </w:div>
        <w:div w:id="608052029">
          <w:marLeft w:val="640"/>
          <w:marRight w:val="0"/>
          <w:marTop w:val="0"/>
          <w:marBottom w:val="0"/>
          <w:divBdr>
            <w:top w:val="none" w:sz="0" w:space="0" w:color="auto"/>
            <w:left w:val="none" w:sz="0" w:space="0" w:color="auto"/>
            <w:bottom w:val="none" w:sz="0" w:space="0" w:color="auto"/>
            <w:right w:val="none" w:sz="0" w:space="0" w:color="auto"/>
          </w:divBdr>
        </w:div>
      </w:divsChild>
    </w:div>
    <w:div w:id="1746146849">
      <w:bodyDiv w:val="1"/>
      <w:marLeft w:val="0"/>
      <w:marRight w:val="0"/>
      <w:marTop w:val="0"/>
      <w:marBottom w:val="0"/>
      <w:divBdr>
        <w:top w:val="none" w:sz="0" w:space="0" w:color="auto"/>
        <w:left w:val="none" w:sz="0" w:space="0" w:color="auto"/>
        <w:bottom w:val="none" w:sz="0" w:space="0" w:color="auto"/>
        <w:right w:val="none" w:sz="0" w:space="0" w:color="auto"/>
      </w:divBdr>
      <w:divsChild>
        <w:div w:id="1098327818">
          <w:marLeft w:val="640"/>
          <w:marRight w:val="0"/>
          <w:marTop w:val="0"/>
          <w:marBottom w:val="0"/>
          <w:divBdr>
            <w:top w:val="none" w:sz="0" w:space="0" w:color="auto"/>
            <w:left w:val="none" w:sz="0" w:space="0" w:color="auto"/>
            <w:bottom w:val="none" w:sz="0" w:space="0" w:color="auto"/>
            <w:right w:val="none" w:sz="0" w:space="0" w:color="auto"/>
          </w:divBdr>
        </w:div>
        <w:div w:id="365525275">
          <w:marLeft w:val="640"/>
          <w:marRight w:val="0"/>
          <w:marTop w:val="0"/>
          <w:marBottom w:val="0"/>
          <w:divBdr>
            <w:top w:val="none" w:sz="0" w:space="0" w:color="auto"/>
            <w:left w:val="none" w:sz="0" w:space="0" w:color="auto"/>
            <w:bottom w:val="none" w:sz="0" w:space="0" w:color="auto"/>
            <w:right w:val="none" w:sz="0" w:space="0" w:color="auto"/>
          </w:divBdr>
        </w:div>
        <w:div w:id="1970667945">
          <w:marLeft w:val="640"/>
          <w:marRight w:val="0"/>
          <w:marTop w:val="0"/>
          <w:marBottom w:val="0"/>
          <w:divBdr>
            <w:top w:val="none" w:sz="0" w:space="0" w:color="auto"/>
            <w:left w:val="none" w:sz="0" w:space="0" w:color="auto"/>
            <w:bottom w:val="none" w:sz="0" w:space="0" w:color="auto"/>
            <w:right w:val="none" w:sz="0" w:space="0" w:color="auto"/>
          </w:divBdr>
        </w:div>
        <w:div w:id="1303854330">
          <w:marLeft w:val="640"/>
          <w:marRight w:val="0"/>
          <w:marTop w:val="0"/>
          <w:marBottom w:val="0"/>
          <w:divBdr>
            <w:top w:val="none" w:sz="0" w:space="0" w:color="auto"/>
            <w:left w:val="none" w:sz="0" w:space="0" w:color="auto"/>
            <w:bottom w:val="none" w:sz="0" w:space="0" w:color="auto"/>
            <w:right w:val="none" w:sz="0" w:space="0" w:color="auto"/>
          </w:divBdr>
        </w:div>
        <w:div w:id="1501699070">
          <w:marLeft w:val="640"/>
          <w:marRight w:val="0"/>
          <w:marTop w:val="0"/>
          <w:marBottom w:val="0"/>
          <w:divBdr>
            <w:top w:val="none" w:sz="0" w:space="0" w:color="auto"/>
            <w:left w:val="none" w:sz="0" w:space="0" w:color="auto"/>
            <w:bottom w:val="none" w:sz="0" w:space="0" w:color="auto"/>
            <w:right w:val="none" w:sz="0" w:space="0" w:color="auto"/>
          </w:divBdr>
        </w:div>
        <w:div w:id="65929274">
          <w:marLeft w:val="640"/>
          <w:marRight w:val="0"/>
          <w:marTop w:val="0"/>
          <w:marBottom w:val="0"/>
          <w:divBdr>
            <w:top w:val="none" w:sz="0" w:space="0" w:color="auto"/>
            <w:left w:val="none" w:sz="0" w:space="0" w:color="auto"/>
            <w:bottom w:val="none" w:sz="0" w:space="0" w:color="auto"/>
            <w:right w:val="none" w:sz="0" w:space="0" w:color="auto"/>
          </w:divBdr>
        </w:div>
        <w:div w:id="1126697213">
          <w:marLeft w:val="640"/>
          <w:marRight w:val="0"/>
          <w:marTop w:val="0"/>
          <w:marBottom w:val="0"/>
          <w:divBdr>
            <w:top w:val="none" w:sz="0" w:space="0" w:color="auto"/>
            <w:left w:val="none" w:sz="0" w:space="0" w:color="auto"/>
            <w:bottom w:val="none" w:sz="0" w:space="0" w:color="auto"/>
            <w:right w:val="none" w:sz="0" w:space="0" w:color="auto"/>
          </w:divBdr>
        </w:div>
        <w:div w:id="1410887891">
          <w:marLeft w:val="640"/>
          <w:marRight w:val="0"/>
          <w:marTop w:val="0"/>
          <w:marBottom w:val="0"/>
          <w:divBdr>
            <w:top w:val="none" w:sz="0" w:space="0" w:color="auto"/>
            <w:left w:val="none" w:sz="0" w:space="0" w:color="auto"/>
            <w:bottom w:val="none" w:sz="0" w:space="0" w:color="auto"/>
            <w:right w:val="none" w:sz="0" w:space="0" w:color="auto"/>
          </w:divBdr>
        </w:div>
        <w:div w:id="2120756200">
          <w:marLeft w:val="640"/>
          <w:marRight w:val="0"/>
          <w:marTop w:val="0"/>
          <w:marBottom w:val="0"/>
          <w:divBdr>
            <w:top w:val="none" w:sz="0" w:space="0" w:color="auto"/>
            <w:left w:val="none" w:sz="0" w:space="0" w:color="auto"/>
            <w:bottom w:val="none" w:sz="0" w:space="0" w:color="auto"/>
            <w:right w:val="none" w:sz="0" w:space="0" w:color="auto"/>
          </w:divBdr>
        </w:div>
        <w:div w:id="961422670">
          <w:marLeft w:val="640"/>
          <w:marRight w:val="0"/>
          <w:marTop w:val="0"/>
          <w:marBottom w:val="0"/>
          <w:divBdr>
            <w:top w:val="none" w:sz="0" w:space="0" w:color="auto"/>
            <w:left w:val="none" w:sz="0" w:space="0" w:color="auto"/>
            <w:bottom w:val="none" w:sz="0" w:space="0" w:color="auto"/>
            <w:right w:val="none" w:sz="0" w:space="0" w:color="auto"/>
          </w:divBdr>
        </w:div>
        <w:div w:id="1178152362">
          <w:marLeft w:val="640"/>
          <w:marRight w:val="0"/>
          <w:marTop w:val="0"/>
          <w:marBottom w:val="0"/>
          <w:divBdr>
            <w:top w:val="none" w:sz="0" w:space="0" w:color="auto"/>
            <w:left w:val="none" w:sz="0" w:space="0" w:color="auto"/>
            <w:bottom w:val="none" w:sz="0" w:space="0" w:color="auto"/>
            <w:right w:val="none" w:sz="0" w:space="0" w:color="auto"/>
          </w:divBdr>
        </w:div>
        <w:div w:id="530264134">
          <w:marLeft w:val="640"/>
          <w:marRight w:val="0"/>
          <w:marTop w:val="0"/>
          <w:marBottom w:val="0"/>
          <w:divBdr>
            <w:top w:val="none" w:sz="0" w:space="0" w:color="auto"/>
            <w:left w:val="none" w:sz="0" w:space="0" w:color="auto"/>
            <w:bottom w:val="none" w:sz="0" w:space="0" w:color="auto"/>
            <w:right w:val="none" w:sz="0" w:space="0" w:color="auto"/>
          </w:divBdr>
        </w:div>
        <w:div w:id="2059015157">
          <w:marLeft w:val="640"/>
          <w:marRight w:val="0"/>
          <w:marTop w:val="0"/>
          <w:marBottom w:val="0"/>
          <w:divBdr>
            <w:top w:val="none" w:sz="0" w:space="0" w:color="auto"/>
            <w:left w:val="none" w:sz="0" w:space="0" w:color="auto"/>
            <w:bottom w:val="none" w:sz="0" w:space="0" w:color="auto"/>
            <w:right w:val="none" w:sz="0" w:space="0" w:color="auto"/>
          </w:divBdr>
        </w:div>
        <w:div w:id="1360887599">
          <w:marLeft w:val="640"/>
          <w:marRight w:val="0"/>
          <w:marTop w:val="0"/>
          <w:marBottom w:val="0"/>
          <w:divBdr>
            <w:top w:val="none" w:sz="0" w:space="0" w:color="auto"/>
            <w:left w:val="none" w:sz="0" w:space="0" w:color="auto"/>
            <w:bottom w:val="none" w:sz="0" w:space="0" w:color="auto"/>
            <w:right w:val="none" w:sz="0" w:space="0" w:color="auto"/>
          </w:divBdr>
        </w:div>
        <w:div w:id="95180139">
          <w:marLeft w:val="640"/>
          <w:marRight w:val="0"/>
          <w:marTop w:val="0"/>
          <w:marBottom w:val="0"/>
          <w:divBdr>
            <w:top w:val="none" w:sz="0" w:space="0" w:color="auto"/>
            <w:left w:val="none" w:sz="0" w:space="0" w:color="auto"/>
            <w:bottom w:val="none" w:sz="0" w:space="0" w:color="auto"/>
            <w:right w:val="none" w:sz="0" w:space="0" w:color="auto"/>
          </w:divBdr>
        </w:div>
        <w:div w:id="50082093">
          <w:marLeft w:val="640"/>
          <w:marRight w:val="0"/>
          <w:marTop w:val="0"/>
          <w:marBottom w:val="0"/>
          <w:divBdr>
            <w:top w:val="none" w:sz="0" w:space="0" w:color="auto"/>
            <w:left w:val="none" w:sz="0" w:space="0" w:color="auto"/>
            <w:bottom w:val="none" w:sz="0" w:space="0" w:color="auto"/>
            <w:right w:val="none" w:sz="0" w:space="0" w:color="auto"/>
          </w:divBdr>
        </w:div>
        <w:div w:id="340395473">
          <w:marLeft w:val="640"/>
          <w:marRight w:val="0"/>
          <w:marTop w:val="0"/>
          <w:marBottom w:val="0"/>
          <w:divBdr>
            <w:top w:val="none" w:sz="0" w:space="0" w:color="auto"/>
            <w:left w:val="none" w:sz="0" w:space="0" w:color="auto"/>
            <w:bottom w:val="none" w:sz="0" w:space="0" w:color="auto"/>
            <w:right w:val="none" w:sz="0" w:space="0" w:color="auto"/>
          </w:divBdr>
        </w:div>
        <w:div w:id="22563966">
          <w:marLeft w:val="640"/>
          <w:marRight w:val="0"/>
          <w:marTop w:val="0"/>
          <w:marBottom w:val="0"/>
          <w:divBdr>
            <w:top w:val="none" w:sz="0" w:space="0" w:color="auto"/>
            <w:left w:val="none" w:sz="0" w:space="0" w:color="auto"/>
            <w:bottom w:val="none" w:sz="0" w:space="0" w:color="auto"/>
            <w:right w:val="none" w:sz="0" w:space="0" w:color="auto"/>
          </w:divBdr>
        </w:div>
        <w:div w:id="1142119131">
          <w:marLeft w:val="640"/>
          <w:marRight w:val="0"/>
          <w:marTop w:val="0"/>
          <w:marBottom w:val="0"/>
          <w:divBdr>
            <w:top w:val="none" w:sz="0" w:space="0" w:color="auto"/>
            <w:left w:val="none" w:sz="0" w:space="0" w:color="auto"/>
            <w:bottom w:val="none" w:sz="0" w:space="0" w:color="auto"/>
            <w:right w:val="none" w:sz="0" w:space="0" w:color="auto"/>
          </w:divBdr>
        </w:div>
        <w:div w:id="475268546">
          <w:marLeft w:val="640"/>
          <w:marRight w:val="0"/>
          <w:marTop w:val="0"/>
          <w:marBottom w:val="0"/>
          <w:divBdr>
            <w:top w:val="none" w:sz="0" w:space="0" w:color="auto"/>
            <w:left w:val="none" w:sz="0" w:space="0" w:color="auto"/>
            <w:bottom w:val="none" w:sz="0" w:space="0" w:color="auto"/>
            <w:right w:val="none" w:sz="0" w:space="0" w:color="auto"/>
          </w:divBdr>
        </w:div>
        <w:div w:id="361977757">
          <w:marLeft w:val="640"/>
          <w:marRight w:val="0"/>
          <w:marTop w:val="0"/>
          <w:marBottom w:val="0"/>
          <w:divBdr>
            <w:top w:val="none" w:sz="0" w:space="0" w:color="auto"/>
            <w:left w:val="none" w:sz="0" w:space="0" w:color="auto"/>
            <w:bottom w:val="none" w:sz="0" w:space="0" w:color="auto"/>
            <w:right w:val="none" w:sz="0" w:space="0" w:color="auto"/>
          </w:divBdr>
        </w:div>
        <w:div w:id="682047373">
          <w:marLeft w:val="640"/>
          <w:marRight w:val="0"/>
          <w:marTop w:val="0"/>
          <w:marBottom w:val="0"/>
          <w:divBdr>
            <w:top w:val="none" w:sz="0" w:space="0" w:color="auto"/>
            <w:left w:val="none" w:sz="0" w:space="0" w:color="auto"/>
            <w:bottom w:val="none" w:sz="0" w:space="0" w:color="auto"/>
            <w:right w:val="none" w:sz="0" w:space="0" w:color="auto"/>
          </w:divBdr>
        </w:div>
        <w:div w:id="1728216893">
          <w:marLeft w:val="640"/>
          <w:marRight w:val="0"/>
          <w:marTop w:val="0"/>
          <w:marBottom w:val="0"/>
          <w:divBdr>
            <w:top w:val="none" w:sz="0" w:space="0" w:color="auto"/>
            <w:left w:val="none" w:sz="0" w:space="0" w:color="auto"/>
            <w:bottom w:val="none" w:sz="0" w:space="0" w:color="auto"/>
            <w:right w:val="none" w:sz="0" w:space="0" w:color="auto"/>
          </w:divBdr>
        </w:div>
        <w:div w:id="534005429">
          <w:marLeft w:val="640"/>
          <w:marRight w:val="0"/>
          <w:marTop w:val="0"/>
          <w:marBottom w:val="0"/>
          <w:divBdr>
            <w:top w:val="none" w:sz="0" w:space="0" w:color="auto"/>
            <w:left w:val="none" w:sz="0" w:space="0" w:color="auto"/>
            <w:bottom w:val="none" w:sz="0" w:space="0" w:color="auto"/>
            <w:right w:val="none" w:sz="0" w:space="0" w:color="auto"/>
          </w:divBdr>
        </w:div>
        <w:div w:id="194391165">
          <w:marLeft w:val="640"/>
          <w:marRight w:val="0"/>
          <w:marTop w:val="0"/>
          <w:marBottom w:val="0"/>
          <w:divBdr>
            <w:top w:val="none" w:sz="0" w:space="0" w:color="auto"/>
            <w:left w:val="none" w:sz="0" w:space="0" w:color="auto"/>
            <w:bottom w:val="none" w:sz="0" w:space="0" w:color="auto"/>
            <w:right w:val="none" w:sz="0" w:space="0" w:color="auto"/>
          </w:divBdr>
        </w:div>
        <w:div w:id="1266694589">
          <w:marLeft w:val="640"/>
          <w:marRight w:val="0"/>
          <w:marTop w:val="0"/>
          <w:marBottom w:val="0"/>
          <w:divBdr>
            <w:top w:val="none" w:sz="0" w:space="0" w:color="auto"/>
            <w:left w:val="none" w:sz="0" w:space="0" w:color="auto"/>
            <w:bottom w:val="none" w:sz="0" w:space="0" w:color="auto"/>
            <w:right w:val="none" w:sz="0" w:space="0" w:color="auto"/>
          </w:divBdr>
        </w:div>
        <w:div w:id="2116443843">
          <w:marLeft w:val="640"/>
          <w:marRight w:val="0"/>
          <w:marTop w:val="0"/>
          <w:marBottom w:val="0"/>
          <w:divBdr>
            <w:top w:val="none" w:sz="0" w:space="0" w:color="auto"/>
            <w:left w:val="none" w:sz="0" w:space="0" w:color="auto"/>
            <w:bottom w:val="none" w:sz="0" w:space="0" w:color="auto"/>
            <w:right w:val="none" w:sz="0" w:space="0" w:color="auto"/>
          </w:divBdr>
        </w:div>
        <w:div w:id="1940983458">
          <w:marLeft w:val="640"/>
          <w:marRight w:val="0"/>
          <w:marTop w:val="0"/>
          <w:marBottom w:val="0"/>
          <w:divBdr>
            <w:top w:val="none" w:sz="0" w:space="0" w:color="auto"/>
            <w:left w:val="none" w:sz="0" w:space="0" w:color="auto"/>
            <w:bottom w:val="none" w:sz="0" w:space="0" w:color="auto"/>
            <w:right w:val="none" w:sz="0" w:space="0" w:color="auto"/>
          </w:divBdr>
        </w:div>
        <w:div w:id="1745487349">
          <w:marLeft w:val="640"/>
          <w:marRight w:val="0"/>
          <w:marTop w:val="0"/>
          <w:marBottom w:val="0"/>
          <w:divBdr>
            <w:top w:val="none" w:sz="0" w:space="0" w:color="auto"/>
            <w:left w:val="none" w:sz="0" w:space="0" w:color="auto"/>
            <w:bottom w:val="none" w:sz="0" w:space="0" w:color="auto"/>
            <w:right w:val="none" w:sz="0" w:space="0" w:color="auto"/>
          </w:divBdr>
        </w:div>
        <w:div w:id="1539583727">
          <w:marLeft w:val="640"/>
          <w:marRight w:val="0"/>
          <w:marTop w:val="0"/>
          <w:marBottom w:val="0"/>
          <w:divBdr>
            <w:top w:val="none" w:sz="0" w:space="0" w:color="auto"/>
            <w:left w:val="none" w:sz="0" w:space="0" w:color="auto"/>
            <w:bottom w:val="none" w:sz="0" w:space="0" w:color="auto"/>
            <w:right w:val="none" w:sz="0" w:space="0" w:color="auto"/>
          </w:divBdr>
        </w:div>
        <w:div w:id="1764452190">
          <w:marLeft w:val="640"/>
          <w:marRight w:val="0"/>
          <w:marTop w:val="0"/>
          <w:marBottom w:val="0"/>
          <w:divBdr>
            <w:top w:val="none" w:sz="0" w:space="0" w:color="auto"/>
            <w:left w:val="none" w:sz="0" w:space="0" w:color="auto"/>
            <w:bottom w:val="none" w:sz="0" w:space="0" w:color="auto"/>
            <w:right w:val="none" w:sz="0" w:space="0" w:color="auto"/>
          </w:divBdr>
        </w:div>
        <w:div w:id="1084952629">
          <w:marLeft w:val="640"/>
          <w:marRight w:val="0"/>
          <w:marTop w:val="0"/>
          <w:marBottom w:val="0"/>
          <w:divBdr>
            <w:top w:val="none" w:sz="0" w:space="0" w:color="auto"/>
            <w:left w:val="none" w:sz="0" w:space="0" w:color="auto"/>
            <w:bottom w:val="none" w:sz="0" w:space="0" w:color="auto"/>
            <w:right w:val="none" w:sz="0" w:space="0" w:color="auto"/>
          </w:divBdr>
        </w:div>
        <w:div w:id="89200084">
          <w:marLeft w:val="640"/>
          <w:marRight w:val="0"/>
          <w:marTop w:val="0"/>
          <w:marBottom w:val="0"/>
          <w:divBdr>
            <w:top w:val="none" w:sz="0" w:space="0" w:color="auto"/>
            <w:left w:val="none" w:sz="0" w:space="0" w:color="auto"/>
            <w:bottom w:val="none" w:sz="0" w:space="0" w:color="auto"/>
            <w:right w:val="none" w:sz="0" w:space="0" w:color="auto"/>
          </w:divBdr>
        </w:div>
        <w:div w:id="668368056">
          <w:marLeft w:val="640"/>
          <w:marRight w:val="0"/>
          <w:marTop w:val="0"/>
          <w:marBottom w:val="0"/>
          <w:divBdr>
            <w:top w:val="none" w:sz="0" w:space="0" w:color="auto"/>
            <w:left w:val="none" w:sz="0" w:space="0" w:color="auto"/>
            <w:bottom w:val="none" w:sz="0" w:space="0" w:color="auto"/>
            <w:right w:val="none" w:sz="0" w:space="0" w:color="auto"/>
          </w:divBdr>
        </w:div>
        <w:div w:id="1897550381">
          <w:marLeft w:val="640"/>
          <w:marRight w:val="0"/>
          <w:marTop w:val="0"/>
          <w:marBottom w:val="0"/>
          <w:divBdr>
            <w:top w:val="none" w:sz="0" w:space="0" w:color="auto"/>
            <w:left w:val="none" w:sz="0" w:space="0" w:color="auto"/>
            <w:bottom w:val="none" w:sz="0" w:space="0" w:color="auto"/>
            <w:right w:val="none" w:sz="0" w:space="0" w:color="auto"/>
          </w:divBdr>
        </w:div>
        <w:div w:id="1066534885">
          <w:marLeft w:val="640"/>
          <w:marRight w:val="0"/>
          <w:marTop w:val="0"/>
          <w:marBottom w:val="0"/>
          <w:divBdr>
            <w:top w:val="none" w:sz="0" w:space="0" w:color="auto"/>
            <w:left w:val="none" w:sz="0" w:space="0" w:color="auto"/>
            <w:bottom w:val="none" w:sz="0" w:space="0" w:color="auto"/>
            <w:right w:val="none" w:sz="0" w:space="0" w:color="auto"/>
          </w:divBdr>
        </w:div>
        <w:div w:id="1649625432">
          <w:marLeft w:val="640"/>
          <w:marRight w:val="0"/>
          <w:marTop w:val="0"/>
          <w:marBottom w:val="0"/>
          <w:divBdr>
            <w:top w:val="none" w:sz="0" w:space="0" w:color="auto"/>
            <w:left w:val="none" w:sz="0" w:space="0" w:color="auto"/>
            <w:bottom w:val="none" w:sz="0" w:space="0" w:color="auto"/>
            <w:right w:val="none" w:sz="0" w:space="0" w:color="auto"/>
          </w:divBdr>
        </w:div>
        <w:div w:id="1275870316">
          <w:marLeft w:val="640"/>
          <w:marRight w:val="0"/>
          <w:marTop w:val="0"/>
          <w:marBottom w:val="0"/>
          <w:divBdr>
            <w:top w:val="none" w:sz="0" w:space="0" w:color="auto"/>
            <w:left w:val="none" w:sz="0" w:space="0" w:color="auto"/>
            <w:bottom w:val="none" w:sz="0" w:space="0" w:color="auto"/>
            <w:right w:val="none" w:sz="0" w:space="0" w:color="auto"/>
          </w:divBdr>
        </w:div>
        <w:div w:id="1829129816">
          <w:marLeft w:val="640"/>
          <w:marRight w:val="0"/>
          <w:marTop w:val="0"/>
          <w:marBottom w:val="0"/>
          <w:divBdr>
            <w:top w:val="none" w:sz="0" w:space="0" w:color="auto"/>
            <w:left w:val="none" w:sz="0" w:space="0" w:color="auto"/>
            <w:bottom w:val="none" w:sz="0" w:space="0" w:color="auto"/>
            <w:right w:val="none" w:sz="0" w:space="0" w:color="auto"/>
          </w:divBdr>
        </w:div>
        <w:div w:id="1246763754">
          <w:marLeft w:val="640"/>
          <w:marRight w:val="0"/>
          <w:marTop w:val="0"/>
          <w:marBottom w:val="0"/>
          <w:divBdr>
            <w:top w:val="none" w:sz="0" w:space="0" w:color="auto"/>
            <w:left w:val="none" w:sz="0" w:space="0" w:color="auto"/>
            <w:bottom w:val="none" w:sz="0" w:space="0" w:color="auto"/>
            <w:right w:val="none" w:sz="0" w:space="0" w:color="auto"/>
          </w:divBdr>
        </w:div>
        <w:div w:id="430703673">
          <w:marLeft w:val="640"/>
          <w:marRight w:val="0"/>
          <w:marTop w:val="0"/>
          <w:marBottom w:val="0"/>
          <w:divBdr>
            <w:top w:val="none" w:sz="0" w:space="0" w:color="auto"/>
            <w:left w:val="none" w:sz="0" w:space="0" w:color="auto"/>
            <w:bottom w:val="none" w:sz="0" w:space="0" w:color="auto"/>
            <w:right w:val="none" w:sz="0" w:space="0" w:color="auto"/>
          </w:divBdr>
        </w:div>
        <w:div w:id="2131587060">
          <w:marLeft w:val="640"/>
          <w:marRight w:val="0"/>
          <w:marTop w:val="0"/>
          <w:marBottom w:val="0"/>
          <w:divBdr>
            <w:top w:val="none" w:sz="0" w:space="0" w:color="auto"/>
            <w:left w:val="none" w:sz="0" w:space="0" w:color="auto"/>
            <w:bottom w:val="none" w:sz="0" w:space="0" w:color="auto"/>
            <w:right w:val="none" w:sz="0" w:space="0" w:color="auto"/>
          </w:divBdr>
        </w:div>
        <w:div w:id="160314696">
          <w:marLeft w:val="640"/>
          <w:marRight w:val="0"/>
          <w:marTop w:val="0"/>
          <w:marBottom w:val="0"/>
          <w:divBdr>
            <w:top w:val="none" w:sz="0" w:space="0" w:color="auto"/>
            <w:left w:val="none" w:sz="0" w:space="0" w:color="auto"/>
            <w:bottom w:val="none" w:sz="0" w:space="0" w:color="auto"/>
            <w:right w:val="none" w:sz="0" w:space="0" w:color="auto"/>
          </w:divBdr>
        </w:div>
        <w:div w:id="1566643510">
          <w:marLeft w:val="640"/>
          <w:marRight w:val="0"/>
          <w:marTop w:val="0"/>
          <w:marBottom w:val="0"/>
          <w:divBdr>
            <w:top w:val="none" w:sz="0" w:space="0" w:color="auto"/>
            <w:left w:val="none" w:sz="0" w:space="0" w:color="auto"/>
            <w:bottom w:val="none" w:sz="0" w:space="0" w:color="auto"/>
            <w:right w:val="none" w:sz="0" w:space="0" w:color="auto"/>
          </w:divBdr>
        </w:div>
        <w:div w:id="1629780112">
          <w:marLeft w:val="640"/>
          <w:marRight w:val="0"/>
          <w:marTop w:val="0"/>
          <w:marBottom w:val="0"/>
          <w:divBdr>
            <w:top w:val="none" w:sz="0" w:space="0" w:color="auto"/>
            <w:left w:val="none" w:sz="0" w:space="0" w:color="auto"/>
            <w:bottom w:val="none" w:sz="0" w:space="0" w:color="auto"/>
            <w:right w:val="none" w:sz="0" w:space="0" w:color="auto"/>
          </w:divBdr>
        </w:div>
        <w:div w:id="649941693">
          <w:marLeft w:val="640"/>
          <w:marRight w:val="0"/>
          <w:marTop w:val="0"/>
          <w:marBottom w:val="0"/>
          <w:divBdr>
            <w:top w:val="none" w:sz="0" w:space="0" w:color="auto"/>
            <w:left w:val="none" w:sz="0" w:space="0" w:color="auto"/>
            <w:bottom w:val="none" w:sz="0" w:space="0" w:color="auto"/>
            <w:right w:val="none" w:sz="0" w:space="0" w:color="auto"/>
          </w:divBdr>
        </w:div>
        <w:div w:id="1939170257">
          <w:marLeft w:val="640"/>
          <w:marRight w:val="0"/>
          <w:marTop w:val="0"/>
          <w:marBottom w:val="0"/>
          <w:divBdr>
            <w:top w:val="none" w:sz="0" w:space="0" w:color="auto"/>
            <w:left w:val="none" w:sz="0" w:space="0" w:color="auto"/>
            <w:bottom w:val="none" w:sz="0" w:space="0" w:color="auto"/>
            <w:right w:val="none" w:sz="0" w:space="0" w:color="auto"/>
          </w:divBdr>
        </w:div>
      </w:divsChild>
    </w:div>
    <w:div w:id="1748382555">
      <w:bodyDiv w:val="1"/>
      <w:marLeft w:val="0"/>
      <w:marRight w:val="0"/>
      <w:marTop w:val="0"/>
      <w:marBottom w:val="0"/>
      <w:divBdr>
        <w:top w:val="none" w:sz="0" w:space="0" w:color="auto"/>
        <w:left w:val="none" w:sz="0" w:space="0" w:color="auto"/>
        <w:bottom w:val="none" w:sz="0" w:space="0" w:color="auto"/>
        <w:right w:val="none" w:sz="0" w:space="0" w:color="auto"/>
      </w:divBdr>
      <w:divsChild>
        <w:div w:id="1089039199">
          <w:marLeft w:val="640"/>
          <w:marRight w:val="0"/>
          <w:marTop w:val="0"/>
          <w:marBottom w:val="0"/>
          <w:divBdr>
            <w:top w:val="none" w:sz="0" w:space="0" w:color="auto"/>
            <w:left w:val="none" w:sz="0" w:space="0" w:color="auto"/>
            <w:bottom w:val="none" w:sz="0" w:space="0" w:color="auto"/>
            <w:right w:val="none" w:sz="0" w:space="0" w:color="auto"/>
          </w:divBdr>
        </w:div>
        <w:div w:id="1235630852">
          <w:marLeft w:val="640"/>
          <w:marRight w:val="0"/>
          <w:marTop w:val="0"/>
          <w:marBottom w:val="0"/>
          <w:divBdr>
            <w:top w:val="none" w:sz="0" w:space="0" w:color="auto"/>
            <w:left w:val="none" w:sz="0" w:space="0" w:color="auto"/>
            <w:bottom w:val="none" w:sz="0" w:space="0" w:color="auto"/>
            <w:right w:val="none" w:sz="0" w:space="0" w:color="auto"/>
          </w:divBdr>
        </w:div>
        <w:div w:id="844132142">
          <w:marLeft w:val="640"/>
          <w:marRight w:val="0"/>
          <w:marTop w:val="0"/>
          <w:marBottom w:val="0"/>
          <w:divBdr>
            <w:top w:val="none" w:sz="0" w:space="0" w:color="auto"/>
            <w:left w:val="none" w:sz="0" w:space="0" w:color="auto"/>
            <w:bottom w:val="none" w:sz="0" w:space="0" w:color="auto"/>
            <w:right w:val="none" w:sz="0" w:space="0" w:color="auto"/>
          </w:divBdr>
        </w:div>
        <w:div w:id="1685786107">
          <w:marLeft w:val="640"/>
          <w:marRight w:val="0"/>
          <w:marTop w:val="0"/>
          <w:marBottom w:val="0"/>
          <w:divBdr>
            <w:top w:val="none" w:sz="0" w:space="0" w:color="auto"/>
            <w:left w:val="none" w:sz="0" w:space="0" w:color="auto"/>
            <w:bottom w:val="none" w:sz="0" w:space="0" w:color="auto"/>
            <w:right w:val="none" w:sz="0" w:space="0" w:color="auto"/>
          </w:divBdr>
        </w:div>
        <w:div w:id="1386489720">
          <w:marLeft w:val="640"/>
          <w:marRight w:val="0"/>
          <w:marTop w:val="0"/>
          <w:marBottom w:val="0"/>
          <w:divBdr>
            <w:top w:val="none" w:sz="0" w:space="0" w:color="auto"/>
            <w:left w:val="none" w:sz="0" w:space="0" w:color="auto"/>
            <w:bottom w:val="none" w:sz="0" w:space="0" w:color="auto"/>
            <w:right w:val="none" w:sz="0" w:space="0" w:color="auto"/>
          </w:divBdr>
        </w:div>
        <w:div w:id="1182277856">
          <w:marLeft w:val="640"/>
          <w:marRight w:val="0"/>
          <w:marTop w:val="0"/>
          <w:marBottom w:val="0"/>
          <w:divBdr>
            <w:top w:val="none" w:sz="0" w:space="0" w:color="auto"/>
            <w:left w:val="none" w:sz="0" w:space="0" w:color="auto"/>
            <w:bottom w:val="none" w:sz="0" w:space="0" w:color="auto"/>
            <w:right w:val="none" w:sz="0" w:space="0" w:color="auto"/>
          </w:divBdr>
        </w:div>
        <w:div w:id="1355229546">
          <w:marLeft w:val="640"/>
          <w:marRight w:val="0"/>
          <w:marTop w:val="0"/>
          <w:marBottom w:val="0"/>
          <w:divBdr>
            <w:top w:val="none" w:sz="0" w:space="0" w:color="auto"/>
            <w:left w:val="none" w:sz="0" w:space="0" w:color="auto"/>
            <w:bottom w:val="none" w:sz="0" w:space="0" w:color="auto"/>
            <w:right w:val="none" w:sz="0" w:space="0" w:color="auto"/>
          </w:divBdr>
        </w:div>
        <w:div w:id="1651131702">
          <w:marLeft w:val="640"/>
          <w:marRight w:val="0"/>
          <w:marTop w:val="0"/>
          <w:marBottom w:val="0"/>
          <w:divBdr>
            <w:top w:val="none" w:sz="0" w:space="0" w:color="auto"/>
            <w:left w:val="none" w:sz="0" w:space="0" w:color="auto"/>
            <w:bottom w:val="none" w:sz="0" w:space="0" w:color="auto"/>
            <w:right w:val="none" w:sz="0" w:space="0" w:color="auto"/>
          </w:divBdr>
        </w:div>
        <w:div w:id="1325551693">
          <w:marLeft w:val="640"/>
          <w:marRight w:val="0"/>
          <w:marTop w:val="0"/>
          <w:marBottom w:val="0"/>
          <w:divBdr>
            <w:top w:val="none" w:sz="0" w:space="0" w:color="auto"/>
            <w:left w:val="none" w:sz="0" w:space="0" w:color="auto"/>
            <w:bottom w:val="none" w:sz="0" w:space="0" w:color="auto"/>
            <w:right w:val="none" w:sz="0" w:space="0" w:color="auto"/>
          </w:divBdr>
        </w:div>
        <w:div w:id="1060328730">
          <w:marLeft w:val="640"/>
          <w:marRight w:val="0"/>
          <w:marTop w:val="0"/>
          <w:marBottom w:val="0"/>
          <w:divBdr>
            <w:top w:val="none" w:sz="0" w:space="0" w:color="auto"/>
            <w:left w:val="none" w:sz="0" w:space="0" w:color="auto"/>
            <w:bottom w:val="none" w:sz="0" w:space="0" w:color="auto"/>
            <w:right w:val="none" w:sz="0" w:space="0" w:color="auto"/>
          </w:divBdr>
        </w:div>
        <w:div w:id="1955476965">
          <w:marLeft w:val="640"/>
          <w:marRight w:val="0"/>
          <w:marTop w:val="0"/>
          <w:marBottom w:val="0"/>
          <w:divBdr>
            <w:top w:val="none" w:sz="0" w:space="0" w:color="auto"/>
            <w:left w:val="none" w:sz="0" w:space="0" w:color="auto"/>
            <w:bottom w:val="none" w:sz="0" w:space="0" w:color="auto"/>
            <w:right w:val="none" w:sz="0" w:space="0" w:color="auto"/>
          </w:divBdr>
        </w:div>
        <w:div w:id="424766748">
          <w:marLeft w:val="640"/>
          <w:marRight w:val="0"/>
          <w:marTop w:val="0"/>
          <w:marBottom w:val="0"/>
          <w:divBdr>
            <w:top w:val="none" w:sz="0" w:space="0" w:color="auto"/>
            <w:left w:val="none" w:sz="0" w:space="0" w:color="auto"/>
            <w:bottom w:val="none" w:sz="0" w:space="0" w:color="auto"/>
            <w:right w:val="none" w:sz="0" w:space="0" w:color="auto"/>
          </w:divBdr>
        </w:div>
        <w:div w:id="2044280828">
          <w:marLeft w:val="640"/>
          <w:marRight w:val="0"/>
          <w:marTop w:val="0"/>
          <w:marBottom w:val="0"/>
          <w:divBdr>
            <w:top w:val="none" w:sz="0" w:space="0" w:color="auto"/>
            <w:left w:val="none" w:sz="0" w:space="0" w:color="auto"/>
            <w:bottom w:val="none" w:sz="0" w:space="0" w:color="auto"/>
            <w:right w:val="none" w:sz="0" w:space="0" w:color="auto"/>
          </w:divBdr>
        </w:div>
        <w:div w:id="954756084">
          <w:marLeft w:val="640"/>
          <w:marRight w:val="0"/>
          <w:marTop w:val="0"/>
          <w:marBottom w:val="0"/>
          <w:divBdr>
            <w:top w:val="none" w:sz="0" w:space="0" w:color="auto"/>
            <w:left w:val="none" w:sz="0" w:space="0" w:color="auto"/>
            <w:bottom w:val="none" w:sz="0" w:space="0" w:color="auto"/>
            <w:right w:val="none" w:sz="0" w:space="0" w:color="auto"/>
          </w:divBdr>
        </w:div>
        <w:div w:id="234051968">
          <w:marLeft w:val="640"/>
          <w:marRight w:val="0"/>
          <w:marTop w:val="0"/>
          <w:marBottom w:val="0"/>
          <w:divBdr>
            <w:top w:val="none" w:sz="0" w:space="0" w:color="auto"/>
            <w:left w:val="none" w:sz="0" w:space="0" w:color="auto"/>
            <w:bottom w:val="none" w:sz="0" w:space="0" w:color="auto"/>
            <w:right w:val="none" w:sz="0" w:space="0" w:color="auto"/>
          </w:divBdr>
        </w:div>
        <w:div w:id="615872399">
          <w:marLeft w:val="640"/>
          <w:marRight w:val="0"/>
          <w:marTop w:val="0"/>
          <w:marBottom w:val="0"/>
          <w:divBdr>
            <w:top w:val="none" w:sz="0" w:space="0" w:color="auto"/>
            <w:left w:val="none" w:sz="0" w:space="0" w:color="auto"/>
            <w:bottom w:val="none" w:sz="0" w:space="0" w:color="auto"/>
            <w:right w:val="none" w:sz="0" w:space="0" w:color="auto"/>
          </w:divBdr>
        </w:div>
        <w:div w:id="1131629980">
          <w:marLeft w:val="640"/>
          <w:marRight w:val="0"/>
          <w:marTop w:val="0"/>
          <w:marBottom w:val="0"/>
          <w:divBdr>
            <w:top w:val="none" w:sz="0" w:space="0" w:color="auto"/>
            <w:left w:val="none" w:sz="0" w:space="0" w:color="auto"/>
            <w:bottom w:val="none" w:sz="0" w:space="0" w:color="auto"/>
            <w:right w:val="none" w:sz="0" w:space="0" w:color="auto"/>
          </w:divBdr>
        </w:div>
      </w:divsChild>
    </w:div>
    <w:div w:id="1761757149">
      <w:bodyDiv w:val="1"/>
      <w:marLeft w:val="0"/>
      <w:marRight w:val="0"/>
      <w:marTop w:val="0"/>
      <w:marBottom w:val="0"/>
      <w:divBdr>
        <w:top w:val="none" w:sz="0" w:space="0" w:color="auto"/>
        <w:left w:val="none" w:sz="0" w:space="0" w:color="auto"/>
        <w:bottom w:val="none" w:sz="0" w:space="0" w:color="auto"/>
        <w:right w:val="none" w:sz="0" w:space="0" w:color="auto"/>
      </w:divBdr>
    </w:div>
    <w:div w:id="1773745512">
      <w:bodyDiv w:val="1"/>
      <w:marLeft w:val="0"/>
      <w:marRight w:val="0"/>
      <w:marTop w:val="0"/>
      <w:marBottom w:val="0"/>
      <w:divBdr>
        <w:top w:val="none" w:sz="0" w:space="0" w:color="auto"/>
        <w:left w:val="none" w:sz="0" w:space="0" w:color="auto"/>
        <w:bottom w:val="none" w:sz="0" w:space="0" w:color="auto"/>
        <w:right w:val="none" w:sz="0" w:space="0" w:color="auto"/>
      </w:divBdr>
      <w:divsChild>
        <w:div w:id="2079743795">
          <w:marLeft w:val="640"/>
          <w:marRight w:val="0"/>
          <w:marTop w:val="0"/>
          <w:marBottom w:val="0"/>
          <w:divBdr>
            <w:top w:val="none" w:sz="0" w:space="0" w:color="auto"/>
            <w:left w:val="none" w:sz="0" w:space="0" w:color="auto"/>
            <w:bottom w:val="none" w:sz="0" w:space="0" w:color="auto"/>
            <w:right w:val="none" w:sz="0" w:space="0" w:color="auto"/>
          </w:divBdr>
        </w:div>
        <w:div w:id="1383602097">
          <w:marLeft w:val="640"/>
          <w:marRight w:val="0"/>
          <w:marTop w:val="0"/>
          <w:marBottom w:val="0"/>
          <w:divBdr>
            <w:top w:val="none" w:sz="0" w:space="0" w:color="auto"/>
            <w:left w:val="none" w:sz="0" w:space="0" w:color="auto"/>
            <w:bottom w:val="none" w:sz="0" w:space="0" w:color="auto"/>
            <w:right w:val="none" w:sz="0" w:space="0" w:color="auto"/>
          </w:divBdr>
        </w:div>
        <w:div w:id="2110199671">
          <w:marLeft w:val="640"/>
          <w:marRight w:val="0"/>
          <w:marTop w:val="0"/>
          <w:marBottom w:val="0"/>
          <w:divBdr>
            <w:top w:val="none" w:sz="0" w:space="0" w:color="auto"/>
            <w:left w:val="none" w:sz="0" w:space="0" w:color="auto"/>
            <w:bottom w:val="none" w:sz="0" w:space="0" w:color="auto"/>
            <w:right w:val="none" w:sz="0" w:space="0" w:color="auto"/>
          </w:divBdr>
        </w:div>
        <w:div w:id="1066564055">
          <w:marLeft w:val="640"/>
          <w:marRight w:val="0"/>
          <w:marTop w:val="0"/>
          <w:marBottom w:val="0"/>
          <w:divBdr>
            <w:top w:val="none" w:sz="0" w:space="0" w:color="auto"/>
            <w:left w:val="none" w:sz="0" w:space="0" w:color="auto"/>
            <w:bottom w:val="none" w:sz="0" w:space="0" w:color="auto"/>
            <w:right w:val="none" w:sz="0" w:space="0" w:color="auto"/>
          </w:divBdr>
        </w:div>
        <w:div w:id="1495802531">
          <w:marLeft w:val="640"/>
          <w:marRight w:val="0"/>
          <w:marTop w:val="0"/>
          <w:marBottom w:val="0"/>
          <w:divBdr>
            <w:top w:val="none" w:sz="0" w:space="0" w:color="auto"/>
            <w:left w:val="none" w:sz="0" w:space="0" w:color="auto"/>
            <w:bottom w:val="none" w:sz="0" w:space="0" w:color="auto"/>
            <w:right w:val="none" w:sz="0" w:space="0" w:color="auto"/>
          </w:divBdr>
        </w:div>
        <w:div w:id="1641878470">
          <w:marLeft w:val="640"/>
          <w:marRight w:val="0"/>
          <w:marTop w:val="0"/>
          <w:marBottom w:val="0"/>
          <w:divBdr>
            <w:top w:val="none" w:sz="0" w:space="0" w:color="auto"/>
            <w:left w:val="none" w:sz="0" w:space="0" w:color="auto"/>
            <w:bottom w:val="none" w:sz="0" w:space="0" w:color="auto"/>
            <w:right w:val="none" w:sz="0" w:space="0" w:color="auto"/>
          </w:divBdr>
        </w:div>
        <w:div w:id="411631692">
          <w:marLeft w:val="640"/>
          <w:marRight w:val="0"/>
          <w:marTop w:val="0"/>
          <w:marBottom w:val="0"/>
          <w:divBdr>
            <w:top w:val="none" w:sz="0" w:space="0" w:color="auto"/>
            <w:left w:val="none" w:sz="0" w:space="0" w:color="auto"/>
            <w:bottom w:val="none" w:sz="0" w:space="0" w:color="auto"/>
            <w:right w:val="none" w:sz="0" w:space="0" w:color="auto"/>
          </w:divBdr>
        </w:div>
        <w:div w:id="1974435475">
          <w:marLeft w:val="640"/>
          <w:marRight w:val="0"/>
          <w:marTop w:val="0"/>
          <w:marBottom w:val="0"/>
          <w:divBdr>
            <w:top w:val="none" w:sz="0" w:space="0" w:color="auto"/>
            <w:left w:val="none" w:sz="0" w:space="0" w:color="auto"/>
            <w:bottom w:val="none" w:sz="0" w:space="0" w:color="auto"/>
            <w:right w:val="none" w:sz="0" w:space="0" w:color="auto"/>
          </w:divBdr>
        </w:div>
        <w:div w:id="237400278">
          <w:marLeft w:val="640"/>
          <w:marRight w:val="0"/>
          <w:marTop w:val="0"/>
          <w:marBottom w:val="0"/>
          <w:divBdr>
            <w:top w:val="none" w:sz="0" w:space="0" w:color="auto"/>
            <w:left w:val="none" w:sz="0" w:space="0" w:color="auto"/>
            <w:bottom w:val="none" w:sz="0" w:space="0" w:color="auto"/>
            <w:right w:val="none" w:sz="0" w:space="0" w:color="auto"/>
          </w:divBdr>
        </w:div>
        <w:div w:id="1961760550">
          <w:marLeft w:val="640"/>
          <w:marRight w:val="0"/>
          <w:marTop w:val="0"/>
          <w:marBottom w:val="0"/>
          <w:divBdr>
            <w:top w:val="none" w:sz="0" w:space="0" w:color="auto"/>
            <w:left w:val="none" w:sz="0" w:space="0" w:color="auto"/>
            <w:bottom w:val="none" w:sz="0" w:space="0" w:color="auto"/>
            <w:right w:val="none" w:sz="0" w:space="0" w:color="auto"/>
          </w:divBdr>
        </w:div>
        <w:div w:id="192575712">
          <w:marLeft w:val="640"/>
          <w:marRight w:val="0"/>
          <w:marTop w:val="0"/>
          <w:marBottom w:val="0"/>
          <w:divBdr>
            <w:top w:val="none" w:sz="0" w:space="0" w:color="auto"/>
            <w:left w:val="none" w:sz="0" w:space="0" w:color="auto"/>
            <w:bottom w:val="none" w:sz="0" w:space="0" w:color="auto"/>
            <w:right w:val="none" w:sz="0" w:space="0" w:color="auto"/>
          </w:divBdr>
        </w:div>
        <w:div w:id="1119910801">
          <w:marLeft w:val="640"/>
          <w:marRight w:val="0"/>
          <w:marTop w:val="0"/>
          <w:marBottom w:val="0"/>
          <w:divBdr>
            <w:top w:val="none" w:sz="0" w:space="0" w:color="auto"/>
            <w:left w:val="none" w:sz="0" w:space="0" w:color="auto"/>
            <w:bottom w:val="none" w:sz="0" w:space="0" w:color="auto"/>
            <w:right w:val="none" w:sz="0" w:space="0" w:color="auto"/>
          </w:divBdr>
        </w:div>
        <w:div w:id="298729188">
          <w:marLeft w:val="640"/>
          <w:marRight w:val="0"/>
          <w:marTop w:val="0"/>
          <w:marBottom w:val="0"/>
          <w:divBdr>
            <w:top w:val="none" w:sz="0" w:space="0" w:color="auto"/>
            <w:left w:val="none" w:sz="0" w:space="0" w:color="auto"/>
            <w:bottom w:val="none" w:sz="0" w:space="0" w:color="auto"/>
            <w:right w:val="none" w:sz="0" w:space="0" w:color="auto"/>
          </w:divBdr>
        </w:div>
        <w:div w:id="1128621627">
          <w:marLeft w:val="640"/>
          <w:marRight w:val="0"/>
          <w:marTop w:val="0"/>
          <w:marBottom w:val="0"/>
          <w:divBdr>
            <w:top w:val="none" w:sz="0" w:space="0" w:color="auto"/>
            <w:left w:val="none" w:sz="0" w:space="0" w:color="auto"/>
            <w:bottom w:val="none" w:sz="0" w:space="0" w:color="auto"/>
            <w:right w:val="none" w:sz="0" w:space="0" w:color="auto"/>
          </w:divBdr>
        </w:div>
        <w:div w:id="22097403">
          <w:marLeft w:val="640"/>
          <w:marRight w:val="0"/>
          <w:marTop w:val="0"/>
          <w:marBottom w:val="0"/>
          <w:divBdr>
            <w:top w:val="none" w:sz="0" w:space="0" w:color="auto"/>
            <w:left w:val="none" w:sz="0" w:space="0" w:color="auto"/>
            <w:bottom w:val="none" w:sz="0" w:space="0" w:color="auto"/>
            <w:right w:val="none" w:sz="0" w:space="0" w:color="auto"/>
          </w:divBdr>
        </w:div>
        <w:div w:id="2126583352">
          <w:marLeft w:val="640"/>
          <w:marRight w:val="0"/>
          <w:marTop w:val="0"/>
          <w:marBottom w:val="0"/>
          <w:divBdr>
            <w:top w:val="none" w:sz="0" w:space="0" w:color="auto"/>
            <w:left w:val="none" w:sz="0" w:space="0" w:color="auto"/>
            <w:bottom w:val="none" w:sz="0" w:space="0" w:color="auto"/>
            <w:right w:val="none" w:sz="0" w:space="0" w:color="auto"/>
          </w:divBdr>
        </w:div>
        <w:div w:id="1575967811">
          <w:marLeft w:val="640"/>
          <w:marRight w:val="0"/>
          <w:marTop w:val="0"/>
          <w:marBottom w:val="0"/>
          <w:divBdr>
            <w:top w:val="none" w:sz="0" w:space="0" w:color="auto"/>
            <w:left w:val="none" w:sz="0" w:space="0" w:color="auto"/>
            <w:bottom w:val="none" w:sz="0" w:space="0" w:color="auto"/>
            <w:right w:val="none" w:sz="0" w:space="0" w:color="auto"/>
          </w:divBdr>
        </w:div>
        <w:div w:id="457187654">
          <w:marLeft w:val="640"/>
          <w:marRight w:val="0"/>
          <w:marTop w:val="0"/>
          <w:marBottom w:val="0"/>
          <w:divBdr>
            <w:top w:val="none" w:sz="0" w:space="0" w:color="auto"/>
            <w:left w:val="none" w:sz="0" w:space="0" w:color="auto"/>
            <w:bottom w:val="none" w:sz="0" w:space="0" w:color="auto"/>
            <w:right w:val="none" w:sz="0" w:space="0" w:color="auto"/>
          </w:divBdr>
        </w:div>
        <w:div w:id="207376107">
          <w:marLeft w:val="640"/>
          <w:marRight w:val="0"/>
          <w:marTop w:val="0"/>
          <w:marBottom w:val="0"/>
          <w:divBdr>
            <w:top w:val="none" w:sz="0" w:space="0" w:color="auto"/>
            <w:left w:val="none" w:sz="0" w:space="0" w:color="auto"/>
            <w:bottom w:val="none" w:sz="0" w:space="0" w:color="auto"/>
            <w:right w:val="none" w:sz="0" w:space="0" w:color="auto"/>
          </w:divBdr>
        </w:div>
        <w:div w:id="621570073">
          <w:marLeft w:val="640"/>
          <w:marRight w:val="0"/>
          <w:marTop w:val="0"/>
          <w:marBottom w:val="0"/>
          <w:divBdr>
            <w:top w:val="none" w:sz="0" w:space="0" w:color="auto"/>
            <w:left w:val="none" w:sz="0" w:space="0" w:color="auto"/>
            <w:bottom w:val="none" w:sz="0" w:space="0" w:color="auto"/>
            <w:right w:val="none" w:sz="0" w:space="0" w:color="auto"/>
          </w:divBdr>
        </w:div>
        <w:div w:id="1001856127">
          <w:marLeft w:val="640"/>
          <w:marRight w:val="0"/>
          <w:marTop w:val="0"/>
          <w:marBottom w:val="0"/>
          <w:divBdr>
            <w:top w:val="none" w:sz="0" w:space="0" w:color="auto"/>
            <w:left w:val="none" w:sz="0" w:space="0" w:color="auto"/>
            <w:bottom w:val="none" w:sz="0" w:space="0" w:color="auto"/>
            <w:right w:val="none" w:sz="0" w:space="0" w:color="auto"/>
          </w:divBdr>
        </w:div>
        <w:div w:id="1078481823">
          <w:marLeft w:val="640"/>
          <w:marRight w:val="0"/>
          <w:marTop w:val="0"/>
          <w:marBottom w:val="0"/>
          <w:divBdr>
            <w:top w:val="none" w:sz="0" w:space="0" w:color="auto"/>
            <w:left w:val="none" w:sz="0" w:space="0" w:color="auto"/>
            <w:bottom w:val="none" w:sz="0" w:space="0" w:color="auto"/>
            <w:right w:val="none" w:sz="0" w:space="0" w:color="auto"/>
          </w:divBdr>
        </w:div>
        <w:div w:id="316232673">
          <w:marLeft w:val="640"/>
          <w:marRight w:val="0"/>
          <w:marTop w:val="0"/>
          <w:marBottom w:val="0"/>
          <w:divBdr>
            <w:top w:val="none" w:sz="0" w:space="0" w:color="auto"/>
            <w:left w:val="none" w:sz="0" w:space="0" w:color="auto"/>
            <w:bottom w:val="none" w:sz="0" w:space="0" w:color="auto"/>
            <w:right w:val="none" w:sz="0" w:space="0" w:color="auto"/>
          </w:divBdr>
        </w:div>
        <w:div w:id="220025024">
          <w:marLeft w:val="640"/>
          <w:marRight w:val="0"/>
          <w:marTop w:val="0"/>
          <w:marBottom w:val="0"/>
          <w:divBdr>
            <w:top w:val="none" w:sz="0" w:space="0" w:color="auto"/>
            <w:left w:val="none" w:sz="0" w:space="0" w:color="auto"/>
            <w:bottom w:val="none" w:sz="0" w:space="0" w:color="auto"/>
            <w:right w:val="none" w:sz="0" w:space="0" w:color="auto"/>
          </w:divBdr>
        </w:div>
        <w:div w:id="1884055562">
          <w:marLeft w:val="640"/>
          <w:marRight w:val="0"/>
          <w:marTop w:val="0"/>
          <w:marBottom w:val="0"/>
          <w:divBdr>
            <w:top w:val="none" w:sz="0" w:space="0" w:color="auto"/>
            <w:left w:val="none" w:sz="0" w:space="0" w:color="auto"/>
            <w:bottom w:val="none" w:sz="0" w:space="0" w:color="auto"/>
            <w:right w:val="none" w:sz="0" w:space="0" w:color="auto"/>
          </w:divBdr>
        </w:div>
        <w:div w:id="1613590842">
          <w:marLeft w:val="640"/>
          <w:marRight w:val="0"/>
          <w:marTop w:val="0"/>
          <w:marBottom w:val="0"/>
          <w:divBdr>
            <w:top w:val="none" w:sz="0" w:space="0" w:color="auto"/>
            <w:left w:val="none" w:sz="0" w:space="0" w:color="auto"/>
            <w:bottom w:val="none" w:sz="0" w:space="0" w:color="auto"/>
            <w:right w:val="none" w:sz="0" w:space="0" w:color="auto"/>
          </w:divBdr>
        </w:div>
        <w:div w:id="1617517817">
          <w:marLeft w:val="640"/>
          <w:marRight w:val="0"/>
          <w:marTop w:val="0"/>
          <w:marBottom w:val="0"/>
          <w:divBdr>
            <w:top w:val="none" w:sz="0" w:space="0" w:color="auto"/>
            <w:left w:val="none" w:sz="0" w:space="0" w:color="auto"/>
            <w:bottom w:val="none" w:sz="0" w:space="0" w:color="auto"/>
            <w:right w:val="none" w:sz="0" w:space="0" w:color="auto"/>
          </w:divBdr>
        </w:div>
        <w:div w:id="1439981875">
          <w:marLeft w:val="640"/>
          <w:marRight w:val="0"/>
          <w:marTop w:val="0"/>
          <w:marBottom w:val="0"/>
          <w:divBdr>
            <w:top w:val="none" w:sz="0" w:space="0" w:color="auto"/>
            <w:left w:val="none" w:sz="0" w:space="0" w:color="auto"/>
            <w:bottom w:val="none" w:sz="0" w:space="0" w:color="auto"/>
            <w:right w:val="none" w:sz="0" w:space="0" w:color="auto"/>
          </w:divBdr>
        </w:div>
        <w:div w:id="84302266">
          <w:marLeft w:val="640"/>
          <w:marRight w:val="0"/>
          <w:marTop w:val="0"/>
          <w:marBottom w:val="0"/>
          <w:divBdr>
            <w:top w:val="none" w:sz="0" w:space="0" w:color="auto"/>
            <w:left w:val="none" w:sz="0" w:space="0" w:color="auto"/>
            <w:bottom w:val="none" w:sz="0" w:space="0" w:color="auto"/>
            <w:right w:val="none" w:sz="0" w:space="0" w:color="auto"/>
          </w:divBdr>
        </w:div>
        <w:div w:id="1527988921">
          <w:marLeft w:val="640"/>
          <w:marRight w:val="0"/>
          <w:marTop w:val="0"/>
          <w:marBottom w:val="0"/>
          <w:divBdr>
            <w:top w:val="none" w:sz="0" w:space="0" w:color="auto"/>
            <w:left w:val="none" w:sz="0" w:space="0" w:color="auto"/>
            <w:bottom w:val="none" w:sz="0" w:space="0" w:color="auto"/>
            <w:right w:val="none" w:sz="0" w:space="0" w:color="auto"/>
          </w:divBdr>
        </w:div>
        <w:div w:id="1635020533">
          <w:marLeft w:val="640"/>
          <w:marRight w:val="0"/>
          <w:marTop w:val="0"/>
          <w:marBottom w:val="0"/>
          <w:divBdr>
            <w:top w:val="none" w:sz="0" w:space="0" w:color="auto"/>
            <w:left w:val="none" w:sz="0" w:space="0" w:color="auto"/>
            <w:bottom w:val="none" w:sz="0" w:space="0" w:color="auto"/>
            <w:right w:val="none" w:sz="0" w:space="0" w:color="auto"/>
          </w:divBdr>
        </w:div>
        <w:div w:id="1738362426">
          <w:marLeft w:val="640"/>
          <w:marRight w:val="0"/>
          <w:marTop w:val="0"/>
          <w:marBottom w:val="0"/>
          <w:divBdr>
            <w:top w:val="none" w:sz="0" w:space="0" w:color="auto"/>
            <w:left w:val="none" w:sz="0" w:space="0" w:color="auto"/>
            <w:bottom w:val="none" w:sz="0" w:space="0" w:color="auto"/>
            <w:right w:val="none" w:sz="0" w:space="0" w:color="auto"/>
          </w:divBdr>
        </w:div>
        <w:div w:id="727530748">
          <w:marLeft w:val="640"/>
          <w:marRight w:val="0"/>
          <w:marTop w:val="0"/>
          <w:marBottom w:val="0"/>
          <w:divBdr>
            <w:top w:val="none" w:sz="0" w:space="0" w:color="auto"/>
            <w:left w:val="none" w:sz="0" w:space="0" w:color="auto"/>
            <w:bottom w:val="none" w:sz="0" w:space="0" w:color="auto"/>
            <w:right w:val="none" w:sz="0" w:space="0" w:color="auto"/>
          </w:divBdr>
        </w:div>
        <w:div w:id="503209614">
          <w:marLeft w:val="640"/>
          <w:marRight w:val="0"/>
          <w:marTop w:val="0"/>
          <w:marBottom w:val="0"/>
          <w:divBdr>
            <w:top w:val="none" w:sz="0" w:space="0" w:color="auto"/>
            <w:left w:val="none" w:sz="0" w:space="0" w:color="auto"/>
            <w:bottom w:val="none" w:sz="0" w:space="0" w:color="auto"/>
            <w:right w:val="none" w:sz="0" w:space="0" w:color="auto"/>
          </w:divBdr>
        </w:div>
        <w:div w:id="64304180">
          <w:marLeft w:val="640"/>
          <w:marRight w:val="0"/>
          <w:marTop w:val="0"/>
          <w:marBottom w:val="0"/>
          <w:divBdr>
            <w:top w:val="none" w:sz="0" w:space="0" w:color="auto"/>
            <w:left w:val="none" w:sz="0" w:space="0" w:color="auto"/>
            <w:bottom w:val="none" w:sz="0" w:space="0" w:color="auto"/>
            <w:right w:val="none" w:sz="0" w:space="0" w:color="auto"/>
          </w:divBdr>
        </w:div>
        <w:div w:id="1039430983">
          <w:marLeft w:val="640"/>
          <w:marRight w:val="0"/>
          <w:marTop w:val="0"/>
          <w:marBottom w:val="0"/>
          <w:divBdr>
            <w:top w:val="none" w:sz="0" w:space="0" w:color="auto"/>
            <w:left w:val="none" w:sz="0" w:space="0" w:color="auto"/>
            <w:bottom w:val="none" w:sz="0" w:space="0" w:color="auto"/>
            <w:right w:val="none" w:sz="0" w:space="0" w:color="auto"/>
          </w:divBdr>
        </w:div>
        <w:div w:id="1136338289">
          <w:marLeft w:val="640"/>
          <w:marRight w:val="0"/>
          <w:marTop w:val="0"/>
          <w:marBottom w:val="0"/>
          <w:divBdr>
            <w:top w:val="none" w:sz="0" w:space="0" w:color="auto"/>
            <w:left w:val="none" w:sz="0" w:space="0" w:color="auto"/>
            <w:bottom w:val="none" w:sz="0" w:space="0" w:color="auto"/>
            <w:right w:val="none" w:sz="0" w:space="0" w:color="auto"/>
          </w:divBdr>
        </w:div>
        <w:div w:id="1954550784">
          <w:marLeft w:val="640"/>
          <w:marRight w:val="0"/>
          <w:marTop w:val="0"/>
          <w:marBottom w:val="0"/>
          <w:divBdr>
            <w:top w:val="none" w:sz="0" w:space="0" w:color="auto"/>
            <w:left w:val="none" w:sz="0" w:space="0" w:color="auto"/>
            <w:bottom w:val="none" w:sz="0" w:space="0" w:color="auto"/>
            <w:right w:val="none" w:sz="0" w:space="0" w:color="auto"/>
          </w:divBdr>
        </w:div>
        <w:div w:id="1556116213">
          <w:marLeft w:val="640"/>
          <w:marRight w:val="0"/>
          <w:marTop w:val="0"/>
          <w:marBottom w:val="0"/>
          <w:divBdr>
            <w:top w:val="none" w:sz="0" w:space="0" w:color="auto"/>
            <w:left w:val="none" w:sz="0" w:space="0" w:color="auto"/>
            <w:bottom w:val="none" w:sz="0" w:space="0" w:color="auto"/>
            <w:right w:val="none" w:sz="0" w:space="0" w:color="auto"/>
          </w:divBdr>
        </w:div>
        <w:div w:id="1173182293">
          <w:marLeft w:val="640"/>
          <w:marRight w:val="0"/>
          <w:marTop w:val="0"/>
          <w:marBottom w:val="0"/>
          <w:divBdr>
            <w:top w:val="none" w:sz="0" w:space="0" w:color="auto"/>
            <w:left w:val="none" w:sz="0" w:space="0" w:color="auto"/>
            <w:bottom w:val="none" w:sz="0" w:space="0" w:color="auto"/>
            <w:right w:val="none" w:sz="0" w:space="0" w:color="auto"/>
          </w:divBdr>
        </w:div>
      </w:divsChild>
    </w:div>
    <w:div w:id="1778599454">
      <w:bodyDiv w:val="1"/>
      <w:marLeft w:val="0"/>
      <w:marRight w:val="0"/>
      <w:marTop w:val="0"/>
      <w:marBottom w:val="0"/>
      <w:divBdr>
        <w:top w:val="none" w:sz="0" w:space="0" w:color="auto"/>
        <w:left w:val="none" w:sz="0" w:space="0" w:color="auto"/>
        <w:bottom w:val="none" w:sz="0" w:space="0" w:color="auto"/>
        <w:right w:val="none" w:sz="0" w:space="0" w:color="auto"/>
      </w:divBdr>
      <w:divsChild>
        <w:div w:id="1122265074">
          <w:marLeft w:val="640"/>
          <w:marRight w:val="0"/>
          <w:marTop w:val="0"/>
          <w:marBottom w:val="0"/>
          <w:divBdr>
            <w:top w:val="none" w:sz="0" w:space="0" w:color="auto"/>
            <w:left w:val="none" w:sz="0" w:space="0" w:color="auto"/>
            <w:bottom w:val="none" w:sz="0" w:space="0" w:color="auto"/>
            <w:right w:val="none" w:sz="0" w:space="0" w:color="auto"/>
          </w:divBdr>
        </w:div>
        <w:div w:id="1306619499">
          <w:marLeft w:val="640"/>
          <w:marRight w:val="0"/>
          <w:marTop w:val="0"/>
          <w:marBottom w:val="0"/>
          <w:divBdr>
            <w:top w:val="none" w:sz="0" w:space="0" w:color="auto"/>
            <w:left w:val="none" w:sz="0" w:space="0" w:color="auto"/>
            <w:bottom w:val="none" w:sz="0" w:space="0" w:color="auto"/>
            <w:right w:val="none" w:sz="0" w:space="0" w:color="auto"/>
          </w:divBdr>
        </w:div>
        <w:div w:id="584537093">
          <w:marLeft w:val="640"/>
          <w:marRight w:val="0"/>
          <w:marTop w:val="0"/>
          <w:marBottom w:val="0"/>
          <w:divBdr>
            <w:top w:val="none" w:sz="0" w:space="0" w:color="auto"/>
            <w:left w:val="none" w:sz="0" w:space="0" w:color="auto"/>
            <w:bottom w:val="none" w:sz="0" w:space="0" w:color="auto"/>
            <w:right w:val="none" w:sz="0" w:space="0" w:color="auto"/>
          </w:divBdr>
        </w:div>
        <w:div w:id="1457723587">
          <w:marLeft w:val="640"/>
          <w:marRight w:val="0"/>
          <w:marTop w:val="0"/>
          <w:marBottom w:val="0"/>
          <w:divBdr>
            <w:top w:val="none" w:sz="0" w:space="0" w:color="auto"/>
            <w:left w:val="none" w:sz="0" w:space="0" w:color="auto"/>
            <w:bottom w:val="none" w:sz="0" w:space="0" w:color="auto"/>
            <w:right w:val="none" w:sz="0" w:space="0" w:color="auto"/>
          </w:divBdr>
        </w:div>
        <w:div w:id="1884125393">
          <w:marLeft w:val="640"/>
          <w:marRight w:val="0"/>
          <w:marTop w:val="0"/>
          <w:marBottom w:val="0"/>
          <w:divBdr>
            <w:top w:val="none" w:sz="0" w:space="0" w:color="auto"/>
            <w:left w:val="none" w:sz="0" w:space="0" w:color="auto"/>
            <w:bottom w:val="none" w:sz="0" w:space="0" w:color="auto"/>
            <w:right w:val="none" w:sz="0" w:space="0" w:color="auto"/>
          </w:divBdr>
        </w:div>
        <w:div w:id="458299772">
          <w:marLeft w:val="640"/>
          <w:marRight w:val="0"/>
          <w:marTop w:val="0"/>
          <w:marBottom w:val="0"/>
          <w:divBdr>
            <w:top w:val="none" w:sz="0" w:space="0" w:color="auto"/>
            <w:left w:val="none" w:sz="0" w:space="0" w:color="auto"/>
            <w:bottom w:val="none" w:sz="0" w:space="0" w:color="auto"/>
            <w:right w:val="none" w:sz="0" w:space="0" w:color="auto"/>
          </w:divBdr>
        </w:div>
        <w:div w:id="905528038">
          <w:marLeft w:val="640"/>
          <w:marRight w:val="0"/>
          <w:marTop w:val="0"/>
          <w:marBottom w:val="0"/>
          <w:divBdr>
            <w:top w:val="none" w:sz="0" w:space="0" w:color="auto"/>
            <w:left w:val="none" w:sz="0" w:space="0" w:color="auto"/>
            <w:bottom w:val="none" w:sz="0" w:space="0" w:color="auto"/>
            <w:right w:val="none" w:sz="0" w:space="0" w:color="auto"/>
          </w:divBdr>
        </w:div>
        <w:div w:id="394471822">
          <w:marLeft w:val="640"/>
          <w:marRight w:val="0"/>
          <w:marTop w:val="0"/>
          <w:marBottom w:val="0"/>
          <w:divBdr>
            <w:top w:val="none" w:sz="0" w:space="0" w:color="auto"/>
            <w:left w:val="none" w:sz="0" w:space="0" w:color="auto"/>
            <w:bottom w:val="none" w:sz="0" w:space="0" w:color="auto"/>
            <w:right w:val="none" w:sz="0" w:space="0" w:color="auto"/>
          </w:divBdr>
        </w:div>
        <w:div w:id="1332415140">
          <w:marLeft w:val="640"/>
          <w:marRight w:val="0"/>
          <w:marTop w:val="0"/>
          <w:marBottom w:val="0"/>
          <w:divBdr>
            <w:top w:val="none" w:sz="0" w:space="0" w:color="auto"/>
            <w:left w:val="none" w:sz="0" w:space="0" w:color="auto"/>
            <w:bottom w:val="none" w:sz="0" w:space="0" w:color="auto"/>
            <w:right w:val="none" w:sz="0" w:space="0" w:color="auto"/>
          </w:divBdr>
        </w:div>
        <w:div w:id="856118679">
          <w:marLeft w:val="640"/>
          <w:marRight w:val="0"/>
          <w:marTop w:val="0"/>
          <w:marBottom w:val="0"/>
          <w:divBdr>
            <w:top w:val="none" w:sz="0" w:space="0" w:color="auto"/>
            <w:left w:val="none" w:sz="0" w:space="0" w:color="auto"/>
            <w:bottom w:val="none" w:sz="0" w:space="0" w:color="auto"/>
            <w:right w:val="none" w:sz="0" w:space="0" w:color="auto"/>
          </w:divBdr>
        </w:div>
        <w:div w:id="694691502">
          <w:marLeft w:val="640"/>
          <w:marRight w:val="0"/>
          <w:marTop w:val="0"/>
          <w:marBottom w:val="0"/>
          <w:divBdr>
            <w:top w:val="none" w:sz="0" w:space="0" w:color="auto"/>
            <w:left w:val="none" w:sz="0" w:space="0" w:color="auto"/>
            <w:bottom w:val="none" w:sz="0" w:space="0" w:color="auto"/>
            <w:right w:val="none" w:sz="0" w:space="0" w:color="auto"/>
          </w:divBdr>
        </w:div>
        <w:div w:id="127016831">
          <w:marLeft w:val="640"/>
          <w:marRight w:val="0"/>
          <w:marTop w:val="0"/>
          <w:marBottom w:val="0"/>
          <w:divBdr>
            <w:top w:val="none" w:sz="0" w:space="0" w:color="auto"/>
            <w:left w:val="none" w:sz="0" w:space="0" w:color="auto"/>
            <w:bottom w:val="none" w:sz="0" w:space="0" w:color="auto"/>
            <w:right w:val="none" w:sz="0" w:space="0" w:color="auto"/>
          </w:divBdr>
        </w:div>
        <w:div w:id="1800217899">
          <w:marLeft w:val="640"/>
          <w:marRight w:val="0"/>
          <w:marTop w:val="0"/>
          <w:marBottom w:val="0"/>
          <w:divBdr>
            <w:top w:val="none" w:sz="0" w:space="0" w:color="auto"/>
            <w:left w:val="none" w:sz="0" w:space="0" w:color="auto"/>
            <w:bottom w:val="none" w:sz="0" w:space="0" w:color="auto"/>
            <w:right w:val="none" w:sz="0" w:space="0" w:color="auto"/>
          </w:divBdr>
        </w:div>
        <w:div w:id="2056083566">
          <w:marLeft w:val="640"/>
          <w:marRight w:val="0"/>
          <w:marTop w:val="0"/>
          <w:marBottom w:val="0"/>
          <w:divBdr>
            <w:top w:val="none" w:sz="0" w:space="0" w:color="auto"/>
            <w:left w:val="none" w:sz="0" w:space="0" w:color="auto"/>
            <w:bottom w:val="none" w:sz="0" w:space="0" w:color="auto"/>
            <w:right w:val="none" w:sz="0" w:space="0" w:color="auto"/>
          </w:divBdr>
        </w:div>
        <w:div w:id="314143341">
          <w:marLeft w:val="640"/>
          <w:marRight w:val="0"/>
          <w:marTop w:val="0"/>
          <w:marBottom w:val="0"/>
          <w:divBdr>
            <w:top w:val="none" w:sz="0" w:space="0" w:color="auto"/>
            <w:left w:val="none" w:sz="0" w:space="0" w:color="auto"/>
            <w:bottom w:val="none" w:sz="0" w:space="0" w:color="auto"/>
            <w:right w:val="none" w:sz="0" w:space="0" w:color="auto"/>
          </w:divBdr>
        </w:div>
        <w:div w:id="1848907565">
          <w:marLeft w:val="640"/>
          <w:marRight w:val="0"/>
          <w:marTop w:val="0"/>
          <w:marBottom w:val="0"/>
          <w:divBdr>
            <w:top w:val="none" w:sz="0" w:space="0" w:color="auto"/>
            <w:left w:val="none" w:sz="0" w:space="0" w:color="auto"/>
            <w:bottom w:val="none" w:sz="0" w:space="0" w:color="auto"/>
            <w:right w:val="none" w:sz="0" w:space="0" w:color="auto"/>
          </w:divBdr>
        </w:div>
        <w:div w:id="792596397">
          <w:marLeft w:val="640"/>
          <w:marRight w:val="0"/>
          <w:marTop w:val="0"/>
          <w:marBottom w:val="0"/>
          <w:divBdr>
            <w:top w:val="none" w:sz="0" w:space="0" w:color="auto"/>
            <w:left w:val="none" w:sz="0" w:space="0" w:color="auto"/>
            <w:bottom w:val="none" w:sz="0" w:space="0" w:color="auto"/>
            <w:right w:val="none" w:sz="0" w:space="0" w:color="auto"/>
          </w:divBdr>
        </w:div>
        <w:div w:id="1506674212">
          <w:marLeft w:val="640"/>
          <w:marRight w:val="0"/>
          <w:marTop w:val="0"/>
          <w:marBottom w:val="0"/>
          <w:divBdr>
            <w:top w:val="none" w:sz="0" w:space="0" w:color="auto"/>
            <w:left w:val="none" w:sz="0" w:space="0" w:color="auto"/>
            <w:bottom w:val="none" w:sz="0" w:space="0" w:color="auto"/>
            <w:right w:val="none" w:sz="0" w:space="0" w:color="auto"/>
          </w:divBdr>
        </w:div>
        <w:div w:id="618991997">
          <w:marLeft w:val="640"/>
          <w:marRight w:val="0"/>
          <w:marTop w:val="0"/>
          <w:marBottom w:val="0"/>
          <w:divBdr>
            <w:top w:val="none" w:sz="0" w:space="0" w:color="auto"/>
            <w:left w:val="none" w:sz="0" w:space="0" w:color="auto"/>
            <w:bottom w:val="none" w:sz="0" w:space="0" w:color="auto"/>
            <w:right w:val="none" w:sz="0" w:space="0" w:color="auto"/>
          </w:divBdr>
        </w:div>
        <w:div w:id="2102480292">
          <w:marLeft w:val="640"/>
          <w:marRight w:val="0"/>
          <w:marTop w:val="0"/>
          <w:marBottom w:val="0"/>
          <w:divBdr>
            <w:top w:val="none" w:sz="0" w:space="0" w:color="auto"/>
            <w:left w:val="none" w:sz="0" w:space="0" w:color="auto"/>
            <w:bottom w:val="none" w:sz="0" w:space="0" w:color="auto"/>
            <w:right w:val="none" w:sz="0" w:space="0" w:color="auto"/>
          </w:divBdr>
        </w:div>
        <w:div w:id="913514221">
          <w:marLeft w:val="640"/>
          <w:marRight w:val="0"/>
          <w:marTop w:val="0"/>
          <w:marBottom w:val="0"/>
          <w:divBdr>
            <w:top w:val="none" w:sz="0" w:space="0" w:color="auto"/>
            <w:left w:val="none" w:sz="0" w:space="0" w:color="auto"/>
            <w:bottom w:val="none" w:sz="0" w:space="0" w:color="auto"/>
            <w:right w:val="none" w:sz="0" w:space="0" w:color="auto"/>
          </w:divBdr>
        </w:div>
      </w:divsChild>
    </w:div>
    <w:div w:id="1785884120">
      <w:bodyDiv w:val="1"/>
      <w:marLeft w:val="0"/>
      <w:marRight w:val="0"/>
      <w:marTop w:val="0"/>
      <w:marBottom w:val="0"/>
      <w:divBdr>
        <w:top w:val="none" w:sz="0" w:space="0" w:color="auto"/>
        <w:left w:val="none" w:sz="0" w:space="0" w:color="auto"/>
        <w:bottom w:val="none" w:sz="0" w:space="0" w:color="auto"/>
        <w:right w:val="none" w:sz="0" w:space="0" w:color="auto"/>
      </w:divBdr>
      <w:divsChild>
        <w:div w:id="1757172196">
          <w:marLeft w:val="640"/>
          <w:marRight w:val="0"/>
          <w:marTop w:val="0"/>
          <w:marBottom w:val="0"/>
          <w:divBdr>
            <w:top w:val="none" w:sz="0" w:space="0" w:color="auto"/>
            <w:left w:val="none" w:sz="0" w:space="0" w:color="auto"/>
            <w:bottom w:val="none" w:sz="0" w:space="0" w:color="auto"/>
            <w:right w:val="none" w:sz="0" w:space="0" w:color="auto"/>
          </w:divBdr>
        </w:div>
        <w:div w:id="1115174227">
          <w:marLeft w:val="640"/>
          <w:marRight w:val="0"/>
          <w:marTop w:val="0"/>
          <w:marBottom w:val="0"/>
          <w:divBdr>
            <w:top w:val="none" w:sz="0" w:space="0" w:color="auto"/>
            <w:left w:val="none" w:sz="0" w:space="0" w:color="auto"/>
            <w:bottom w:val="none" w:sz="0" w:space="0" w:color="auto"/>
            <w:right w:val="none" w:sz="0" w:space="0" w:color="auto"/>
          </w:divBdr>
        </w:div>
        <w:div w:id="1288311819">
          <w:marLeft w:val="640"/>
          <w:marRight w:val="0"/>
          <w:marTop w:val="0"/>
          <w:marBottom w:val="0"/>
          <w:divBdr>
            <w:top w:val="none" w:sz="0" w:space="0" w:color="auto"/>
            <w:left w:val="none" w:sz="0" w:space="0" w:color="auto"/>
            <w:bottom w:val="none" w:sz="0" w:space="0" w:color="auto"/>
            <w:right w:val="none" w:sz="0" w:space="0" w:color="auto"/>
          </w:divBdr>
        </w:div>
        <w:div w:id="21176031">
          <w:marLeft w:val="640"/>
          <w:marRight w:val="0"/>
          <w:marTop w:val="0"/>
          <w:marBottom w:val="0"/>
          <w:divBdr>
            <w:top w:val="none" w:sz="0" w:space="0" w:color="auto"/>
            <w:left w:val="none" w:sz="0" w:space="0" w:color="auto"/>
            <w:bottom w:val="none" w:sz="0" w:space="0" w:color="auto"/>
            <w:right w:val="none" w:sz="0" w:space="0" w:color="auto"/>
          </w:divBdr>
        </w:div>
        <w:div w:id="1697732172">
          <w:marLeft w:val="640"/>
          <w:marRight w:val="0"/>
          <w:marTop w:val="0"/>
          <w:marBottom w:val="0"/>
          <w:divBdr>
            <w:top w:val="none" w:sz="0" w:space="0" w:color="auto"/>
            <w:left w:val="none" w:sz="0" w:space="0" w:color="auto"/>
            <w:bottom w:val="none" w:sz="0" w:space="0" w:color="auto"/>
            <w:right w:val="none" w:sz="0" w:space="0" w:color="auto"/>
          </w:divBdr>
        </w:div>
        <w:div w:id="1123160841">
          <w:marLeft w:val="640"/>
          <w:marRight w:val="0"/>
          <w:marTop w:val="0"/>
          <w:marBottom w:val="0"/>
          <w:divBdr>
            <w:top w:val="none" w:sz="0" w:space="0" w:color="auto"/>
            <w:left w:val="none" w:sz="0" w:space="0" w:color="auto"/>
            <w:bottom w:val="none" w:sz="0" w:space="0" w:color="auto"/>
            <w:right w:val="none" w:sz="0" w:space="0" w:color="auto"/>
          </w:divBdr>
        </w:div>
        <w:div w:id="1531260894">
          <w:marLeft w:val="640"/>
          <w:marRight w:val="0"/>
          <w:marTop w:val="0"/>
          <w:marBottom w:val="0"/>
          <w:divBdr>
            <w:top w:val="none" w:sz="0" w:space="0" w:color="auto"/>
            <w:left w:val="none" w:sz="0" w:space="0" w:color="auto"/>
            <w:bottom w:val="none" w:sz="0" w:space="0" w:color="auto"/>
            <w:right w:val="none" w:sz="0" w:space="0" w:color="auto"/>
          </w:divBdr>
        </w:div>
        <w:div w:id="1810050260">
          <w:marLeft w:val="640"/>
          <w:marRight w:val="0"/>
          <w:marTop w:val="0"/>
          <w:marBottom w:val="0"/>
          <w:divBdr>
            <w:top w:val="none" w:sz="0" w:space="0" w:color="auto"/>
            <w:left w:val="none" w:sz="0" w:space="0" w:color="auto"/>
            <w:bottom w:val="none" w:sz="0" w:space="0" w:color="auto"/>
            <w:right w:val="none" w:sz="0" w:space="0" w:color="auto"/>
          </w:divBdr>
        </w:div>
        <w:div w:id="1731227540">
          <w:marLeft w:val="640"/>
          <w:marRight w:val="0"/>
          <w:marTop w:val="0"/>
          <w:marBottom w:val="0"/>
          <w:divBdr>
            <w:top w:val="none" w:sz="0" w:space="0" w:color="auto"/>
            <w:left w:val="none" w:sz="0" w:space="0" w:color="auto"/>
            <w:bottom w:val="none" w:sz="0" w:space="0" w:color="auto"/>
            <w:right w:val="none" w:sz="0" w:space="0" w:color="auto"/>
          </w:divBdr>
        </w:div>
        <w:div w:id="743768351">
          <w:marLeft w:val="640"/>
          <w:marRight w:val="0"/>
          <w:marTop w:val="0"/>
          <w:marBottom w:val="0"/>
          <w:divBdr>
            <w:top w:val="none" w:sz="0" w:space="0" w:color="auto"/>
            <w:left w:val="none" w:sz="0" w:space="0" w:color="auto"/>
            <w:bottom w:val="none" w:sz="0" w:space="0" w:color="auto"/>
            <w:right w:val="none" w:sz="0" w:space="0" w:color="auto"/>
          </w:divBdr>
        </w:div>
        <w:div w:id="2041858482">
          <w:marLeft w:val="640"/>
          <w:marRight w:val="0"/>
          <w:marTop w:val="0"/>
          <w:marBottom w:val="0"/>
          <w:divBdr>
            <w:top w:val="none" w:sz="0" w:space="0" w:color="auto"/>
            <w:left w:val="none" w:sz="0" w:space="0" w:color="auto"/>
            <w:bottom w:val="none" w:sz="0" w:space="0" w:color="auto"/>
            <w:right w:val="none" w:sz="0" w:space="0" w:color="auto"/>
          </w:divBdr>
        </w:div>
        <w:div w:id="1300110150">
          <w:marLeft w:val="640"/>
          <w:marRight w:val="0"/>
          <w:marTop w:val="0"/>
          <w:marBottom w:val="0"/>
          <w:divBdr>
            <w:top w:val="none" w:sz="0" w:space="0" w:color="auto"/>
            <w:left w:val="none" w:sz="0" w:space="0" w:color="auto"/>
            <w:bottom w:val="none" w:sz="0" w:space="0" w:color="auto"/>
            <w:right w:val="none" w:sz="0" w:space="0" w:color="auto"/>
          </w:divBdr>
        </w:div>
        <w:div w:id="1707027609">
          <w:marLeft w:val="640"/>
          <w:marRight w:val="0"/>
          <w:marTop w:val="0"/>
          <w:marBottom w:val="0"/>
          <w:divBdr>
            <w:top w:val="none" w:sz="0" w:space="0" w:color="auto"/>
            <w:left w:val="none" w:sz="0" w:space="0" w:color="auto"/>
            <w:bottom w:val="none" w:sz="0" w:space="0" w:color="auto"/>
            <w:right w:val="none" w:sz="0" w:space="0" w:color="auto"/>
          </w:divBdr>
        </w:div>
        <w:div w:id="253516451">
          <w:marLeft w:val="640"/>
          <w:marRight w:val="0"/>
          <w:marTop w:val="0"/>
          <w:marBottom w:val="0"/>
          <w:divBdr>
            <w:top w:val="none" w:sz="0" w:space="0" w:color="auto"/>
            <w:left w:val="none" w:sz="0" w:space="0" w:color="auto"/>
            <w:bottom w:val="none" w:sz="0" w:space="0" w:color="auto"/>
            <w:right w:val="none" w:sz="0" w:space="0" w:color="auto"/>
          </w:divBdr>
        </w:div>
        <w:div w:id="1173767208">
          <w:marLeft w:val="640"/>
          <w:marRight w:val="0"/>
          <w:marTop w:val="0"/>
          <w:marBottom w:val="0"/>
          <w:divBdr>
            <w:top w:val="none" w:sz="0" w:space="0" w:color="auto"/>
            <w:left w:val="none" w:sz="0" w:space="0" w:color="auto"/>
            <w:bottom w:val="none" w:sz="0" w:space="0" w:color="auto"/>
            <w:right w:val="none" w:sz="0" w:space="0" w:color="auto"/>
          </w:divBdr>
        </w:div>
        <w:div w:id="1359622043">
          <w:marLeft w:val="640"/>
          <w:marRight w:val="0"/>
          <w:marTop w:val="0"/>
          <w:marBottom w:val="0"/>
          <w:divBdr>
            <w:top w:val="none" w:sz="0" w:space="0" w:color="auto"/>
            <w:left w:val="none" w:sz="0" w:space="0" w:color="auto"/>
            <w:bottom w:val="none" w:sz="0" w:space="0" w:color="auto"/>
            <w:right w:val="none" w:sz="0" w:space="0" w:color="auto"/>
          </w:divBdr>
        </w:div>
        <w:div w:id="1629123302">
          <w:marLeft w:val="640"/>
          <w:marRight w:val="0"/>
          <w:marTop w:val="0"/>
          <w:marBottom w:val="0"/>
          <w:divBdr>
            <w:top w:val="none" w:sz="0" w:space="0" w:color="auto"/>
            <w:left w:val="none" w:sz="0" w:space="0" w:color="auto"/>
            <w:bottom w:val="none" w:sz="0" w:space="0" w:color="auto"/>
            <w:right w:val="none" w:sz="0" w:space="0" w:color="auto"/>
          </w:divBdr>
        </w:div>
        <w:div w:id="174423519">
          <w:marLeft w:val="640"/>
          <w:marRight w:val="0"/>
          <w:marTop w:val="0"/>
          <w:marBottom w:val="0"/>
          <w:divBdr>
            <w:top w:val="none" w:sz="0" w:space="0" w:color="auto"/>
            <w:left w:val="none" w:sz="0" w:space="0" w:color="auto"/>
            <w:bottom w:val="none" w:sz="0" w:space="0" w:color="auto"/>
            <w:right w:val="none" w:sz="0" w:space="0" w:color="auto"/>
          </w:divBdr>
        </w:div>
        <w:div w:id="33818562">
          <w:marLeft w:val="640"/>
          <w:marRight w:val="0"/>
          <w:marTop w:val="0"/>
          <w:marBottom w:val="0"/>
          <w:divBdr>
            <w:top w:val="none" w:sz="0" w:space="0" w:color="auto"/>
            <w:left w:val="none" w:sz="0" w:space="0" w:color="auto"/>
            <w:bottom w:val="none" w:sz="0" w:space="0" w:color="auto"/>
            <w:right w:val="none" w:sz="0" w:space="0" w:color="auto"/>
          </w:divBdr>
        </w:div>
        <w:div w:id="351806001">
          <w:marLeft w:val="640"/>
          <w:marRight w:val="0"/>
          <w:marTop w:val="0"/>
          <w:marBottom w:val="0"/>
          <w:divBdr>
            <w:top w:val="none" w:sz="0" w:space="0" w:color="auto"/>
            <w:left w:val="none" w:sz="0" w:space="0" w:color="auto"/>
            <w:bottom w:val="none" w:sz="0" w:space="0" w:color="auto"/>
            <w:right w:val="none" w:sz="0" w:space="0" w:color="auto"/>
          </w:divBdr>
        </w:div>
        <w:div w:id="1248265642">
          <w:marLeft w:val="640"/>
          <w:marRight w:val="0"/>
          <w:marTop w:val="0"/>
          <w:marBottom w:val="0"/>
          <w:divBdr>
            <w:top w:val="none" w:sz="0" w:space="0" w:color="auto"/>
            <w:left w:val="none" w:sz="0" w:space="0" w:color="auto"/>
            <w:bottom w:val="none" w:sz="0" w:space="0" w:color="auto"/>
            <w:right w:val="none" w:sz="0" w:space="0" w:color="auto"/>
          </w:divBdr>
        </w:div>
        <w:div w:id="1139106104">
          <w:marLeft w:val="640"/>
          <w:marRight w:val="0"/>
          <w:marTop w:val="0"/>
          <w:marBottom w:val="0"/>
          <w:divBdr>
            <w:top w:val="none" w:sz="0" w:space="0" w:color="auto"/>
            <w:left w:val="none" w:sz="0" w:space="0" w:color="auto"/>
            <w:bottom w:val="none" w:sz="0" w:space="0" w:color="auto"/>
            <w:right w:val="none" w:sz="0" w:space="0" w:color="auto"/>
          </w:divBdr>
        </w:div>
        <w:div w:id="1322462286">
          <w:marLeft w:val="640"/>
          <w:marRight w:val="0"/>
          <w:marTop w:val="0"/>
          <w:marBottom w:val="0"/>
          <w:divBdr>
            <w:top w:val="none" w:sz="0" w:space="0" w:color="auto"/>
            <w:left w:val="none" w:sz="0" w:space="0" w:color="auto"/>
            <w:bottom w:val="none" w:sz="0" w:space="0" w:color="auto"/>
            <w:right w:val="none" w:sz="0" w:space="0" w:color="auto"/>
          </w:divBdr>
        </w:div>
        <w:div w:id="1168788058">
          <w:marLeft w:val="640"/>
          <w:marRight w:val="0"/>
          <w:marTop w:val="0"/>
          <w:marBottom w:val="0"/>
          <w:divBdr>
            <w:top w:val="none" w:sz="0" w:space="0" w:color="auto"/>
            <w:left w:val="none" w:sz="0" w:space="0" w:color="auto"/>
            <w:bottom w:val="none" w:sz="0" w:space="0" w:color="auto"/>
            <w:right w:val="none" w:sz="0" w:space="0" w:color="auto"/>
          </w:divBdr>
        </w:div>
        <w:div w:id="1886597332">
          <w:marLeft w:val="640"/>
          <w:marRight w:val="0"/>
          <w:marTop w:val="0"/>
          <w:marBottom w:val="0"/>
          <w:divBdr>
            <w:top w:val="none" w:sz="0" w:space="0" w:color="auto"/>
            <w:left w:val="none" w:sz="0" w:space="0" w:color="auto"/>
            <w:bottom w:val="none" w:sz="0" w:space="0" w:color="auto"/>
            <w:right w:val="none" w:sz="0" w:space="0" w:color="auto"/>
          </w:divBdr>
        </w:div>
        <w:div w:id="1322080813">
          <w:marLeft w:val="640"/>
          <w:marRight w:val="0"/>
          <w:marTop w:val="0"/>
          <w:marBottom w:val="0"/>
          <w:divBdr>
            <w:top w:val="none" w:sz="0" w:space="0" w:color="auto"/>
            <w:left w:val="none" w:sz="0" w:space="0" w:color="auto"/>
            <w:bottom w:val="none" w:sz="0" w:space="0" w:color="auto"/>
            <w:right w:val="none" w:sz="0" w:space="0" w:color="auto"/>
          </w:divBdr>
        </w:div>
        <w:div w:id="607201148">
          <w:marLeft w:val="640"/>
          <w:marRight w:val="0"/>
          <w:marTop w:val="0"/>
          <w:marBottom w:val="0"/>
          <w:divBdr>
            <w:top w:val="none" w:sz="0" w:space="0" w:color="auto"/>
            <w:left w:val="none" w:sz="0" w:space="0" w:color="auto"/>
            <w:bottom w:val="none" w:sz="0" w:space="0" w:color="auto"/>
            <w:right w:val="none" w:sz="0" w:space="0" w:color="auto"/>
          </w:divBdr>
        </w:div>
        <w:div w:id="1529873043">
          <w:marLeft w:val="640"/>
          <w:marRight w:val="0"/>
          <w:marTop w:val="0"/>
          <w:marBottom w:val="0"/>
          <w:divBdr>
            <w:top w:val="none" w:sz="0" w:space="0" w:color="auto"/>
            <w:left w:val="none" w:sz="0" w:space="0" w:color="auto"/>
            <w:bottom w:val="none" w:sz="0" w:space="0" w:color="auto"/>
            <w:right w:val="none" w:sz="0" w:space="0" w:color="auto"/>
          </w:divBdr>
        </w:div>
        <w:div w:id="1330016939">
          <w:marLeft w:val="640"/>
          <w:marRight w:val="0"/>
          <w:marTop w:val="0"/>
          <w:marBottom w:val="0"/>
          <w:divBdr>
            <w:top w:val="none" w:sz="0" w:space="0" w:color="auto"/>
            <w:left w:val="none" w:sz="0" w:space="0" w:color="auto"/>
            <w:bottom w:val="none" w:sz="0" w:space="0" w:color="auto"/>
            <w:right w:val="none" w:sz="0" w:space="0" w:color="auto"/>
          </w:divBdr>
        </w:div>
        <w:div w:id="1014846976">
          <w:marLeft w:val="640"/>
          <w:marRight w:val="0"/>
          <w:marTop w:val="0"/>
          <w:marBottom w:val="0"/>
          <w:divBdr>
            <w:top w:val="none" w:sz="0" w:space="0" w:color="auto"/>
            <w:left w:val="none" w:sz="0" w:space="0" w:color="auto"/>
            <w:bottom w:val="none" w:sz="0" w:space="0" w:color="auto"/>
            <w:right w:val="none" w:sz="0" w:space="0" w:color="auto"/>
          </w:divBdr>
        </w:div>
      </w:divsChild>
    </w:div>
    <w:div w:id="1794520553">
      <w:bodyDiv w:val="1"/>
      <w:marLeft w:val="0"/>
      <w:marRight w:val="0"/>
      <w:marTop w:val="0"/>
      <w:marBottom w:val="0"/>
      <w:divBdr>
        <w:top w:val="none" w:sz="0" w:space="0" w:color="auto"/>
        <w:left w:val="none" w:sz="0" w:space="0" w:color="auto"/>
        <w:bottom w:val="none" w:sz="0" w:space="0" w:color="auto"/>
        <w:right w:val="none" w:sz="0" w:space="0" w:color="auto"/>
      </w:divBdr>
      <w:divsChild>
        <w:div w:id="940376144">
          <w:marLeft w:val="640"/>
          <w:marRight w:val="0"/>
          <w:marTop w:val="0"/>
          <w:marBottom w:val="0"/>
          <w:divBdr>
            <w:top w:val="none" w:sz="0" w:space="0" w:color="auto"/>
            <w:left w:val="none" w:sz="0" w:space="0" w:color="auto"/>
            <w:bottom w:val="none" w:sz="0" w:space="0" w:color="auto"/>
            <w:right w:val="none" w:sz="0" w:space="0" w:color="auto"/>
          </w:divBdr>
        </w:div>
        <w:div w:id="1980571615">
          <w:marLeft w:val="640"/>
          <w:marRight w:val="0"/>
          <w:marTop w:val="0"/>
          <w:marBottom w:val="0"/>
          <w:divBdr>
            <w:top w:val="none" w:sz="0" w:space="0" w:color="auto"/>
            <w:left w:val="none" w:sz="0" w:space="0" w:color="auto"/>
            <w:bottom w:val="none" w:sz="0" w:space="0" w:color="auto"/>
            <w:right w:val="none" w:sz="0" w:space="0" w:color="auto"/>
          </w:divBdr>
        </w:div>
        <w:div w:id="1031493574">
          <w:marLeft w:val="640"/>
          <w:marRight w:val="0"/>
          <w:marTop w:val="0"/>
          <w:marBottom w:val="0"/>
          <w:divBdr>
            <w:top w:val="none" w:sz="0" w:space="0" w:color="auto"/>
            <w:left w:val="none" w:sz="0" w:space="0" w:color="auto"/>
            <w:bottom w:val="none" w:sz="0" w:space="0" w:color="auto"/>
            <w:right w:val="none" w:sz="0" w:space="0" w:color="auto"/>
          </w:divBdr>
        </w:div>
        <w:div w:id="1658335909">
          <w:marLeft w:val="640"/>
          <w:marRight w:val="0"/>
          <w:marTop w:val="0"/>
          <w:marBottom w:val="0"/>
          <w:divBdr>
            <w:top w:val="none" w:sz="0" w:space="0" w:color="auto"/>
            <w:left w:val="none" w:sz="0" w:space="0" w:color="auto"/>
            <w:bottom w:val="none" w:sz="0" w:space="0" w:color="auto"/>
            <w:right w:val="none" w:sz="0" w:space="0" w:color="auto"/>
          </w:divBdr>
        </w:div>
        <w:div w:id="2141803441">
          <w:marLeft w:val="640"/>
          <w:marRight w:val="0"/>
          <w:marTop w:val="0"/>
          <w:marBottom w:val="0"/>
          <w:divBdr>
            <w:top w:val="none" w:sz="0" w:space="0" w:color="auto"/>
            <w:left w:val="none" w:sz="0" w:space="0" w:color="auto"/>
            <w:bottom w:val="none" w:sz="0" w:space="0" w:color="auto"/>
            <w:right w:val="none" w:sz="0" w:space="0" w:color="auto"/>
          </w:divBdr>
        </w:div>
        <w:div w:id="1527329539">
          <w:marLeft w:val="640"/>
          <w:marRight w:val="0"/>
          <w:marTop w:val="0"/>
          <w:marBottom w:val="0"/>
          <w:divBdr>
            <w:top w:val="none" w:sz="0" w:space="0" w:color="auto"/>
            <w:left w:val="none" w:sz="0" w:space="0" w:color="auto"/>
            <w:bottom w:val="none" w:sz="0" w:space="0" w:color="auto"/>
            <w:right w:val="none" w:sz="0" w:space="0" w:color="auto"/>
          </w:divBdr>
        </w:div>
        <w:div w:id="53242723">
          <w:marLeft w:val="640"/>
          <w:marRight w:val="0"/>
          <w:marTop w:val="0"/>
          <w:marBottom w:val="0"/>
          <w:divBdr>
            <w:top w:val="none" w:sz="0" w:space="0" w:color="auto"/>
            <w:left w:val="none" w:sz="0" w:space="0" w:color="auto"/>
            <w:bottom w:val="none" w:sz="0" w:space="0" w:color="auto"/>
            <w:right w:val="none" w:sz="0" w:space="0" w:color="auto"/>
          </w:divBdr>
        </w:div>
        <w:div w:id="1304311053">
          <w:marLeft w:val="640"/>
          <w:marRight w:val="0"/>
          <w:marTop w:val="0"/>
          <w:marBottom w:val="0"/>
          <w:divBdr>
            <w:top w:val="none" w:sz="0" w:space="0" w:color="auto"/>
            <w:left w:val="none" w:sz="0" w:space="0" w:color="auto"/>
            <w:bottom w:val="none" w:sz="0" w:space="0" w:color="auto"/>
            <w:right w:val="none" w:sz="0" w:space="0" w:color="auto"/>
          </w:divBdr>
        </w:div>
        <w:div w:id="956986936">
          <w:marLeft w:val="640"/>
          <w:marRight w:val="0"/>
          <w:marTop w:val="0"/>
          <w:marBottom w:val="0"/>
          <w:divBdr>
            <w:top w:val="none" w:sz="0" w:space="0" w:color="auto"/>
            <w:left w:val="none" w:sz="0" w:space="0" w:color="auto"/>
            <w:bottom w:val="none" w:sz="0" w:space="0" w:color="auto"/>
            <w:right w:val="none" w:sz="0" w:space="0" w:color="auto"/>
          </w:divBdr>
        </w:div>
        <w:div w:id="1690449112">
          <w:marLeft w:val="640"/>
          <w:marRight w:val="0"/>
          <w:marTop w:val="0"/>
          <w:marBottom w:val="0"/>
          <w:divBdr>
            <w:top w:val="none" w:sz="0" w:space="0" w:color="auto"/>
            <w:left w:val="none" w:sz="0" w:space="0" w:color="auto"/>
            <w:bottom w:val="none" w:sz="0" w:space="0" w:color="auto"/>
            <w:right w:val="none" w:sz="0" w:space="0" w:color="auto"/>
          </w:divBdr>
        </w:div>
        <w:div w:id="1201237614">
          <w:marLeft w:val="640"/>
          <w:marRight w:val="0"/>
          <w:marTop w:val="0"/>
          <w:marBottom w:val="0"/>
          <w:divBdr>
            <w:top w:val="none" w:sz="0" w:space="0" w:color="auto"/>
            <w:left w:val="none" w:sz="0" w:space="0" w:color="auto"/>
            <w:bottom w:val="none" w:sz="0" w:space="0" w:color="auto"/>
            <w:right w:val="none" w:sz="0" w:space="0" w:color="auto"/>
          </w:divBdr>
        </w:div>
        <w:div w:id="744649152">
          <w:marLeft w:val="640"/>
          <w:marRight w:val="0"/>
          <w:marTop w:val="0"/>
          <w:marBottom w:val="0"/>
          <w:divBdr>
            <w:top w:val="none" w:sz="0" w:space="0" w:color="auto"/>
            <w:left w:val="none" w:sz="0" w:space="0" w:color="auto"/>
            <w:bottom w:val="none" w:sz="0" w:space="0" w:color="auto"/>
            <w:right w:val="none" w:sz="0" w:space="0" w:color="auto"/>
          </w:divBdr>
        </w:div>
        <w:div w:id="1893885258">
          <w:marLeft w:val="640"/>
          <w:marRight w:val="0"/>
          <w:marTop w:val="0"/>
          <w:marBottom w:val="0"/>
          <w:divBdr>
            <w:top w:val="none" w:sz="0" w:space="0" w:color="auto"/>
            <w:left w:val="none" w:sz="0" w:space="0" w:color="auto"/>
            <w:bottom w:val="none" w:sz="0" w:space="0" w:color="auto"/>
            <w:right w:val="none" w:sz="0" w:space="0" w:color="auto"/>
          </w:divBdr>
        </w:div>
        <w:div w:id="2124761040">
          <w:marLeft w:val="640"/>
          <w:marRight w:val="0"/>
          <w:marTop w:val="0"/>
          <w:marBottom w:val="0"/>
          <w:divBdr>
            <w:top w:val="none" w:sz="0" w:space="0" w:color="auto"/>
            <w:left w:val="none" w:sz="0" w:space="0" w:color="auto"/>
            <w:bottom w:val="none" w:sz="0" w:space="0" w:color="auto"/>
            <w:right w:val="none" w:sz="0" w:space="0" w:color="auto"/>
          </w:divBdr>
        </w:div>
        <w:div w:id="543636930">
          <w:marLeft w:val="640"/>
          <w:marRight w:val="0"/>
          <w:marTop w:val="0"/>
          <w:marBottom w:val="0"/>
          <w:divBdr>
            <w:top w:val="none" w:sz="0" w:space="0" w:color="auto"/>
            <w:left w:val="none" w:sz="0" w:space="0" w:color="auto"/>
            <w:bottom w:val="none" w:sz="0" w:space="0" w:color="auto"/>
            <w:right w:val="none" w:sz="0" w:space="0" w:color="auto"/>
          </w:divBdr>
        </w:div>
        <w:div w:id="1211460267">
          <w:marLeft w:val="640"/>
          <w:marRight w:val="0"/>
          <w:marTop w:val="0"/>
          <w:marBottom w:val="0"/>
          <w:divBdr>
            <w:top w:val="none" w:sz="0" w:space="0" w:color="auto"/>
            <w:left w:val="none" w:sz="0" w:space="0" w:color="auto"/>
            <w:bottom w:val="none" w:sz="0" w:space="0" w:color="auto"/>
            <w:right w:val="none" w:sz="0" w:space="0" w:color="auto"/>
          </w:divBdr>
        </w:div>
        <w:div w:id="972100170">
          <w:marLeft w:val="640"/>
          <w:marRight w:val="0"/>
          <w:marTop w:val="0"/>
          <w:marBottom w:val="0"/>
          <w:divBdr>
            <w:top w:val="none" w:sz="0" w:space="0" w:color="auto"/>
            <w:left w:val="none" w:sz="0" w:space="0" w:color="auto"/>
            <w:bottom w:val="none" w:sz="0" w:space="0" w:color="auto"/>
            <w:right w:val="none" w:sz="0" w:space="0" w:color="auto"/>
          </w:divBdr>
        </w:div>
        <w:div w:id="593901965">
          <w:marLeft w:val="640"/>
          <w:marRight w:val="0"/>
          <w:marTop w:val="0"/>
          <w:marBottom w:val="0"/>
          <w:divBdr>
            <w:top w:val="none" w:sz="0" w:space="0" w:color="auto"/>
            <w:left w:val="none" w:sz="0" w:space="0" w:color="auto"/>
            <w:bottom w:val="none" w:sz="0" w:space="0" w:color="auto"/>
            <w:right w:val="none" w:sz="0" w:space="0" w:color="auto"/>
          </w:divBdr>
        </w:div>
        <w:div w:id="1880823167">
          <w:marLeft w:val="640"/>
          <w:marRight w:val="0"/>
          <w:marTop w:val="0"/>
          <w:marBottom w:val="0"/>
          <w:divBdr>
            <w:top w:val="none" w:sz="0" w:space="0" w:color="auto"/>
            <w:left w:val="none" w:sz="0" w:space="0" w:color="auto"/>
            <w:bottom w:val="none" w:sz="0" w:space="0" w:color="auto"/>
            <w:right w:val="none" w:sz="0" w:space="0" w:color="auto"/>
          </w:divBdr>
        </w:div>
        <w:div w:id="736897737">
          <w:marLeft w:val="640"/>
          <w:marRight w:val="0"/>
          <w:marTop w:val="0"/>
          <w:marBottom w:val="0"/>
          <w:divBdr>
            <w:top w:val="none" w:sz="0" w:space="0" w:color="auto"/>
            <w:left w:val="none" w:sz="0" w:space="0" w:color="auto"/>
            <w:bottom w:val="none" w:sz="0" w:space="0" w:color="auto"/>
            <w:right w:val="none" w:sz="0" w:space="0" w:color="auto"/>
          </w:divBdr>
        </w:div>
        <w:div w:id="1850412110">
          <w:marLeft w:val="640"/>
          <w:marRight w:val="0"/>
          <w:marTop w:val="0"/>
          <w:marBottom w:val="0"/>
          <w:divBdr>
            <w:top w:val="none" w:sz="0" w:space="0" w:color="auto"/>
            <w:left w:val="none" w:sz="0" w:space="0" w:color="auto"/>
            <w:bottom w:val="none" w:sz="0" w:space="0" w:color="auto"/>
            <w:right w:val="none" w:sz="0" w:space="0" w:color="auto"/>
          </w:divBdr>
        </w:div>
        <w:div w:id="119307830">
          <w:marLeft w:val="640"/>
          <w:marRight w:val="0"/>
          <w:marTop w:val="0"/>
          <w:marBottom w:val="0"/>
          <w:divBdr>
            <w:top w:val="none" w:sz="0" w:space="0" w:color="auto"/>
            <w:left w:val="none" w:sz="0" w:space="0" w:color="auto"/>
            <w:bottom w:val="none" w:sz="0" w:space="0" w:color="auto"/>
            <w:right w:val="none" w:sz="0" w:space="0" w:color="auto"/>
          </w:divBdr>
        </w:div>
        <w:div w:id="71977180">
          <w:marLeft w:val="640"/>
          <w:marRight w:val="0"/>
          <w:marTop w:val="0"/>
          <w:marBottom w:val="0"/>
          <w:divBdr>
            <w:top w:val="none" w:sz="0" w:space="0" w:color="auto"/>
            <w:left w:val="none" w:sz="0" w:space="0" w:color="auto"/>
            <w:bottom w:val="none" w:sz="0" w:space="0" w:color="auto"/>
            <w:right w:val="none" w:sz="0" w:space="0" w:color="auto"/>
          </w:divBdr>
        </w:div>
        <w:div w:id="1282615947">
          <w:marLeft w:val="640"/>
          <w:marRight w:val="0"/>
          <w:marTop w:val="0"/>
          <w:marBottom w:val="0"/>
          <w:divBdr>
            <w:top w:val="none" w:sz="0" w:space="0" w:color="auto"/>
            <w:left w:val="none" w:sz="0" w:space="0" w:color="auto"/>
            <w:bottom w:val="none" w:sz="0" w:space="0" w:color="auto"/>
            <w:right w:val="none" w:sz="0" w:space="0" w:color="auto"/>
          </w:divBdr>
        </w:div>
        <w:div w:id="431122634">
          <w:marLeft w:val="640"/>
          <w:marRight w:val="0"/>
          <w:marTop w:val="0"/>
          <w:marBottom w:val="0"/>
          <w:divBdr>
            <w:top w:val="none" w:sz="0" w:space="0" w:color="auto"/>
            <w:left w:val="none" w:sz="0" w:space="0" w:color="auto"/>
            <w:bottom w:val="none" w:sz="0" w:space="0" w:color="auto"/>
            <w:right w:val="none" w:sz="0" w:space="0" w:color="auto"/>
          </w:divBdr>
        </w:div>
        <w:div w:id="756900769">
          <w:marLeft w:val="640"/>
          <w:marRight w:val="0"/>
          <w:marTop w:val="0"/>
          <w:marBottom w:val="0"/>
          <w:divBdr>
            <w:top w:val="none" w:sz="0" w:space="0" w:color="auto"/>
            <w:left w:val="none" w:sz="0" w:space="0" w:color="auto"/>
            <w:bottom w:val="none" w:sz="0" w:space="0" w:color="auto"/>
            <w:right w:val="none" w:sz="0" w:space="0" w:color="auto"/>
          </w:divBdr>
        </w:div>
        <w:div w:id="1303996870">
          <w:marLeft w:val="640"/>
          <w:marRight w:val="0"/>
          <w:marTop w:val="0"/>
          <w:marBottom w:val="0"/>
          <w:divBdr>
            <w:top w:val="none" w:sz="0" w:space="0" w:color="auto"/>
            <w:left w:val="none" w:sz="0" w:space="0" w:color="auto"/>
            <w:bottom w:val="none" w:sz="0" w:space="0" w:color="auto"/>
            <w:right w:val="none" w:sz="0" w:space="0" w:color="auto"/>
          </w:divBdr>
        </w:div>
        <w:div w:id="149056648">
          <w:marLeft w:val="640"/>
          <w:marRight w:val="0"/>
          <w:marTop w:val="0"/>
          <w:marBottom w:val="0"/>
          <w:divBdr>
            <w:top w:val="none" w:sz="0" w:space="0" w:color="auto"/>
            <w:left w:val="none" w:sz="0" w:space="0" w:color="auto"/>
            <w:bottom w:val="none" w:sz="0" w:space="0" w:color="auto"/>
            <w:right w:val="none" w:sz="0" w:space="0" w:color="auto"/>
          </w:divBdr>
        </w:div>
        <w:div w:id="1485506549">
          <w:marLeft w:val="640"/>
          <w:marRight w:val="0"/>
          <w:marTop w:val="0"/>
          <w:marBottom w:val="0"/>
          <w:divBdr>
            <w:top w:val="none" w:sz="0" w:space="0" w:color="auto"/>
            <w:left w:val="none" w:sz="0" w:space="0" w:color="auto"/>
            <w:bottom w:val="none" w:sz="0" w:space="0" w:color="auto"/>
            <w:right w:val="none" w:sz="0" w:space="0" w:color="auto"/>
          </w:divBdr>
        </w:div>
        <w:div w:id="1532065785">
          <w:marLeft w:val="640"/>
          <w:marRight w:val="0"/>
          <w:marTop w:val="0"/>
          <w:marBottom w:val="0"/>
          <w:divBdr>
            <w:top w:val="none" w:sz="0" w:space="0" w:color="auto"/>
            <w:left w:val="none" w:sz="0" w:space="0" w:color="auto"/>
            <w:bottom w:val="none" w:sz="0" w:space="0" w:color="auto"/>
            <w:right w:val="none" w:sz="0" w:space="0" w:color="auto"/>
          </w:divBdr>
        </w:div>
        <w:div w:id="899512663">
          <w:marLeft w:val="640"/>
          <w:marRight w:val="0"/>
          <w:marTop w:val="0"/>
          <w:marBottom w:val="0"/>
          <w:divBdr>
            <w:top w:val="none" w:sz="0" w:space="0" w:color="auto"/>
            <w:left w:val="none" w:sz="0" w:space="0" w:color="auto"/>
            <w:bottom w:val="none" w:sz="0" w:space="0" w:color="auto"/>
            <w:right w:val="none" w:sz="0" w:space="0" w:color="auto"/>
          </w:divBdr>
        </w:div>
        <w:div w:id="792559152">
          <w:marLeft w:val="640"/>
          <w:marRight w:val="0"/>
          <w:marTop w:val="0"/>
          <w:marBottom w:val="0"/>
          <w:divBdr>
            <w:top w:val="none" w:sz="0" w:space="0" w:color="auto"/>
            <w:left w:val="none" w:sz="0" w:space="0" w:color="auto"/>
            <w:bottom w:val="none" w:sz="0" w:space="0" w:color="auto"/>
            <w:right w:val="none" w:sz="0" w:space="0" w:color="auto"/>
          </w:divBdr>
        </w:div>
        <w:div w:id="719288426">
          <w:marLeft w:val="640"/>
          <w:marRight w:val="0"/>
          <w:marTop w:val="0"/>
          <w:marBottom w:val="0"/>
          <w:divBdr>
            <w:top w:val="none" w:sz="0" w:space="0" w:color="auto"/>
            <w:left w:val="none" w:sz="0" w:space="0" w:color="auto"/>
            <w:bottom w:val="none" w:sz="0" w:space="0" w:color="auto"/>
            <w:right w:val="none" w:sz="0" w:space="0" w:color="auto"/>
          </w:divBdr>
        </w:div>
        <w:div w:id="619266574">
          <w:marLeft w:val="640"/>
          <w:marRight w:val="0"/>
          <w:marTop w:val="0"/>
          <w:marBottom w:val="0"/>
          <w:divBdr>
            <w:top w:val="none" w:sz="0" w:space="0" w:color="auto"/>
            <w:left w:val="none" w:sz="0" w:space="0" w:color="auto"/>
            <w:bottom w:val="none" w:sz="0" w:space="0" w:color="auto"/>
            <w:right w:val="none" w:sz="0" w:space="0" w:color="auto"/>
          </w:divBdr>
        </w:div>
        <w:div w:id="620232987">
          <w:marLeft w:val="640"/>
          <w:marRight w:val="0"/>
          <w:marTop w:val="0"/>
          <w:marBottom w:val="0"/>
          <w:divBdr>
            <w:top w:val="none" w:sz="0" w:space="0" w:color="auto"/>
            <w:left w:val="none" w:sz="0" w:space="0" w:color="auto"/>
            <w:bottom w:val="none" w:sz="0" w:space="0" w:color="auto"/>
            <w:right w:val="none" w:sz="0" w:space="0" w:color="auto"/>
          </w:divBdr>
        </w:div>
      </w:divsChild>
    </w:div>
    <w:div w:id="1803890258">
      <w:bodyDiv w:val="1"/>
      <w:marLeft w:val="0"/>
      <w:marRight w:val="0"/>
      <w:marTop w:val="0"/>
      <w:marBottom w:val="0"/>
      <w:divBdr>
        <w:top w:val="none" w:sz="0" w:space="0" w:color="auto"/>
        <w:left w:val="none" w:sz="0" w:space="0" w:color="auto"/>
        <w:bottom w:val="none" w:sz="0" w:space="0" w:color="auto"/>
        <w:right w:val="none" w:sz="0" w:space="0" w:color="auto"/>
      </w:divBdr>
      <w:divsChild>
        <w:div w:id="454568042">
          <w:marLeft w:val="640"/>
          <w:marRight w:val="0"/>
          <w:marTop w:val="0"/>
          <w:marBottom w:val="0"/>
          <w:divBdr>
            <w:top w:val="none" w:sz="0" w:space="0" w:color="auto"/>
            <w:left w:val="none" w:sz="0" w:space="0" w:color="auto"/>
            <w:bottom w:val="none" w:sz="0" w:space="0" w:color="auto"/>
            <w:right w:val="none" w:sz="0" w:space="0" w:color="auto"/>
          </w:divBdr>
        </w:div>
        <w:div w:id="147326785">
          <w:marLeft w:val="640"/>
          <w:marRight w:val="0"/>
          <w:marTop w:val="0"/>
          <w:marBottom w:val="0"/>
          <w:divBdr>
            <w:top w:val="none" w:sz="0" w:space="0" w:color="auto"/>
            <w:left w:val="none" w:sz="0" w:space="0" w:color="auto"/>
            <w:bottom w:val="none" w:sz="0" w:space="0" w:color="auto"/>
            <w:right w:val="none" w:sz="0" w:space="0" w:color="auto"/>
          </w:divBdr>
        </w:div>
        <w:div w:id="1686326125">
          <w:marLeft w:val="640"/>
          <w:marRight w:val="0"/>
          <w:marTop w:val="0"/>
          <w:marBottom w:val="0"/>
          <w:divBdr>
            <w:top w:val="none" w:sz="0" w:space="0" w:color="auto"/>
            <w:left w:val="none" w:sz="0" w:space="0" w:color="auto"/>
            <w:bottom w:val="none" w:sz="0" w:space="0" w:color="auto"/>
            <w:right w:val="none" w:sz="0" w:space="0" w:color="auto"/>
          </w:divBdr>
        </w:div>
        <w:div w:id="832913283">
          <w:marLeft w:val="640"/>
          <w:marRight w:val="0"/>
          <w:marTop w:val="0"/>
          <w:marBottom w:val="0"/>
          <w:divBdr>
            <w:top w:val="none" w:sz="0" w:space="0" w:color="auto"/>
            <w:left w:val="none" w:sz="0" w:space="0" w:color="auto"/>
            <w:bottom w:val="none" w:sz="0" w:space="0" w:color="auto"/>
            <w:right w:val="none" w:sz="0" w:space="0" w:color="auto"/>
          </w:divBdr>
        </w:div>
        <w:div w:id="322466525">
          <w:marLeft w:val="640"/>
          <w:marRight w:val="0"/>
          <w:marTop w:val="0"/>
          <w:marBottom w:val="0"/>
          <w:divBdr>
            <w:top w:val="none" w:sz="0" w:space="0" w:color="auto"/>
            <w:left w:val="none" w:sz="0" w:space="0" w:color="auto"/>
            <w:bottom w:val="none" w:sz="0" w:space="0" w:color="auto"/>
            <w:right w:val="none" w:sz="0" w:space="0" w:color="auto"/>
          </w:divBdr>
        </w:div>
        <w:div w:id="1134639657">
          <w:marLeft w:val="640"/>
          <w:marRight w:val="0"/>
          <w:marTop w:val="0"/>
          <w:marBottom w:val="0"/>
          <w:divBdr>
            <w:top w:val="none" w:sz="0" w:space="0" w:color="auto"/>
            <w:left w:val="none" w:sz="0" w:space="0" w:color="auto"/>
            <w:bottom w:val="none" w:sz="0" w:space="0" w:color="auto"/>
            <w:right w:val="none" w:sz="0" w:space="0" w:color="auto"/>
          </w:divBdr>
        </w:div>
        <w:div w:id="1311711982">
          <w:marLeft w:val="640"/>
          <w:marRight w:val="0"/>
          <w:marTop w:val="0"/>
          <w:marBottom w:val="0"/>
          <w:divBdr>
            <w:top w:val="none" w:sz="0" w:space="0" w:color="auto"/>
            <w:left w:val="none" w:sz="0" w:space="0" w:color="auto"/>
            <w:bottom w:val="none" w:sz="0" w:space="0" w:color="auto"/>
            <w:right w:val="none" w:sz="0" w:space="0" w:color="auto"/>
          </w:divBdr>
        </w:div>
        <w:div w:id="287668420">
          <w:marLeft w:val="640"/>
          <w:marRight w:val="0"/>
          <w:marTop w:val="0"/>
          <w:marBottom w:val="0"/>
          <w:divBdr>
            <w:top w:val="none" w:sz="0" w:space="0" w:color="auto"/>
            <w:left w:val="none" w:sz="0" w:space="0" w:color="auto"/>
            <w:bottom w:val="none" w:sz="0" w:space="0" w:color="auto"/>
            <w:right w:val="none" w:sz="0" w:space="0" w:color="auto"/>
          </w:divBdr>
        </w:div>
        <w:div w:id="641929408">
          <w:marLeft w:val="640"/>
          <w:marRight w:val="0"/>
          <w:marTop w:val="0"/>
          <w:marBottom w:val="0"/>
          <w:divBdr>
            <w:top w:val="none" w:sz="0" w:space="0" w:color="auto"/>
            <w:left w:val="none" w:sz="0" w:space="0" w:color="auto"/>
            <w:bottom w:val="none" w:sz="0" w:space="0" w:color="auto"/>
            <w:right w:val="none" w:sz="0" w:space="0" w:color="auto"/>
          </w:divBdr>
        </w:div>
        <w:div w:id="734746119">
          <w:marLeft w:val="640"/>
          <w:marRight w:val="0"/>
          <w:marTop w:val="0"/>
          <w:marBottom w:val="0"/>
          <w:divBdr>
            <w:top w:val="none" w:sz="0" w:space="0" w:color="auto"/>
            <w:left w:val="none" w:sz="0" w:space="0" w:color="auto"/>
            <w:bottom w:val="none" w:sz="0" w:space="0" w:color="auto"/>
            <w:right w:val="none" w:sz="0" w:space="0" w:color="auto"/>
          </w:divBdr>
        </w:div>
        <w:div w:id="1571841219">
          <w:marLeft w:val="640"/>
          <w:marRight w:val="0"/>
          <w:marTop w:val="0"/>
          <w:marBottom w:val="0"/>
          <w:divBdr>
            <w:top w:val="none" w:sz="0" w:space="0" w:color="auto"/>
            <w:left w:val="none" w:sz="0" w:space="0" w:color="auto"/>
            <w:bottom w:val="none" w:sz="0" w:space="0" w:color="auto"/>
            <w:right w:val="none" w:sz="0" w:space="0" w:color="auto"/>
          </w:divBdr>
        </w:div>
        <w:div w:id="622812394">
          <w:marLeft w:val="640"/>
          <w:marRight w:val="0"/>
          <w:marTop w:val="0"/>
          <w:marBottom w:val="0"/>
          <w:divBdr>
            <w:top w:val="none" w:sz="0" w:space="0" w:color="auto"/>
            <w:left w:val="none" w:sz="0" w:space="0" w:color="auto"/>
            <w:bottom w:val="none" w:sz="0" w:space="0" w:color="auto"/>
            <w:right w:val="none" w:sz="0" w:space="0" w:color="auto"/>
          </w:divBdr>
        </w:div>
        <w:div w:id="729839868">
          <w:marLeft w:val="640"/>
          <w:marRight w:val="0"/>
          <w:marTop w:val="0"/>
          <w:marBottom w:val="0"/>
          <w:divBdr>
            <w:top w:val="none" w:sz="0" w:space="0" w:color="auto"/>
            <w:left w:val="none" w:sz="0" w:space="0" w:color="auto"/>
            <w:bottom w:val="none" w:sz="0" w:space="0" w:color="auto"/>
            <w:right w:val="none" w:sz="0" w:space="0" w:color="auto"/>
          </w:divBdr>
        </w:div>
        <w:div w:id="144590120">
          <w:marLeft w:val="640"/>
          <w:marRight w:val="0"/>
          <w:marTop w:val="0"/>
          <w:marBottom w:val="0"/>
          <w:divBdr>
            <w:top w:val="none" w:sz="0" w:space="0" w:color="auto"/>
            <w:left w:val="none" w:sz="0" w:space="0" w:color="auto"/>
            <w:bottom w:val="none" w:sz="0" w:space="0" w:color="auto"/>
            <w:right w:val="none" w:sz="0" w:space="0" w:color="auto"/>
          </w:divBdr>
        </w:div>
        <w:div w:id="901257599">
          <w:marLeft w:val="640"/>
          <w:marRight w:val="0"/>
          <w:marTop w:val="0"/>
          <w:marBottom w:val="0"/>
          <w:divBdr>
            <w:top w:val="none" w:sz="0" w:space="0" w:color="auto"/>
            <w:left w:val="none" w:sz="0" w:space="0" w:color="auto"/>
            <w:bottom w:val="none" w:sz="0" w:space="0" w:color="auto"/>
            <w:right w:val="none" w:sz="0" w:space="0" w:color="auto"/>
          </w:divBdr>
        </w:div>
        <w:div w:id="948125823">
          <w:marLeft w:val="640"/>
          <w:marRight w:val="0"/>
          <w:marTop w:val="0"/>
          <w:marBottom w:val="0"/>
          <w:divBdr>
            <w:top w:val="none" w:sz="0" w:space="0" w:color="auto"/>
            <w:left w:val="none" w:sz="0" w:space="0" w:color="auto"/>
            <w:bottom w:val="none" w:sz="0" w:space="0" w:color="auto"/>
            <w:right w:val="none" w:sz="0" w:space="0" w:color="auto"/>
          </w:divBdr>
        </w:div>
        <w:div w:id="1829517023">
          <w:marLeft w:val="640"/>
          <w:marRight w:val="0"/>
          <w:marTop w:val="0"/>
          <w:marBottom w:val="0"/>
          <w:divBdr>
            <w:top w:val="none" w:sz="0" w:space="0" w:color="auto"/>
            <w:left w:val="none" w:sz="0" w:space="0" w:color="auto"/>
            <w:bottom w:val="none" w:sz="0" w:space="0" w:color="auto"/>
            <w:right w:val="none" w:sz="0" w:space="0" w:color="auto"/>
          </w:divBdr>
        </w:div>
        <w:div w:id="846599682">
          <w:marLeft w:val="640"/>
          <w:marRight w:val="0"/>
          <w:marTop w:val="0"/>
          <w:marBottom w:val="0"/>
          <w:divBdr>
            <w:top w:val="none" w:sz="0" w:space="0" w:color="auto"/>
            <w:left w:val="none" w:sz="0" w:space="0" w:color="auto"/>
            <w:bottom w:val="none" w:sz="0" w:space="0" w:color="auto"/>
            <w:right w:val="none" w:sz="0" w:space="0" w:color="auto"/>
          </w:divBdr>
        </w:div>
        <w:div w:id="1263758687">
          <w:marLeft w:val="640"/>
          <w:marRight w:val="0"/>
          <w:marTop w:val="0"/>
          <w:marBottom w:val="0"/>
          <w:divBdr>
            <w:top w:val="none" w:sz="0" w:space="0" w:color="auto"/>
            <w:left w:val="none" w:sz="0" w:space="0" w:color="auto"/>
            <w:bottom w:val="none" w:sz="0" w:space="0" w:color="auto"/>
            <w:right w:val="none" w:sz="0" w:space="0" w:color="auto"/>
          </w:divBdr>
        </w:div>
        <w:div w:id="44063303">
          <w:marLeft w:val="640"/>
          <w:marRight w:val="0"/>
          <w:marTop w:val="0"/>
          <w:marBottom w:val="0"/>
          <w:divBdr>
            <w:top w:val="none" w:sz="0" w:space="0" w:color="auto"/>
            <w:left w:val="none" w:sz="0" w:space="0" w:color="auto"/>
            <w:bottom w:val="none" w:sz="0" w:space="0" w:color="auto"/>
            <w:right w:val="none" w:sz="0" w:space="0" w:color="auto"/>
          </w:divBdr>
        </w:div>
      </w:divsChild>
    </w:div>
    <w:div w:id="1812673336">
      <w:bodyDiv w:val="1"/>
      <w:marLeft w:val="0"/>
      <w:marRight w:val="0"/>
      <w:marTop w:val="0"/>
      <w:marBottom w:val="0"/>
      <w:divBdr>
        <w:top w:val="none" w:sz="0" w:space="0" w:color="auto"/>
        <w:left w:val="none" w:sz="0" w:space="0" w:color="auto"/>
        <w:bottom w:val="none" w:sz="0" w:space="0" w:color="auto"/>
        <w:right w:val="none" w:sz="0" w:space="0" w:color="auto"/>
      </w:divBdr>
      <w:divsChild>
        <w:div w:id="128135260">
          <w:marLeft w:val="640"/>
          <w:marRight w:val="0"/>
          <w:marTop w:val="0"/>
          <w:marBottom w:val="0"/>
          <w:divBdr>
            <w:top w:val="none" w:sz="0" w:space="0" w:color="auto"/>
            <w:left w:val="none" w:sz="0" w:space="0" w:color="auto"/>
            <w:bottom w:val="none" w:sz="0" w:space="0" w:color="auto"/>
            <w:right w:val="none" w:sz="0" w:space="0" w:color="auto"/>
          </w:divBdr>
        </w:div>
        <w:div w:id="1306081394">
          <w:marLeft w:val="640"/>
          <w:marRight w:val="0"/>
          <w:marTop w:val="0"/>
          <w:marBottom w:val="0"/>
          <w:divBdr>
            <w:top w:val="none" w:sz="0" w:space="0" w:color="auto"/>
            <w:left w:val="none" w:sz="0" w:space="0" w:color="auto"/>
            <w:bottom w:val="none" w:sz="0" w:space="0" w:color="auto"/>
            <w:right w:val="none" w:sz="0" w:space="0" w:color="auto"/>
          </w:divBdr>
        </w:div>
        <w:div w:id="2116249867">
          <w:marLeft w:val="640"/>
          <w:marRight w:val="0"/>
          <w:marTop w:val="0"/>
          <w:marBottom w:val="0"/>
          <w:divBdr>
            <w:top w:val="none" w:sz="0" w:space="0" w:color="auto"/>
            <w:left w:val="none" w:sz="0" w:space="0" w:color="auto"/>
            <w:bottom w:val="none" w:sz="0" w:space="0" w:color="auto"/>
            <w:right w:val="none" w:sz="0" w:space="0" w:color="auto"/>
          </w:divBdr>
        </w:div>
        <w:div w:id="1613978429">
          <w:marLeft w:val="640"/>
          <w:marRight w:val="0"/>
          <w:marTop w:val="0"/>
          <w:marBottom w:val="0"/>
          <w:divBdr>
            <w:top w:val="none" w:sz="0" w:space="0" w:color="auto"/>
            <w:left w:val="none" w:sz="0" w:space="0" w:color="auto"/>
            <w:bottom w:val="none" w:sz="0" w:space="0" w:color="auto"/>
            <w:right w:val="none" w:sz="0" w:space="0" w:color="auto"/>
          </w:divBdr>
        </w:div>
        <w:div w:id="1468934994">
          <w:marLeft w:val="640"/>
          <w:marRight w:val="0"/>
          <w:marTop w:val="0"/>
          <w:marBottom w:val="0"/>
          <w:divBdr>
            <w:top w:val="none" w:sz="0" w:space="0" w:color="auto"/>
            <w:left w:val="none" w:sz="0" w:space="0" w:color="auto"/>
            <w:bottom w:val="none" w:sz="0" w:space="0" w:color="auto"/>
            <w:right w:val="none" w:sz="0" w:space="0" w:color="auto"/>
          </w:divBdr>
        </w:div>
        <w:div w:id="210310432">
          <w:marLeft w:val="640"/>
          <w:marRight w:val="0"/>
          <w:marTop w:val="0"/>
          <w:marBottom w:val="0"/>
          <w:divBdr>
            <w:top w:val="none" w:sz="0" w:space="0" w:color="auto"/>
            <w:left w:val="none" w:sz="0" w:space="0" w:color="auto"/>
            <w:bottom w:val="none" w:sz="0" w:space="0" w:color="auto"/>
            <w:right w:val="none" w:sz="0" w:space="0" w:color="auto"/>
          </w:divBdr>
        </w:div>
        <w:div w:id="1982615067">
          <w:marLeft w:val="640"/>
          <w:marRight w:val="0"/>
          <w:marTop w:val="0"/>
          <w:marBottom w:val="0"/>
          <w:divBdr>
            <w:top w:val="none" w:sz="0" w:space="0" w:color="auto"/>
            <w:left w:val="none" w:sz="0" w:space="0" w:color="auto"/>
            <w:bottom w:val="none" w:sz="0" w:space="0" w:color="auto"/>
            <w:right w:val="none" w:sz="0" w:space="0" w:color="auto"/>
          </w:divBdr>
        </w:div>
        <w:div w:id="1966228800">
          <w:marLeft w:val="640"/>
          <w:marRight w:val="0"/>
          <w:marTop w:val="0"/>
          <w:marBottom w:val="0"/>
          <w:divBdr>
            <w:top w:val="none" w:sz="0" w:space="0" w:color="auto"/>
            <w:left w:val="none" w:sz="0" w:space="0" w:color="auto"/>
            <w:bottom w:val="none" w:sz="0" w:space="0" w:color="auto"/>
            <w:right w:val="none" w:sz="0" w:space="0" w:color="auto"/>
          </w:divBdr>
        </w:div>
        <w:div w:id="858472627">
          <w:marLeft w:val="640"/>
          <w:marRight w:val="0"/>
          <w:marTop w:val="0"/>
          <w:marBottom w:val="0"/>
          <w:divBdr>
            <w:top w:val="none" w:sz="0" w:space="0" w:color="auto"/>
            <w:left w:val="none" w:sz="0" w:space="0" w:color="auto"/>
            <w:bottom w:val="none" w:sz="0" w:space="0" w:color="auto"/>
            <w:right w:val="none" w:sz="0" w:space="0" w:color="auto"/>
          </w:divBdr>
        </w:div>
        <w:div w:id="739403652">
          <w:marLeft w:val="640"/>
          <w:marRight w:val="0"/>
          <w:marTop w:val="0"/>
          <w:marBottom w:val="0"/>
          <w:divBdr>
            <w:top w:val="none" w:sz="0" w:space="0" w:color="auto"/>
            <w:left w:val="none" w:sz="0" w:space="0" w:color="auto"/>
            <w:bottom w:val="none" w:sz="0" w:space="0" w:color="auto"/>
            <w:right w:val="none" w:sz="0" w:space="0" w:color="auto"/>
          </w:divBdr>
        </w:div>
        <w:div w:id="1423256138">
          <w:marLeft w:val="640"/>
          <w:marRight w:val="0"/>
          <w:marTop w:val="0"/>
          <w:marBottom w:val="0"/>
          <w:divBdr>
            <w:top w:val="none" w:sz="0" w:space="0" w:color="auto"/>
            <w:left w:val="none" w:sz="0" w:space="0" w:color="auto"/>
            <w:bottom w:val="none" w:sz="0" w:space="0" w:color="auto"/>
            <w:right w:val="none" w:sz="0" w:space="0" w:color="auto"/>
          </w:divBdr>
        </w:div>
        <w:div w:id="1713112840">
          <w:marLeft w:val="640"/>
          <w:marRight w:val="0"/>
          <w:marTop w:val="0"/>
          <w:marBottom w:val="0"/>
          <w:divBdr>
            <w:top w:val="none" w:sz="0" w:space="0" w:color="auto"/>
            <w:left w:val="none" w:sz="0" w:space="0" w:color="auto"/>
            <w:bottom w:val="none" w:sz="0" w:space="0" w:color="auto"/>
            <w:right w:val="none" w:sz="0" w:space="0" w:color="auto"/>
          </w:divBdr>
        </w:div>
        <w:div w:id="970745998">
          <w:marLeft w:val="640"/>
          <w:marRight w:val="0"/>
          <w:marTop w:val="0"/>
          <w:marBottom w:val="0"/>
          <w:divBdr>
            <w:top w:val="none" w:sz="0" w:space="0" w:color="auto"/>
            <w:left w:val="none" w:sz="0" w:space="0" w:color="auto"/>
            <w:bottom w:val="none" w:sz="0" w:space="0" w:color="auto"/>
            <w:right w:val="none" w:sz="0" w:space="0" w:color="auto"/>
          </w:divBdr>
        </w:div>
        <w:div w:id="1227303819">
          <w:marLeft w:val="640"/>
          <w:marRight w:val="0"/>
          <w:marTop w:val="0"/>
          <w:marBottom w:val="0"/>
          <w:divBdr>
            <w:top w:val="none" w:sz="0" w:space="0" w:color="auto"/>
            <w:left w:val="none" w:sz="0" w:space="0" w:color="auto"/>
            <w:bottom w:val="none" w:sz="0" w:space="0" w:color="auto"/>
            <w:right w:val="none" w:sz="0" w:space="0" w:color="auto"/>
          </w:divBdr>
        </w:div>
        <w:div w:id="2120105644">
          <w:marLeft w:val="640"/>
          <w:marRight w:val="0"/>
          <w:marTop w:val="0"/>
          <w:marBottom w:val="0"/>
          <w:divBdr>
            <w:top w:val="none" w:sz="0" w:space="0" w:color="auto"/>
            <w:left w:val="none" w:sz="0" w:space="0" w:color="auto"/>
            <w:bottom w:val="none" w:sz="0" w:space="0" w:color="auto"/>
            <w:right w:val="none" w:sz="0" w:space="0" w:color="auto"/>
          </w:divBdr>
        </w:div>
        <w:div w:id="1717582858">
          <w:marLeft w:val="640"/>
          <w:marRight w:val="0"/>
          <w:marTop w:val="0"/>
          <w:marBottom w:val="0"/>
          <w:divBdr>
            <w:top w:val="none" w:sz="0" w:space="0" w:color="auto"/>
            <w:left w:val="none" w:sz="0" w:space="0" w:color="auto"/>
            <w:bottom w:val="none" w:sz="0" w:space="0" w:color="auto"/>
            <w:right w:val="none" w:sz="0" w:space="0" w:color="auto"/>
          </w:divBdr>
        </w:div>
        <w:div w:id="1766994314">
          <w:marLeft w:val="640"/>
          <w:marRight w:val="0"/>
          <w:marTop w:val="0"/>
          <w:marBottom w:val="0"/>
          <w:divBdr>
            <w:top w:val="none" w:sz="0" w:space="0" w:color="auto"/>
            <w:left w:val="none" w:sz="0" w:space="0" w:color="auto"/>
            <w:bottom w:val="none" w:sz="0" w:space="0" w:color="auto"/>
            <w:right w:val="none" w:sz="0" w:space="0" w:color="auto"/>
          </w:divBdr>
        </w:div>
        <w:div w:id="69696187">
          <w:marLeft w:val="640"/>
          <w:marRight w:val="0"/>
          <w:marTop w:val="0"/>
          <w:marBottom w:val="0"/>
          <w:divBdr>
            <w:top w:val="none" w:sz="0" w:space="0" w:color="auto"/>
            <w:left w:val="none" w:sz="0" w:space="0" w:color="auto"/>
            <w:bottom w:val="none" w:sz="0" w:space="0" w:color="auto"/>
            <w:right w:val="none" w:sz="0" w:space="0" w:color="auto"/>
          </w:divBdr>
        </w:div>
        <w:div w:id="57945379">
          <w:marLeft w:val="640"/>
          <w:marRight w:val="0"/>
          <w:marTop w:val="0"/>
          <w:marBottom w:val="0"/>
          <w:divBdr>
            <w:top w:val="none" w:sz="0" w:space="0" w:color="auto"/>
            <w:left w:val="none" w:sz="0" w:space="0" w:color="auto"/>
            <w:bottom w:val="none" w:sz="0" w:space="0" w:color="auto"/>
            <w:right w:val="none" w:sz="0" w:space="0" w:color="auto"/>
          </w:divBdr>
        </w:div>
        <w:div w:id="815999056">
          <w:marLeft w:val="640"/>
          <w:marRight w:val="0"/>
          <w:marTop w:val="0"/>
          <w:marBottom w:val="0"/>
          <w:divBdr>
            <w:top w:val="none" w:sz="0" w:space="0" w:color="auto"/>
            <w:left w:val="none" w:sz="0" w:space="0" w:color="auto"/>
            <w:bottom w:val="none" w:sz="0" w:space="0" w:color="auto"/>
            <w:right w:val="none" w:sz="0" w:space="0" w:color="auto"/>
          </w:divBdr>
        </w:div>
        <w:div w:id="212928185">
          <w:marLeft w:val="640"/>
          <w:marRight w:val="0"/>
          <w:marTop w:val="0"/>
          <w:marBottom w:val="0"/>
          <w:divBdr>
            <w:top w:val="none" w:sz="0" w:space="0" w:color="auto"/>
            <w:left w:val="none" w:sz="0" w:space="0" w:color="auto"/>
            <w:bottom w:val="none" w:sz="0" w:space="0" w:color="auto"/>
            <w:right w:val="none" w:sz="0" w:space="0" w:color="auto"/>
          </w:divBdr>
        </w:div>
        <w:div w:id="15349262">
          <w:marLeft w:val="640"/>
          <w:marRight w:val="0"/>
          <w:marTop w:val="0"/>
          <w:marBottom w:val="0"/>
          <w:divBdr>
            <w:top w:val="none" w:sz="0" w:space="0" w:color="auto"/>
            <w:left w:val="none" w:sz="0" w:space="0" w:color="auto"/>
            <w:bottom w:val="none" w:sz="0" w:space="0" w:color="auto"/>
            <w:right w:val="none" w:sz="0" w:space="0" w:color="auto"/>
          </w:divBdr>
        </w:div>
        <w:div w:id="1236744551">
          <w:marLeft w:val="640"/>
          <w:marRight w:val="0"/>
          <w:marTop w:val="0"/>
          <w:marBottom w:val="0"/>
          <w:divBdr>
            <w:top w:val="none" w:sz="0" w:space="0" w:color="auto"/>
            <w:left w:val="none" w:sz="0" w:space="0" w:color="auto"/>
            <w:bottom w:val="none" w:sz="0" w:space="0" w:color="auto"/>
            <w:right w:val="none" w:sz="0" w:space="0" w:color="auto"/>
          </w:divBdr>
        </w:div>
        <w:div w:id="749348581">
          <w:marLeft w:val="640"/>
          <w:marRight w:val="0"/>
          <w:marTop w:val="0"/>
          <w:marBottom w:val="0"/>
          <w:divBdr>
            <w:top w:val="none" w:sz="0" w:space="0" w:color="auto"/>
            <w:left w:val="none" w:sz="0" w:space="0" w:color="auto"/>
            <w:bottom w:val="none" w:sz="0" w:space="0" w:color="auto"/>
            <w:right w:val="none" w:sz="0" w:space="0" w:color="auto"/>
          </w:divBdr>
        </w:div>
        <w:div w:id="533538270">
          <w:marLeft w:val="640"/>
          <w:marRight w:val="0"/>
          <w:marTop w:val="0"/>
          <w:marBottom w:val="0"/>
          <w:divBdr>
            <w:top w:val="none" w:sz="0" w:space="0" w:color="auto"/>
            <w:left w:val="none" w:sz="0" w:space="0" w:color="auto"/>
            <w:bottom w:val="none" w:sz="0" w:space="0" w:color="auto"/>
            <w:right w:val="none" w:sz="0" w:space="0" w:color="auto"/>
          </w:divBdr>
        </w:div>
        <w:div w:id="1151092140">
          <w:marLeft w:val="640"/>
          <w:marRight w:val="0"/>
          <w:marTop w:val="0"/>
          <w:marBottom w:val="0"/>
          <w:divBdr>
            <w:top w:val="none" w:sz="0" w:space="0" w:color="auto"/>
            <w:left w:val="none" w:sz="0" w:space="0" w:color="auto"/>
            <w:bottom w:val="none" w:sz="0" w:space="0" w:color="auto"/>
            <w:right w:val="none" w:sz="0" w:space="0" w:color="auto"/>
          </w:divBdr>
        </w:div>
      </w:divsChild>
    </w:div>
    <w:div w:id="1813323666">
      <w:bodyDiv w:val="1"/>
      <w:marLeft w:val="0"/>
      <w:marRight w:val="0"/>
      <w:marTop w:val="0"/>
      <w:marBottom w:val="0"/>
      <w:divBdr>
        <w:top w:val="none" w:sz="0" w:space="0" w:color="auto"/>
        <w:left w:val="none" w:sz="0" w:space="0" w:color="auto"/>
        <w:bottom w:val="none" w:sz="0" w:space="0" w:color="auto"/>
        <w:right w:val="none" w:sz="0" w:space="0" w:color="auto"/>
      </w:divBdr>
    </w:div>
    <w:div w:id="1818717760">
      <w:bodyDiv w:val="1"/>
      <w:marLeft w:val="0"/>
      <w:marRight w:val="0"/>
      <w:marTop w:val="0"/>
      <w:marBottom w:val="0"/>
      <w:divBdr>
        <w:top w:val="none" w:sz="0" w:space="0" w:color="auto"/>
        <w:left w:val="none" w:sz="0" w:space="0" w:color="auto"/>
        <w:bottom w:val="none" w:sz="0" w:space="0" w:color="auto"/>
        <w:right w:val="none" w:sz="0" w:space="0" w:color="auto"/>
      </w:divBdr>
    </w:div>
    <w:div w:id="1835144116">
      <w:bodyDiv w:val="1"/>
      <w:marLeft w:val="0"/>
      <w:marRight w:val="0"/>
      <w:marTop w:val="0"/>
      <w:marBottom w:val="0"/>
      <w:divBdr>
        <w:top w:val="none" w:sz="0" w:space="0" w:color="auto"/>
        <w:left w:val="none" w:sz="0" w:space="0" w:color="auto"/>
        <w:bottom w:val="none" w:sz="0" w:space="0" w:color="auto"/>
        <w:right w:val="none" w:sz="0" w:space="0" w:color="auto"/>
      </w:divBdr>
      <w:divsChild>
        <w:div w:id="1862666237">
          <w:marLeft w:val="640"/>
          <w:marRight w:val="0"/>
          <w:marTop w:val="0"/>
          <w:marBottom w:val="0"/>
          <w:divBdr>
            <w:top w:val="none" w:sz="0" w:space="0" w:color="auto"/>
            <w:left w:val="none" w:sz="0" w:space="0" w:color="auto"/>
            <w:bottom w:val="none" w:sz="0" w:space="0" w:color="auto"/>
            <w:right w:val="none" w:sz="0" w:space="0" w:color="auto"/>
          </w:divBdr>
        </w:div>
        <w:div w:id="142282485">
          <w:marLeft w:val="640"/>
          <w:marRight w:val="0"/>
          <w:marTop w:val="0"/>
          <w:marBottom w:val="0"/>
          <w:divBdr>
            <w:top w:val="none" w:sz="0" w:space="0" w:color="auto"/>
            <w:left w:val="none" w:sz="0" w:space="0" w:color="auto"/>
            <w:bottom w:val="none" w:sz="0" w:space="0" w:color="auto"/>
            <w:right w:val="none" w:sz="0" w:space="0" w:color="auto"/>
          </w:divBdr>
        </w:div>
        <w:div w:id="1314021434">
          <w:marLeft w:val="640"/>
          <w:marRight w:val="0"/>
          <w:marTop w:val="0"/>
          <w:marBottom w:val="0"/>
          <w:divBdr>
            <w:top w:val="none" w:sz="0" w:space="0" w:color="auto"/>
            <w:left w:val="none" w:sz="0" w:space="0" w:color="auto"/>
            <w:bottom w:val="none" w:sz="0" w:space="0" w:color="auto"/>
            <w:right w:val="none" w:sz="0" w:space="0" w:color="auto"/>
          </w:divBdr>
        </w:div>
        <w:div w:id="925531568">
          <w:marLeft w:val="640"/>
          <w:marRight w:val="0"/>
          <w:marTop w:val="0"/>
          <w:marBottom w:val="0"/>
          <w:divBdr>
            <w:top w:val="none" w:sz="0" w:space="0" w:color="auto"/>
            <w:left w:val="none" w:sz="0" w:space="0" w:color="auto"/>
            <w:bottom w:val="none" w:sz="0" w:space="0" w:color="auto"/>
            <w:right w:val="none" w:sz="0" w:space="0" w:color="auto"/>
          </w:divBdr>
        </w:div>
        <w:div w:id="1804427263">
          <w:marLeft w:val="640"/>
          <w:marRight w:val="0"/>
          <w:marTop w:val="0"/>
          <w:marBottom w:val="0"/>
          <w:divBdr>
            <w:top w:val="none" w:sz="0" w:space="0" w:color="auto"/>
            <w:left w:val="none" w:sz="0" w:space="0" w:color="auto"/>
            <w:bottom w:val="none" w:sz="0" w:space="0" w:color="auto"/>
            <w:right w:val="none" w:sz="0" w:space="0" w:color="auto"/>
          </w:divBdr>
        </w:div>
        <w:div w:id="1417164035">
          <w:marLeft w:val="640"/>
          <w:marRight w:val="0"/>
          <w:marTop w:val="0"/>
          <w:marBottom w:val="0"/>
          <w:divBdr>
            <w:top w:val="none" w:sz="0" w:space="0" w:color="auto"/>
            <w:left w:val="none" w:sz="0" w:space="0" w:color="auto"/>
            <w:bottom w:val="none" w:sz="0" w:space="0" w:color="auto"/>
            <w:right w:val="none" w:sz="0" w:space="0" w:color="auto"/>
          </w:divBdr>
        </w:div>
        <w:div w:id="1380671674">
          <w:marLeft w:val="640"/>
          <w:marRight w:val="0"/>
          <w:marTop w:val="0"/>
          <w:marBottom w:val="0"/>
          <w:divBdr>
            <w:top w:val="none" w:sz="0" w:space="0" w:color="auto"/>
            <w:left w:val="none" w:sz="0" w:space="0" w:color="auto"/>
            <w:bottom w:val="none" w:sz="0" w:space="0" w:color="auto"/>
            <w:right w:val="none" w:sz="0" w:space="0" w:color="auto"/>
          </w:divBdr>
        </w:div>
        <w:div w:id="1955281035">
          <w:marLeft w:val="640"/>
          <w:marRight w:val="0"/>
          <w:marTop w:val="0"/>
          <w:marBottom w:val="0"/>
          <w:divBdr>
            <w:top w:val="none" w:sz="0" w:space="0" w:color="auto"/>
            <w:left w:val="none" w:sz="0" w:space="0" w:color="auto"/>
            <w:bottom w:val="none" w:sz="0" w:space="0" w:color="auto"/>
            <w:right w:val="none" w:sz="0" w:space="0" w:color="auto"/>
          </w:divBdr>
        </w:div>
        <w:div w:id="1035234951">
          <w:marLeft w:val="640"/>
          <w:marRight w:val="0"/>
          <w:marTop w:val="0"/>
          <w:marBottom w:val="0"/>
          <w:divBdr>
            <w:top w:val="none" w:sz="0" w:space="0" w:color="auto"/>
            <w:left w:val="none" w:sz="0" w:space="0" w:color="auto"/>
            <w:bottom w:val="none" w:sz="0" w:space="0" w:color="auto"/>
            <w:right w:val="none" w:sz="0" w:space="0" w:color="auto"/>
          </w:divBdr>
        </w:div>
        <w:div w:id="1220366454">
          <w:marLeft w:val="640"/>
          <w:marRight w:val="0"/>
          <w:marTop w:val="0"/>
          <w:marBottom w:val="0"/>
          <w:divBdr>
            <w:top w:val="none" w:sz="0" w:space="0" w:color="auto"/>
            <w:left w:val="none" w:sz="0" w:space="0" w:color="auto"/>
            <w:bottom w:val="none" w:sz="0" w:space="0" w:color="auto"/>
            <w:right w:val="none" w:sz="0" w:space="0" w:color="auto"/>
          </w:divBdr>
        </w:div>
        <w:div w:id="1733696195">
          <w:marLeft w:val="640"/>
          <w:marRight w:val="0"/>
          <w:marTop w:val="0"/>
          <w:marBottom w:val="0"/>
          <w:divBdr>
            <w:top w:val="none" w:sz="0" w:space="0" w:color="auto"/>
            <w:left w:val="none" w:sz="0" w:space="0" w:color="auto"/>
            <w:bottom w:val="none" w:sz="0" w:space="0" w:color="auto"/>
            <w:right w:val="none" w:sz="0" w:space="0" w:color="auto"/>
          </w:divBdr>
        </w:div>
        <w:div w:id="830407771">
          <w:marLeft w:val="640"/>
          <w:marRight w:val="0"/>
          <w:marTop w:val="0"/>
          <w:marBottom w:val="0"/>
          <w:divBdr>
            <w:top w:val="none" w:sz="0" w:space="0" w:color="auto"/>
            <w:left w:val="none" w:sz="0" w:space="0" w:color="auto"/>
            <w:bottom w:val="none" w:sz="0" w:space="0" w:color="auto"/>
            <w:right w:val="none" w:sz="0" w:space="0" w:color="auto"/>
          </w:divBdr>
        </w:div>
        <w:div w:id="681124590">
          <w:marLeft w:val="640"/>
          <w:marRight w:val="0"/>
          <w:marTop w:val="0"/>
          <w:marBottom w:val="0"/>
          <w:divBdr>
            <w:top w:val="none" w:sz="0" w:space="0" w:color="auto"/>
            <w:left w:val="none" w:sz="0" w:space="0" w:color="auto"/>
            <w:bottom w:val="none" w:sz="0" w:space="0" w:color="auto"/>
            <w:right w:val="none" w:sz="0" w:space="0" w:color="auto"/>
          </w:divBdr>
        </w:div>
        <w:div w:id="505052686">
          <w:marLeft w:val="640"/>
          <w:marRight w:val="0"/>
          <w:marTop w:val="0"/>
          <w:marBottom w:val="0"/>
          <w:divBdr>
            <w:top w:val="none" w:sz="0" w:space="0" w:color="auto"/>
            <w:left w:val="none" w:sz="0" w:space="0" w:color="auto"/>
            <w:bottom w:val="none" w:sz="0" w:space="0" w:color="auto"/>
            <w:right w:val="none" w:sz="0" w:space="0" w:color="auto"/>
          </w:divBdr>
        </w:div>
        <w:div w:id="392125337">
          <w:marLeft w:val="640"/>
          <w:marRight w:val="0"/>
          <w:marTop w:val="0"/>
          <w:marBottom w:val="0"/>
          <w:divBdr>
            <w:top w:val="none" w:sz="0" w:space="0" w:color="auto"/>
            <w:left w:val="none" w:sz="0" w:space="0" w:color="auto"/>
            <w:bottom w:val="none" w:sz="0" w:space="0" w:color="auto"/>
            <w:right w:val="none" w:sz="0" w:space="0" w:color="auto"/>
          </w:divBdr>
        </w:div>
        <w:div w:id="584843568">
          <w:marLeft w:val="640"/>
          <w:marRight w:val="0"/>
          <w:marTop w:val="0"/>
          <w:marBottom w:val="0"/>
          <w:divBdr>
            <w:top w:val="none" w:sz="0" w:space="0" w:color="auto"/>
            <w:left w:val="none" w:sz="0" w:space="0" w:color="auto"/>
            <w:bottom w:val="none" w:sz="0" w:space="0" w:color="auto"/>
            <w:right w:val="none" w:sz="0" w:space="0" w:color="auto"/>
          </w:divBdr>
        </w:div>
        <w:div w:id="578829451">
          <w:marLeft w:val="640"/>
          <w:marRight w:val="0"/>
          <w:marTop w:val="0"/>
          <w:marBottom w:val="0"/>
          <w:divBdr>
            <w:top w:val="none" w:sz="0" w:space="0" w:color="auto"/>
            <w:left w:val="none" w:sz="0" w:space="0" w:color="auto"/>
            <w:bottom w:val="none" w:sz="0" w:space="0" w:color="auto"/>
            <w:right w:val="none" w:sz="0" w:space="0" w:color="auto"/>
          </w:divBdr>
        </w:div>
        <w:div w:id="786045786">
          <w:marLeft w:val="640"/>
          <w:marRight w:val="0"/>
          <w:marTop w:val="0"/>
          <w:marBottom w:val="0"/>
          <w:divBdr>
            <w:top w:val="none" w:sz="0" w:space="0" w:color="auto"/>
            <w:left w:val="none" w:sz="0" w:space="0" w:color="auto"/>
            <w:bottom w:val="none" w:sz="0" w:space="0" w:color="auto"/>
            <w:right w:val="none" w:sz="0" w:space="0" w:color="auto"/>
          </w:divBdr>
        </w:div>
        <w:div w:id="1810973656">
          <w:marLeft w:val="640"/>
          <w:marRight w:val="0"/>
          <w:marTop w:val="0"/>
          <w:marBottom w:val="0"/>
          <w:divBdr>
            <w:top w:val="none" w:sz="0" w:space="0" w:color="auto"/>
            <w:left w:val="none" w:sz="0" w:space="0" w:color="auto"/>
            <w:bottom w:val="none" w:sz="0" w:space="0" w:color="auto"/>
            <w:right w:val="none" w:sz="0" w:space="0" w:color="auto"/>
          </w:divBdr>
        </w:div>
        <w:div w:id="1382099212">
          <w:marLeft w:val="640"/>
          <w:marRight w:val="0"/>
          <w:marTop w:val="0"/>
          <w:marBottom w:val="0"/>
          <w:divBdr>
            <w:top w:val="none" w:sz="0" w:space="0" w:color="auto"/>
            <w:left w:val="none" w:sz="0" w:space="0" w:color="auto"/>
            <w:bottom w:val="none" w:sz="0" w:space="0" w:color="auto"/>
            <w:right w:val="none" w:sz="0" w:space="0" w:color="auto"/>
          </w:divBdr>
        </w:div>
        <w:div w:id="1214662021">
          <w:marLeft w:val="640"/>
          <w:marRight w:val="0"/>
          <w:marTop w:val="0"/>
          <w:marBottom w:val="0"/>
          <w:divBdr>
            <w:top w:val="none" w:sz="0" w:space="0" w:color="auto"/>
            <w:left w:val="none" w:sz="0" w:space="0" w:color="auto"/>
            <w:bottom w:val="none" w:sz="0" w:space="0" w:color="auto"/>
            <w:right w:val="none" w:sz="0" w:space="0" w:color="auto"/>
          </w:divBdr>
        </w:div>
        <w:div w:id="363142442">
          <w:marLeft w:val="640"/>
          <w:marRight w:val="0"/>
          <w:marTop w:val="0"/>
          <w:marBottom w:val="0"/>
          <w:divBdr>
            <w:top w:val="none" w:sz="0" w:space="0" w:color="auto"/>
            <w:left w:val="none" w:sz="0" w:space="0" w:color="auto"/>
            <w:bottom w:val="none" w:sz="0" w:space="0" w:color="auto"/>
            <w:right w:val="none" w:sz="0" w:space="0" w:color="auto"/>
          </w:divBdr>
        </w:div>
        <w:div w:id="1596330098">
          <w:marLeft w:val="640"/>
          <w:marRight w:val="0"/>
          <w:marTop w:val="0"/>
          <w:marBottom w:val="0"/>
          <w:divBdr>
            <w:top w:val="none" w:sz="0" w:space="0" w:color="auto"/>
            <w:left w:val="none" w:sz="0" w:space="0" w:color="auto"/>
            <w:bottom w:val="none" w:sz="0" w:space="0" w:color="auto"/>
            <w:right w:val="none" w:sz="0" w:space="0" w:color="auto"/>
          </w:divBdr>
        </w:div>
        <w:div w:id="2090542979">
          <w:marLeft w:val="640"/>
          <w:marRight w:val="0"/>
          <w:marTop w:val="0"/>
          <w:marBottom w:val="0"/>
          <w:divBdr>
            <w:top w:val="none" w:sz="0" w:space="0" w:color="auto"/>
            <w:left w:val="none" w:sz="0" w:space="0" w:color="auto"/>
            <w:bottom w:val="none" w:sz="0" w:space="0" w:color="auto"/>
            <w:right w:val="none" w:sz="0" w:space="0" w:color="auto"/>
          </w:divBdr>
        </w:div>
        <w:div w:id="1893226130">
          <w:marLeft w:val="640"/>
          <w:marRight w:val="0"/>
          <w:marTop w:val="0"/>
          <w:marBottom w:val="0"/>
          <w:divBdr>
            <w:top w:val="none" w:sz="0" w:space="0" w:color="auto"/>
            <w:left w:val="none" w:sz="0" w:space="0" w:color="auto"/>
            <w:bottom w:val="none" w:sz="0" w:space="0" w:color="auto"/>
            <w:right w:val="none" w:sz="0" w:space="0" w:color="auto"/>
          </w:divBdr>
        </w:div>
        <w:div w:id="1065299980">
          <w:marLeft w:val="640"/>
          <w:marRight w:val="0"/>
          <w:marTop w:val="0"/>
          <w:marBottom w:val="0"/>
          <w:divBdr>
            <w:top w:val="none" w:sz="0" w:space="0" w:color="auto"/>
            <w:left w:val="none" w:sz="0" w:space="0" w:color="auto"/>
            <w:bottom w:val="none" w:sz="0" w:space="0" w:color="auto"/>
            <w:right w:val="none" w:sz="0" w:space="0" w:color="auto"/>
          </w:divBdr>
        </w:div>
        <w:div w:id="1113863317">
          <w:marLeft w:val="640"/>
          <w:marRight w:val="0"/>
          <w:marTop w:val="0"/>
          <w:marBottom w:val="0"/>
          <w:divBdr>
            <w:top w:val="none" w:sz="0" w:space="0" w:color="auto"/>
            <w:left w:val="none" w:sz="0" w:space="0" w:color="auto"/>
            <w:bottom w:val="none" w:sz="0" w:space="0" w:color="auto"/>
            <w:right w:val="none" w:sz="0" w:space="0" w:color="auto"/>
          </w:divBdr>
        </w:div>
        <w:div w:id="1305310511">
          <w:marLeft w:val="640"/>
          <w:marRight w:val="0"/>
          <w:marTop w:val="0"/>
          <w:marBottom w:val="0"/>
          <w:divBdr>
            <w:top w:val="none" w:sz="0" w:space="0" w:color="auto"/>
            <w:left w:val="none" w:sz="0" w:space="0" w:color="auto"/>
            <w:bottom w:val="none" w:sz="0" w:space="0" w:color="auto"/>
            <w:right w:val="none" w:sz="0" w:space="0" w:color="auto"/>
          </w:divBdr>
        </w:div>
        <w:div w:id="964694714">
          <w:marLeft w:val="640"/>
          <w:marRight w:val="0"/>
          <w:marTop w:val="0"/>
          <w:marBottom w:val="0"/>
          <w:divBdr>
            <w:top w:val="none" w:sz="0" w:space="0" w:color="auto"/>
            <w:left w:val="none" w:sz="0" w:space="0" w:color="auto"/>
            <w:bottom w:val="none" w:sz="0" w:space="0" w:color="auto"/>
            <w:right w:val="none" w:sz="0" w:space="0" w:color="auto"/>
          </w:divBdr>
        </w:div>
        <w:div w:id="1821802174">
          <w:marLeft w:val="640"/>
          <w:marRight w:val="0"/>
          <w:marTop w:val="0"/>
          <w:marBottom w:val="0"/>
          <w:divBdr>
            <w:top w:val="none" w:sz="0" w:space="0" w:color="auto"/>
            <w:left w:val="none" w:sz="0" w:space="0" w:color="auto"/>
            <w:bottom w:val="none" w:sz="0" w:space="0" w:color="auto"/>
            <w:right w:val="none" w:sz="0" w:space="0" w:color="auto"/>
          </w:divBdr>
        </w:div>
      </w:divsChild>
    </w:div>
    <w:div w:id="1842963185">
      <w:bodyDiv w:val="1"/>
      <w:marLeft w:val="0"/>
      <w:marRight w:val="0"/>
      <w:marTop w:val="0"/>
      <w:marBottom w:val="0"/>
      <w:divBdr>
        <w:top w:val="none" w:sz="0" w:space="0" w:color="auto"/>
        <w:left w:val="none" w:sz="0" w:space="0" w:color="auto"/>
        <w:bottom w:val="none" w:sz="0" w:space="0" w:color="auto"/>
        <w:right w:val="none" w:sz="0" w:space="0" w:color="auto"/>
      </w:divBdr>
      <w:divsChild>
        <w:div w:id="621495364">
          <w:marLeft w:val="640"/>
          <w:marRight w:val="0"/>
          <w:marTop w:val="0"/>
          <w:marBottom w:val="0"/>
          <w:divBdr>
            <w:top w:val="none" w:sz="0" w:space="0" w:color="auto"/>
            <w:left w:val="none" w:sz="0" w:space="0" w:color="auto"/>
            <w:bottom w:val="none" w:sz="0" w:space="0" w:color="auto"/>
            <w:right w:val="none" w:sz="0" w:space="0" w:color="auto"/>
          </w:divBdr>
        </w:div>
        <w:div w:id="1861551238">
          <w:marLeft w:val="640"/>
          <w:marRight w:val="0"/>
          <w:marTop w:val="0"/>
          <w:marBottom w:val="0"/>
          <w:divBdr>
            <w:top w:val="none" w:sz="0" w:space="0" w:color="auto"/>
            <w:left w:val="none" w:sz="0" w:space="0" w:color="auto"/>
            <w:bottom w:val="none" w:sz="0" w:space="0" w:color="auto"/>
            <w:right w:val="none" w:sz="0" w:space="0" w:color="auto"/>
          </w:divBdr>
        </w:div>
        <w:div w:id="308024407">
          <w:marLeft w:val="640"/>
          <w:marRight w:val="0"/>
          <w:marTop w:val="0"/>
          <w:marBottom w:val="0"/>
          <w:divBdr>
            <w:top w:val="none" w:sz="0" w:space="0" w:color="auto"/>
            <w:left w:val="none" w:sz="0" w:space="0" w:color="auto"/>
            <w:bottom w:val="none" w:sz="0" w:space="0" w:color="auto"/>
            <w:right w:val="none" w:sz="0" w:space="0" w:color="auto"/>
          </w:divBdr>
        </w:div>
        <w:div w:id="1698116608">
          <w:marLeft w:val="640"/>
          <w:marRight w:val="0"/>
          <w:marTop w:val="0"/>
          <w:marBottom w:val="0"/>
          <w:divBdr>
            <w:top w:val="none" w:sz="0" w:space="0" w:color="auto"/>
            <w:left w:val="none" w:sz="0" w:space="0" w:color="auto"/>
            <w:bottom w:val="none" w:sz="0" w:space="0" w:color="auto"/>
            <w:right w:val="none" w:sz="0" w:space="0" w:color="auto"/>
          </w:divBdr>
        </w:div>
        <w:div w:id="1859001099">
          <w:marLeft w:val="640"/>
          <w:marRight w:val="0"/>
          <w:marTop w:val="0"/>
          <w:marBottom w:val="0"/>
          <w:divBdr>
            <w:top w:val="none" w:sz="0" w:space="0" w:color="auto"/>
            <w:left w:val="none" w:sz="0" w:space="0" w:color="auto"/>
            <w:bottom w:val="none" w:sz="0" w:space="0" w:color="auto"/>
            <w:right w:val="none" w:sz="0" w:space="0" w:color="auto"/>
          </w:divBdr>
        </w:div>
        <w:div w:id="324432020">
          <w:marLeft w:val="640"/>
          <w:marRight w:val="0"/>
          <w:marTop w:val="0"/>
          <w:marBottom w:val="0"/>
          <w:divBdr>
            <w:top w:val="none" w:sz="0" w:space="0" w:color="auto"/>
            <w:left w:val="none" w:sz="0" w:space="0" w:color="auto"/>
            <w:bottom w:val="none" w:sz="0" w:space="0" w:color="auto"/>
            <w:right w:val="none" w:sz="0" w:space="0" w:color="auto"/>
          </w:divBdr>
        </w:div>
        <w:div w:id="83502128">
          <w:marLeft w:val="640"/>
          <w:marRight w:val="0"/>
          <w:marTop w:val="0"/>
          <w:marBottom w:val="0"/>
          <w:divBdr>
            <w:top w:val="none" w:sz="0" w:space="0" w:color="auto"/>
            <w:left w:val="none" w:sz="0" w:space="0" w:color="auto"/>
            <w:bottom w:val="none" w:sz="0" w:space="0" w:color="auto"/>
            <w:right w:val="none" w:sz="0" w:space="0" w:color="auto"/>
          </w:divBdr>
        </w:div>
        <w:div w:id="1281449898">
          <w:marLeft w:val="640"/>
          <w:marRight w:val="0"/>
          <w:marTop w:val="0"/>
          <w:marBottom w:val="0"/>
          <w:divBdr>
            <w:top w:val="none" w:sz="0" w:space="0" w:color="auto"/>
            <w:left w:val="none" w:sz="0" w:space="0" w:color="auto"/>
            <w:bottom w:val="none" w:sz="0" w:space="0" w:color="auto"/>
            <w:right w:val="none" w:sz="0" w:space="0" w:color="auto"/>
          </w:divBdr>
        </w:div>
        <w:div w:id="399525078">
          <w:marLeft w:val="640"/>
          <w:marRight w:val="0"/>
          <w:marTop w:val="0"/>
          <w:marBottom w:val="0"/>
          <w:divBdr>
            <w:top w:val="none" w:sz="0" w:space="0" w:color="auto"/>
            <w:left w:val="none" w:sz="0" w:space="0" w:color="auto"/>
            <w:bottom w:val="none" w:sz="0" w:space="0" w:color="auto"/>
            <w:right w:val="none" w:sz="0" w:space="0" w:color="auto"/>
          </w:divBdr>
        </w:div>
        <w:div w:id="1898710550">
          <w:marLeft w:val="640"/>
          <w:marRight w:val="0"/>
          <w:marTop w:val="0"/>
          <w:marBottom w:val="0"/>
          <w:divBdr>
            <w:top w:val="none" w:sz="0" w:space="0" w:color="auto"/>
            <w:left w:val="none" w:sz="0" w:space="0" w:color="auto"/>
            <w:bottom w:val="none" w:sz="0" w:space="0" w:color="auto"/>
            <w:right w:val="none" w:sz="0" w:space="0" w:color="auto"/>
          </w:divBdr>
        </w:div>
        <w:div w:id="2010018906">
          <w:marLeft w:val="640"/>
          <w:marRight w:val="0"/>
          <w:marTop w:val="0"/>
          <w:marBottom w:val="0"/>
          <w:divBdr>
            <w:top w:val="none" w:sz="0" w:space="0" w:color="auto"/>
            <w:left w:val="none" w:sz="0" w:space="0" w:color="auto"/>
            <w:bottom w:val="none" w:sz="0" w:space="0" w:color="auto"/>
            <w:right w:val="none" w:sz="0" w:space="0" w:color="auto"/>
          </w:divBdr>
        </w:div>
        <w:div w:id="1216310895">
          <w:marLeft w:val="640"/>
          <w:marRight w:val="0"/>
          <w:marTop w:val="0"/>
          <w:marBottom w:val="0"/>
          <w:divBdr>
            <w:top w:val="none" w:sz="0" w:space="0" w:color="auto"/>
            <w:left w:val="none" w:sz="0" w:space="0" w:color="auto"/>
            <w:bottom w:val="none" w:sz="0" w:space="0" w:color="auto"/>
            <w:right w:val="none" w:sz="0" w:space="0" w:color="auto"/>
          </w:divBdr>
        </w:div>
        <w:div w:id="1105612399">
          <w:marLeft w:val="640"/>
          <w:marRight w:val="0"/>
          <w:marTop w:val="0"/>
          <w:marBottom w:val="0"/>
          <w:divBdr>
            <w:top w:val="none" w:sz="0" w:space="0" w:color="auto"/>
            <w:left w:val="none" w:sz="0" w:space="0" w:color="auto"/>
            <w:bottom w:val="none" w:sz="0" w:space="0" w:color="auto"/>
            <w:right w:val="none" w:sz="0" w:space="0" w:color="auto"/>
          </w:divBdr>
        </w:div>
        <w:div w:id="389964410">
          <w:marLeft w:val="640"/>
          <w:marRight w:val="0"/>
          <w:marTop w:val="0"/>
          <w:marBottom w:val="0"/>
          <w:divBdr>
            <w:top w:val="none" w:sz="0" w:space="0" w:color="auto"/>
            <w:left w:val="none" w:sz="0" w:space="0" w:color="auto"/>
            <w:bottom w:val="none" w:sz="0" w:space="0" w:color="auto"/>
            <w:right w:val="none" w:sz="0" w:space="0" w:color="auto"/>
          </w:divBdr>
        </w:div>
        <w:div w:id="2088649201">
          <w:marLeft w:val="640"/>
          <w:marRight w:val="0"/>
          <w:marTop w:val="0"/>
          <w:marBottom w:val="0"/>
          <w:divBdr>
            <w:top w:val="none" w:sz="0" w:space="0" w:color="auto"/>
            <w:left w:val="none" w:sz="0" w:space="0" w:color="auto"/>
            <w:bottom w:val="none" w:sz="0" w:space="0" w:color="auto"/>
            <w:right w:val="none" w:sz="0" w:space="0" w:color="auto"/>
          </w:divBdr>
        </w:div>
        <w:div w:id="1286231966">
          <w:marLeft w:val="640"/>
          <w:marRight w:val="0"/>
          <w:marTop w:val="0"/>
          <w:marBottom w:val="0"/>
          <w:divBdr>
            <w:top w:val="none" w:sz="0" w:space="0" w:color="auto"/>
            <w:left w:val="none" w:sz="0" w:space="0" w:color="auto"/>
            <w:bottom w:val="none" w:sz="0" w:space="0" w:color="auto"/>
            <w:right w:val="none" w:sz="0" w:space="0" w:color="auto"/>
          </w:divBdr>
        </w:div>
        <w:div w:id="1632443977">
          <w:marLeft w:val="640"/>
          <w:marRight w:val="0"/>
          <w:marTop w:val="0"/>
          <w:marBottom w:val="0"/>
          <w:divBdr>
            <w:top w:val="none" w:sz="0" w:space="0" w:color="auto"/>
            <w:left w:val="none" w:sz="0" w:space="0" w:color="auto"/>
            <w:bottom w:val="none" w:sz="0" w:space="0" w:color="auto"/>
            <w:right w:val="none" w:sz="0" w:space="0" w:color="auto"/>
          </w:divBdr>
        </w:div>
        <w:div w:id="1872568589">
          <w:marLeft w:val="640"/>
          <w:marRight w:val="0"/>
          <w:marTop w:val="0"/>
          <w:marBottom w:val="0"/>
          <w:divBdr>
            <w:top w:val="none" w:sz="0" w:space="0" w:color="auto"/>
            <w:left w:val="none" w:sz="0" w:space="0" w:color="auto"/>
            <w:bottom w:val="none" w:sz="0" w:space="0" w:color="auto"/>
            <w:right w:val="none" w:sz="0" w:space="0" w:color="auto"/>
          </w:divBdr>
        </w:div>
        <w:div w:id="89669312">
          <w:marLeft w:val="640"/>
          <w:marRight w:val="0"/>
          <w:marTop w:val="0"/>
          <w:marBottom w:val="0"/>
          <w:divBdr>
            <w:top w:val="none" w:sz="0" w:space="0" w:color="auto"/>
            <w:left w:val="none" w:sz="0" w:space="0" w:color="auto"/>
            <w:bottom w:val="none" w:sz="0" w:space="0" w:color="auto"/>
            <w:right w:val="none" w:sz="0" w:space="0" w:color="auto"/>
          </w:divBdr>
        </w:div>
      </w:divsChild>
    </w:div>
    <w:div w:id="1854295801">
      <w:bodyDiv w:val="1"/>
      <w:marLeft w:val="0"/>
      <w:marRight w:val="0"/>
      <w:marTop w:val="0"/>
      <w:marBottom w:val="0"/>
      <w:divBdr>
        <w:top w:val="none" w:sz="0" w:space="0" w:color="auto"/>
        <w:left w:val="none" w:sz="0" w:space="0" w:color="auto"/>
        <w:bottom w:val="none" w:sz="0" w:space="0" w:color="auto"/>
        <w:right w:val="none" w:sz="0" w:space="0" w:color="auto"/>
      </w:divBdr>
      <w:divsChild>
        <w:div w:id="1350061298">
          <w:marLeft w:val="640"/>
          <w:marRight w:val="0"/>
          <w:marTop w:val="0"/>
          <w:marBottom w:val="0"/>
          <w:divBdr>
            <w:top w:val="none" w:sz="0" w:space="0" w:color="auto"/>
            <w:left w:val="none" w:sz="0" w:space="0" w:color="auto"/>
            <w:bottom w:val="none" w:sz="0" w:space="0" w:color="auto"/>
            <w:right w:val="none" w:sz="0" w:space="0" w:color="auto"/>
          </w:divBdr>
        </w:div>
        <w:div w:id="6912035">
          <w:marLeft w:val="640"/>
          <w:marRight w:val="0"/>
          <w:marTop w:val="0"/>
          <w:marBottom w:val="0"/>
          <w:divBdr>
            <w:top w:val="none" w:sz="0" w:space="0" w:color="auto"/>
            <w:left w:val="none" w:sz="0" w:space="0" w:color="auto"/>
            <w:bottom w:val="none" w:sz="0" w:space="0" w:color="auto"/>
            <w:right w:val="none" w:sz="0" w:space="0" w:color="auto"/>
          </w:divBdr>
        </w:div>
        <w:div w:id="1968662812">
          <w:marLeft w:val="640"/>
          <w:marRight w:val="0"/>
          <w:marTop w:val="0"/>
          <w:marBottom w:val="0"/>
          <w:divBdr>
            <w:top w:val="none" w:sz="0" w:space="0" w:color="auto"/>
            <w:left w:val="none" w:sz="0" w:space="0" w:color="auto"/>
            <w:bottom w:val="none" w:sz="0" w:space="0" w:color="auto"/>
            <w:right w:val="none" w:sz="0" w:space="0" w:color="auto"/>
          </w:divBdr>
        </w:div>
        <w:div w:id="1979914850">
          <w:marLeft w:val="640"/>
          <w:marRight w:val="0"/>
          <w:marTop w:val="0"/>
          <w:marBottom w:val="0"/>
          <w:divBdr>
            <w:top w:val="none" w:sz="0" w:space="0" w:color="auto"/>
            <w:left w:val="none" w:sz="0" w:space="0" w:color="auto"/>
            <w:bottom w:val="none" w:sz="0" w:space="0" w:color="auto"/>
            <w:right w:val="none" w:sz="0" w:space="0" w:color="auto"/>
          </w:divBdr>
        </w:div>
        <w:div w:id="1060665114">
          <w:marLeft w:val="640"/>
          <w:marRight w:val="0"/>
          <w:marTop w:val="0"/>
          <w:marBottom w:val="0"/>
          <w:divBdr>
            <w:top w:val="none" w:sz="0" w:space="0" w:color="auto"/>
            <w:left w:val="none" w:sz="0" w:space="0" w:color="auto"/>
            <w:bottom w:val="none" w:sz="0" w:space="0" w:color="auto"/>
            <w:right w:val="none" w:sz="0" w:space="0" w:color="auto"/>
          </w:divBdr>
        </w:div>
        <w:div w:id="1128354230">
          <w:marLeft w:val="640"/>
          <w:marRight w:val="0"/>
          <w:marTop w:val="0"/>
          <w:marBottom w:val="0"/>
          <w:divBdr>
            <w:top w:val="none" w:sz="0" w:space="0" w:color="auto"/>
            <w:left w:val="none" w:sz="0" w:space="0" w:color="auto"/>
            <w:bottom w:val="none" w:sz="0" w:space="0" w:color="auto"/>
            <w:right w:val="none" w:sz="0" w:space="0" w:color="auto"/>
          </w:divBdr>
        </w:div>
        <w:div w:id="1636108347">
          <w:marLeft w:val="640"/>
          <w:marRight w:val="0"/>
          <w:marTop w:val="0"/>
          <w:marBottom w:val="0"/>
          <w:divBdr>
            <w:top w:val="none" w:sz="0" w:space="0" w:color="auto"/>
            <w:left w:val="none" w:sz="0" w:space="0" w:color="auto"/>
            <w:bottom w:val="none" w:sz="0" w:space="0" w:color="auto"/>
            <w:right w:val="none" w:sz="0" w:space="0" w:color="auto"/>
          </w:divBdr>
        </w:div>
        <w:div w:id="1160119997">
          <w:marLeft w:val="640"/>
          <w:marRight w:val="0"/>
          <w:marTop w:val="0"/>
          <w:marBottom w:val="0"/>
          <w:divBdr>
            <w:top w:val="none" w:sz="0" w:space="0" w:color="auto"/>
            <w:left w:val="none" w:sz="0" w:space="0" w:color="auto"/>
            <w:bottom w:val="none" w:sz="0" w:space="0" w:color="auto"/>
            <w:right w:val="none" w:sz="0" w:space="0" w:color="auto"/>
          </w:divBdr>
        </w:div>
        <w:div w:id="4719883">
          <w:marLeft w:val="640"/>
          <w:marRight w:val="0"/>
          <w:marTop w:val="0"/>
          <w:marBottom w:val="0"/>
          <w:divBdr>
            <w:top w:val="none" w:sz="0" w:space="0" w:color="auto"/>
            <w:left w:val="none" w:sz="0" w:space="0" w:color="auto"/>
            <w:bottom w:val="none" w:sz="0" w:space="0" w:color="auto"/>
            <w:right w:val="none" w:sz="0" w:space="0" w:color="auto"/>
          </w:divBdr>
        </w:div>
        <w:div w:id="299310419">
          <w:marLeft w:val="640"/>
          <w:marRight w:val="0"/>
          <w:marTop w:val="0"/>
          <w:marBottom w:val="0"/>
          <w:divBdr>
            <w:top w:val="none" w:sz="0" w:space="0" w:color="auto"/>
            <w:left w:val="none" w:sz="0" w:space="0" w:color="auto"/>
            <w:bottom w:val="none" w:sz="0" w:space="0" w:color="auto"/>
            <w:right w:val="none" w:sz="0" w:space="0" w:color="auto"/>
          </w:divBdr>
        </w:div>
        <w:div w:id="2138527334">
          <w:marLeft w:val="640"/>
          <w:marRight w:val="0"/>
          <w:marTop w:val="0"/>
          <w:marBottom w:val="0"/>
          <w:divBdr>
            <w:top w:val="none" w:sz="0" w:space="0" w:color="auto"/>
            <w:left w:val="none" w:sz="0" w:space="0" w:color="auto"/>
            <w:bottom w:val="none" w:sz="0" w:space="0" w:color="auto"/>
            <w:right w:val="none" w:sz="0" w:space="0" w:color="auto"/>
          </w:divBdr>
        </w:div>
        <w:div w:id="549539793">
          <w:marLeft w:val="640"/>
          <w:marRight w:val="0"/>
          <w:marTop w:val="0"/>
          <w:marBottom w:val="0"/>
          <w:divBdr>
            <w:top w:val="none" w:sz="0" w:space="0" w:color="auto"/>
            <w:left w:val="none" w:sz="0" w:space="0" w:color="auto"/>
            <w:bottom w:val="none" w:sz="0" w:space="0" w:color="auto"/>
            <w:right w:val="none" w:sz="0" w:space="0" w:color="auto"/>
          </w:divBdr>
        </w:div>
        <w:div w:id="361563274">
          <w:marLeft w:val="640"/>
          <w:marRight w:val="0"/>
          <w:marTop w:val="0"/>
          <w:marBottom w:val="0"/>
          <w:divBdr>
            <w:top w:val="none" w:sz="0" w:space="0" w:color="auto"/>
            <w:left w:val="none" w:sz="0" w:space="0" w:color="auto"/>
            <w:bottom w:val="none" w:sz="0" w:space="0" w:color="auto"/>
            <w:right w:val="none" w:sz="0" w:space="0" w:color="auto"/>
          </w:divBdr>
        </w:div>
        <w:div w:id="1044330426">
          <w:marLeft w:val="640"/>
          <w:marRight w:val="0"/>
          <w:marTop w:val="0"/>
          <w:marBottom w:val="0"/>
          <w:divBdr>
            <w:top w:val="none" w:sz="0" w:space="0" w:color="auto"/>
            <w:left w:val="none" w:sz="0" w:space="0" w:color="auto"/>
            <w:bottom w:val="none" w:sz="0" w:space="0" w:color="auto"/>
            <w:right w:val="none" w:sz="0" w:space="0" w:color="auto"/>
          </w:divBdr>
        </w:div>
        <w:div w:id="1775057742">
          <w:marLeft w:val="640"/>
          <w:marRight w:val="0"/>
          <w:marTop w:val="0"/>
          <w:marBottom w:val="0"/>
          <w:divBdr>
            <w:top w:val="none" w:sz="0" w:space="0" w:color="auto"/>
            <w:left w:val="none" w:sz="0" w:space="0" w:color="auto"/>
            <w:bottom w:val="none" w:sz="0" w:space="0" w:color="auto"/>
            <w:right w:val="none" w:sz="0" w:space="0" w:color="auto"/>
          </w:divBdr>
        </w:div>
        <w:div w:id="638608240">
          <w:marLeft w:val="640"/>
          <w:marRight w:val="0"/>
          <w:marTop w:val="0"/>
          <w:marBottom w:val="0"/>
          <w:divBdr>
            <w:top w:val="none" w:sz="0" w:space="0" w:color="auto"/>
            <w:left w:val="none" w:sz="0" w:space="0" w:color="auto"/>
            <w:bottom w:val="none" w:sz="0" w:space="0" w:color="auto"/>
            <w:right w:val="none" w:sz="0" w:space="0" w:color="auto"/>
          </w:divBdr>
        </w:div>
        <w:div w:id="1387685355">
          <w:marLeft w:val="640"/>
          <w:marRight w:val="0"/>
          <w:marTop w:val="0"/>
          <w:marBottom w:val="0"/>
          <w:divBdr>
            <w:top w:val="none" w:sz="0" w:space="0" w:color="auto"/>
            <w:left w:val="none" w:sz="0" w:space="0" w:color="auto"/>
            <w:bottom w:val="none" w:sz="0" w:space="0" w:color="auto"/>
            <w:right w:val="none" w:sz="0" w:space="0" w:color="auto"/>
          </w:divBdr>
        </w:div>
        <w:div w:id="308369486">
          <w:marLeft w:val="640"/>
          <w:marRight w:val="0"/>
          <w:marTop w:val="0"/>
          <w:marBottom w:val="0"/>
          <w:divBdr>
            <w:top w:val="none" w:sz="0" w:space="0" w:color="auto"/>
            <w:left w:val="none" w:sz="0" w:space="0" w:color="auto"/>
            <w:bottom w:val="none" w:sz="0" w:space="0" w:color="auto"/>
            <w:right w:val="none" w:sz="0" w:space="0" w:color="auto"/>
          </w:divBdr>
        </w:div>
        <w:div w:id="1218324467">
          <w:marLeft w:val="640"/>
          <w:marRight w:val="0"/>
          <w:marTop w:val="0"/>
          <w:marBottom w:val="0"/>
          <w:divBdr>
            <w:top w:val="none" w:sz="0" w:space="0" w:color="auto"/>
            <w:left w:val="none" w:sz="0" w:space="0" w:color="auto"/>
            <w:bottom w:val="none" w:sz="0" w:space="0" w:color="auto"/>
            <w:right w:val="none" w:sz="0" w:space="0" w:color="auto"/>
          </w:divBdr>
        </w:div>
        <w:div w:id="815999350">
          <w:marLeft w:val="640"/>
          <w:marRight w:val="0"/>
          <w:marTop w:val="0"/>
          <w:marBottom w:val="0"/>
          <w:divBdr>
            <w:top w:val="none" w:sz="0" w:space="0" w:color="auto"/>
            <w:left w:val="none" w:sz="0" w:space="0" w:color="auto"/>
            <w:bottom w:val="none" w:sz="0" w:space="0" w:color="auto"/>
            <w:right w:val="none" w:sz="0" w:space="0" w:color="auto"/>
          </w:divBdr>
        </w:div>
        <w:div w:id="655769179">
          <w:marLeft w:val="640"/>
          <w:marRight w:val="0"/>
          <w:marTop w:val="0"/>
          <w:marBottom w:val="0"/>
          <w:divBdr>
            <w:top w:val="none" w:sz="0" w:space="0" w:color="auto"/>
            <w:left w:val="none" w:sz="0" w:space="0" w:color="auto"/>
            <w:bottom w:val="none" w:sz="0" w:space="0" w:color="auto"/>
            <w:right w:val="none" w:sz="0" w:space="0" w:color="auto"/>
          </w:divBdr>
        </w:div>
        <w:div w:id="975254033">
          <w:marLeft w:val="640"/>
          <w:marRight w:val="0"/>
          <w:marTop w:val="0"/>
          <w:marBottom w:val="0"/>
          <w:divBdr>
            <w:top w:val="none" w:sz="0" w:space="0" w:color="auto"/>
            <w:left w:val="none" w:sz="0" w:space="0" w:color="auto"/>
            <w:bottom w:val="none" w:sz="0" w:space="0" w:color="auto"/>
            <w:right w:val="none" w:sz="0" w:space="0" w:color="auto"/>
          </w:divBdr>
        </w:div>
        <w:div w:id="1314335824">
          <w:marLeft w:val="640"/>
          <w:marRight w:val="0"/>
          <w:marTop w:val="0"/>
          <w:marBottom w:val="0"/>
          <w:divBdr>
            <w:top w:val="none" w:sz="0" w:space="0" w:color="auto"/>
            <w:left w:val="none" w:sz="0" w:space="0" w:color="auto"/>
            <w:bottom w:val="none" w:sz="0" w:space="0" w:color="auto"/>
            <w:right w:val="none" w:sz="0" w:space="0" w:color="auto"/>
          </w:divBdr>
        </w:div>
        <w:div w:id="266234063">
          <w:marLeft w:val="640"/>
          <w:marRight w:val="0"/>
          <w:marTop w:val="0"/>
          <w:marBottom w:val="0"/>
          <w:divBdr>
            <w:top w:val="none" w:sz="0" w:space="0" w:color="auto"/>
            <w:left w:val="none" w:sz="0" w:space="0" w:color="auto"/>
            <w:bottom w:val="none" w:sz="0" w:space="0" w:color="auto"/>
            <w:right w:val="none" w:sz="0" w:space="0" w:color="auto"/>
          </w:divBdr>
        </w:div>
        <w:div w:id="2086805861">
          <w:marLeft w:val="640"/>
          <w:marRight w:val="0"/>
          <w:marTop w:val="0"/>
          <w:marBottom w:val="0"/>
          <w:divBdr>
            <w:top w:val="none" w:sz="0" w:space="0" w:color="auto"/>
            <w:left w:val="none" w:sz="0" w:space="0" w:color="auto"/>
            <w:bottom w:val="none" w:sz="0" w:space="0" w:color="auto"/>
            <w:right w:val="none" w:sz="0" w:space="0" w:color="auto"/>
          </w:divBdr>
        </w:div>
        <w:div w:id="966425301">
          <w:marLeft w:val="640"/>
          <w:marRight w:val="0"/>
          <w:marTop w:val="0"/>
          <w:marBottom w:val="0"/>
          <w:divBdr>
            <w:top w:val="none" w:sz="0" w:space="0" w:color="auto"/>
            <w:left w:val="none" w:sz="0" w:space="0" w:color="auto"/>
            <w:bottom w:val="none" w:sz="0" w:space="0" w:color="auto"/>
            <w:right w:val="none" w:sz="0" w:space="0" w:color="auto"/>
          </w:divBdr>
        </w:div>
      </w:divsChild>
    </w:div>
    <w:div w:id="1856311419">
      <w:bodyDiv w:val="1"/>
      <w:marLeft w:val="0"/>
      <w:marRight w:val="0"/>
      <w:marTop w:val="0"/>
      <w:marBottom w:val="0"/>
      <w:divBdr>
        <w:top w:val="none" w:sz="0" w:space="0" w:color="auto"/>
        <w:left w:val="none" w:sz="0" w:space="0" w:color="auto"/>
        <w:bottom w:val="none" w:sz="0" w:space="0" w:color="auto"/>
        <w:right w:val="none" w:sz="0" w:space="0" w:color="auto"/>
      </w:divBdr>
      <w:divsChild>
        <w:div w:id="2014142909">
          <w:marLeft w:val="640"/>
          <w:marRight w:val="0"/>
          <w:marTop w:val="0"/>
          <w:marBottom w:val="0"/>
          <w:divBdr>
            <w:top w:val="none" w:sz="0" w:space="0" w:color="auto"/>
            <w:left w:val="none" w:sz="0" w:space="0" w:color="auto"/>
            <w:bottom w:val="none" w:sz="0" w:space="0" w:color="auto"/>
            <w:right w:val="none" w:sz="0" w:space="0" w:color="auto"/>
          </w:divBdr>
        </w:div>
        <w:div w:id="735863839">
          <w:marLeft w:val="640"/>
          <w:marRight w:val="0"/>
          <w:marTop w:val="0"/>
          <w:marBottom w:val="0"/>
          <w:divBdr>
            <w:top w:val="none" w:sz="0" w:space="0" w:color="auto"/>
            <w:left w:val="none" w:sz="0" w:space="0" w:color="auto"/>
            <w:bottom w:val="none" w:sz="0" w:space="0" w:color="auto"/>
            <w:right w:val="none" w:sz="0" w:space="0" w:color="auto"/>
          </w:divBdr>
        </w:div>
        <w:div w:id="285434814">
          <w:marLeft w:val="640"/>
          <w:marRight w:val="0"/>
          <w:marTop w:val="0"/>
          <w:marBottom w:val="0"/>
          <w:divBdr>
            <w:top w:val="none" w:sz="0" w:space="0" w:color="auto"/>
            <w:left w:val="none" w:sz="0" w:space="0" w:color="auto"/>
            <w:bottom w:val="none" w:sz="0" w:space="0" w:color="auto"/>
            <w:right w:val="none" w:sz="0" w:space="0" w:color="auto"/>
          </w:divBdr>
        </w:div>
        <w:div w:id="187186819">
          <w:marLeft w:val="640"/>
          <w:marRight w:val="0"/>
          <w:marTop w:val="0"/>
          <w:marBottom w:val="0"/>
          <w:divBdr>
            <w:top w:val="none" w:sz="0" w:space="0" w:color="auto"/>
            <w:left w:val="none" w:sz="0" w:space="0" w:color="auto"/>
            <w:bottom w:val="none" w:sz="0" w:space="0" w:color="auto"/>
            <w:right w:val="none" w:sz="0" w:space="0" w:color="auto"/>
          </w:divBdr>
        </w:div>
        <w:div w:id="1221285616">
          <w:marLeft w:val="640"/>
          <w:marRight w:val="0"/>
          <w:marTop w:val="0"/>
          <w:marBottom w:val="0"/>
          <w:divBdr>
            <w:top w:val="none" w:sz="0" w:space="0" w:color="auto"/>
            <w:left w:val="none" w:sz="0" w:space="0" w:color="auto"/>
            <w:bottom w:val="none" w:sz="0" w:space="0" w:color="auto"/>
            <w:right w:val="none" w:sz="0" w:space="0" w:color="auto"/>
          </w:divBdr>
        </w:div>
        <w:div w:id="1741439579">
          <w:marLeft w:val="640"/>
          <w:marRight w:val="0"/>
          <w:marTop w:val="0"/>
          <w:marBottom w:val="0"/>
          <w:divBdr>
            <w:top w:val="none" w:sz="0" w:space="0" w:color="auto"/>
            <w:left w:val="none" w:sz="0" w:space="0" w:color="auto"/>
            <w:bottom w:val="none" w:sz="0" w:space="0" w:color="auto"/>
            <w:right w:val="none" w:sz="0" w:space="0" w:color="auto"/>
          </w:divBdr>
        </w:div>
        <w:div w:id="1093665173">
          <w:marLeft w:val="640"/>
          <w:marRight w:val="0"/>
          <w:marTop w:val="0"/>
          <w:marBottom w:val="0"/>
          <w:divBdr>
            <w:top w:val="none" w:sz="0" w:space="0" w:color="auto"/>
            <w:left w:val="none" w:sz="0" w:space="0" w:color="auto"/>
            <w:bottom w:val="none" w:sz="0" w:space="0" w:color="auto"/>
            <w:right w:val="none" w:sz="0" w:space="0" w:color="auto"/>
          </w:divBdr>
        </w:div>
        <w:div w:id="676883552">
          <w:marLeft w:val="640"/>
          <w:marRight w:val="0"/>
          <w:marTop w:val="0"/>
          <w:marBottom w:val="0"/>
          <w:divBdr>
            <w:top w:val="none" w:sz="0" w:space="0" w:color="auto"/>
            <w:left w:val="none" w:sz="0" w:space="0" w:color="auto"/>
            <w:bottom w:val="none" w:sz="0" w:space="0" w:color="auto"/>
            <w:right w:val="none" w:sz="0" w:space="0" w:color="auto"/>
          </w:divBdr>
        </w:div>
        <w:div w:id="1134713811">
          <w:marLeft w:val="640"/>
          <w:marRight w:val="0"/>
          <w:marTop w:val="0"/>
          <w:marBottom w:val="0"/>
          <w:divBdr>
            <w:top w:val="none" w:sz="0" w:space="0" w:color="auto"/>
            <w:left w:val="none" w:sz="0" w:space="0" w:color="auto"/>
            <w:bottom w:val="none" w:sz="0" w:space="0" w:color="auto"/>
            <w:right w:val="none" w:sz="0" w:space="0" w:color="auto"/>
          </w:divBdr>
        </w:div>
        <w:div w:id="1545487101">
          <w:marLeft w:val="640"/>
          <w:marRight w:val="0"/>
          <w:marTop w:val="0"/>
          <w:marBottom w:val="0"/>
          <w:divBdr>
            <w:top w:val="none" w:sz="0" w:space="0" w:color="auto"/>
            <w:left w:val="none" w:sz="0" w:space="0" w:color="auto"/>
            <w:bottom w:val="none" w:sz="0" w:space="0" w:color="auto"/>
            <w:right w:val="none" w:sz="0" w:space="0" w:color="auto"/>
          </w:divBdr>
        </w:div>
        <w:div w:id="1837182745">
          <w:marLeft w:val="640"/>
          <w:marRight w:val="0"/>
          <w:marTop w:val="0"/>
          <w:marBottom w:val="0"/>
          <w:divBdr>
            <w:top w:val="none" w:sz="0" w:space="0" w:color="auto"/>
            <w:left w:val="none" w:sz="0" w:space="0" w:color="auto"/>
            <w:bottom w:val="none" w:sz="0" w:space="0" w:color="auto"/>
            <w:right w:val="none" w:sz="0" w:space="0" w:color="auto"/>
          </w:divBdr>
        </w:div>
        <w:div w:id="1826362090">
          <w:marLeft w:val="640"/>
          <w:marRight w:val="0"/>
          <w:marTop w:val="0"/>
          <w:marBottom w:val="0"/>
          <w:divBdr>
            <w:top w:val="none" w:sz="0" w:space="0" w:color="auto"/>
            <w:left w:val="none" w:sz="0" w:space="0" w:color="auto"/>
            <w:bottom w:val="none" w:sz="0" w:space="0" w:color="auto"/>
            <w:right w:val="none" w:sz="0" w:space="0" w:color="auto"/>
          </w:divBdr>
        </w:div>
        <w:div w:id="666132955">
          <w:marLeft w:val="640"/>
          <w:marRight w:val="0"/>
          <w:marTop w:val="0"/>
          <w:marBottom w:val="0"/>
          <w:divBdr>
            <w:top w:val="none" w:sz="0" w:space="0" w:color="auto"/>
            <w:left w:val="none" w:sz="0" w:space="0" w:color="auto"/>
            <w:bottom w:val="none" w:sz="0" w:space="0" w:color="auto"/>
            <w:right w:val="none" w:sz="0" w:space="0" w:color="auto"/>
          </w:divBdr>
        </w:div>
        <w:div w:id="760686075">
          <w:marLeft w:val="640"/>
          <w:marRight w:val="0"/>
          <w:marTop w:val="0"/>
          <w:marBottom w:val="0"/>
          <w:divBdr>
            <w:top w:val="none" w:sz="0" w:space="0" w:color="auto"/>
            <w:left w:val="none" w:sz="0" w:space="0" w:color="auto"/>
            <w:bottom w:val="none" w:sz="0" w:space="0" w:color="auto"/>
            <w:right w:val="none" w:sz="0" w:space="0" w:color="auto"/>
          </w:divBdr>
        </w:div>
        <w:div w:id="835344812">
          <w:marLeft w:val="640"/>
          <w:marRight w:val="0"/>
          <w:marTop w:val="0"/>
          <w:marBottom w:val="0"/>
          <w:divBdr>
            <w:top w:val="none" w:sz="0" w:space="0" w:color="auto"/>
            <w:left w:val="none" w:sz="0" w:space="0" w:color="auto"/>
            <w:bottom w:val="none" w:sz="0" w:space="0" w:color="auto"/>
            <w:right w:val="none" w:sz="0" w:space="0" w:color="auto"/>
          </w:divBdr>
        </w:div>
        <w:div w:id="1039008258">
          <w:marLeft w:val="640"/>
          <w:marRight w:val="0"/>
          <w:marTop w:val="0"/>
          <w:marBottom w:val="0"/>
          <w:divBdr>
            <w:top w:val="none" w:sz="0" w:space="0" w:color="auto"/>
            <w:left w:val="none" w:sz="0" w:space="0" w:color="auto"/>
            <w:bottom w:val="none" w:sz="0" w:space="0" w:color="auto"/>
            <w:right w:val="none" w:sz="0" w:space="0" w:color="auto"/>
          </w:divBdr>
        </w:div>
        <w:div w:id="358551478">
          <w:marLeft w:val="640"/>
          <w:marRight w:val="0"/>
          <w:marTop w:val="0"/>
          <w:marBottom w:val="0"/>
          <w:divBdr>
            <w:top w:val="none" w:sz="0" w:space="0" w:color="auto"/>
            <w:left w:val="none" w:sz="0" w:space="0" w:color="auto"/>
            <w:bottom w:val="none" w:sz="0" w:space="0" w:color="auto"/>
            <w:right w:val="none" w:sz="0" w:space="0" w:color="auto"/>
          </w:divBdr>
        </w:div>
        <w:div w:id="982544537">
          <w:marLeft w:val="640"/>
          <w:marRight w:val="0"/>
          <w:marTop w:val="0"/>
          <w:marBottom w:val="0"/>
          <w:divBdr>
            <w:top w:val="none" w:sz="0" w:space="0" w:color="auto"/>
            <w:left w:val="none" w:sz="0" w:space="0" w:color="auto"/>
            <w:bottom w:val="none" w:sz="0" w:space="0" w:color="auto"/>
            <w:right w:val="none" w:sz="0" w:space="0" w:color="auto"/>
          </w:divBdr>
        </w:div>
        <w:div w:id="1440488635">
          <w:marLeft w:val="640"/>
          <w:marRight w:val="0"/>
          <w:marTop w:val="0"/>
          <w:marBottom w:val="0"/>
          <w:divBdr>
            <w:top w:val="none" w:sz="0" w:space="0" w:color="auto"/>
            <w:left w:val="none" w:sz="0" w:space="0" w:color="auto"/>
            <w:bottom w:val="none" w:sz="0" w:space="0" w:color="auto"/>
            <w:right w:val="none" w:sz="0" w:space="0" w:color="auto"/>
          </w:divBdr>
        </w:div>
        <w:div w:id="1296528347">
          <w:marLeft w:val="640"/>
          <w:marRight w:val="0"/>
          <w:marTop w:val="0"/>
          <w:marBottom w:val="0"/>
          <w:divBdr>
            <w:top w:val="none" w:sz="0" w:space="0" w:color="auto"/>
            <w:left w:val="none" w:sz="0" w:space="0" w:color="auto"/>
            <w:bottom w:val="none" w:sz="0" w:space="0" w:color="auto"/>
            <w:right w:val="none" w:sz="0" w:space="0" w:color="auto"/>
          </w:divBdr>
        </w:div>
        <w:div w:id="922641891">
          <w:marLeft w:val="640"/>
          <w:marRight w:val="0"/>
          <w:marTop w:val="0"/>
          <w:marBottom w:val="0"/>
          <w:divBdr>
            <w:top w:val="none" w:sz="0" w:space="0" w:color="auto"/>
            <w:left w:val="none" w:sz="0" w:space="0" w:color="auto"/>
            <w:bottom w:val="none" w:sz="0" w:space="0" w:color="auto"/>
            <w:right w:val="none" w:sz="0" w:space="0" w:color="auto"/>
          </w:divBdr>
        </w:div>
        <w:div w:id="1344933703">
          <w:marLeft w:val="640"/>
          <w:marRight w:val="0"/>
          <w:marTop w:val="0"/>
          <w:marBottom w:val="0"/>
          <w:divBdr>
            <w:top w:val="none" w:sz="0" w:space="0" w:color="auto"/>
            <w:left w:val="none" w:sz="0" w:space="0" w:color="auto"/>
            <w:bottom w:val="none" w:sz="0" w:space="0" w:color="auto"/>
            <w:right w:val="none" w:sz="0" w:space="0" w:color="auto"/>
          </w:divBdr>
        </w:div>
        <w:div w:id="806698818">
          <w:marLeft w:val="640"/>
          <w:marRight w:val="0"/>
          <w:marTop w:val="0"/>
          <w:marBottom w:val="0"/>
          <w:divBdr>
            <w:top w:val="none" w:sz="0" w:space="0" w:color="auto"/>
            <w:left w:val="none" w:sz="0" w:space="0" w:color="auto"/>
            <w:bottom w:val="none" w:sz="0" w:space="0" w:color="auto"/>
            <w:right w:val="none" w:sz="0" w:space="0" w:color="auto"/>
          </w:divBdr>
        </w:div>
        <w:div w:id="1809207088">
          <w:marLeft w:val="640"/>
          <w:marRight w:val="0"/>
          <w:marTop w:val="0"/>
          <w:marBottom w:val="0"/>
          <w:divBdr>
            <w:top w:val="none" w:sz="0" w:space="0" w:color="auto"/>
            <w:left w:val="none" w:sz="0" w:space="0" w:color="auto"/>
            <w:bottom w:val="none" w:sz="0" w:space="0" w:color="auto"/>
            <w:right w:val="none" w:sz="0" w:space="0" w:color="auto"/>
          </w:divBdr>
        </w:div>
        <w:div w:id="140388162">
          <w:marLeft w:val="640"/>
          <w:marRight w:val="0"/>
          <w:marTop w:val="0"/>
          <w:marBottom w:val="0"/>
          <w:divBdr>
            <w:top w:val="none" w:sz="0" w:space="0" w:color="auto"/>
            <w:left w:val="none" w:sz="0" w:space="0" w:color="auto"/>
            <w:bottom w:val="none" w:sz="0" w:space="0" w:color="auto"/>
            <w:right w:val="none" w:sz="0" w:space="0" w:color="auto"/>
          </w:divBdr>
        </w:div>
        <w:div w:id="732773439">
          <w:marLeft w:val="640"/>
          <w:marRight w:val="0"/>
          <w:marTop w:val="0"/>
          <w:marBottom w:val="0"/>
          <w:divBdr>
            <w:top w:val="none" w:sz="0" w:space="0" w:color="auto"/>
            <w:left w:val="none" w:sz="0" w:space="0" w:color="auto"/>
            <w:bottom w:val="none" w:sz="0" w:space="0" w:color="auto"/>
            <w:right w:val="none" w:sz="0" w:space="0" w:color="auto"/>
          </w:divBdr>
        </w:div>
        <w:div w:id="1657029058">
          <w:marLeft w:val="640"/>
          <w:marRight w:val="0"/>
          <w:marTop w:val="0"/>
          <w:marBottom w:val="0"/>
          <w:divBdr>
            <w:top w:val="none" w:sz="0" w:space="0" w:color="auto"/>
            <w:left w:val="none" w:sz="0" w:space="0" w:color="auto"/>
            <w:bottom w:val="none" w:sz="0" w:space="0" w:color="auto"/>
            <w:right w:val="none" w:sz="0" w:space="0" w:color="auto"/>
          </w:divBdr>
        </w:div>
        <w:div w:id="1158036746">
          <w:marLeft w:val="640"/>
          <w:marRight w:val="0"/>
          <w:marTop w:val="0"/>
          <w:marBottom w:val="0"/>
          <w:divBdr>
            <w:top w:val="none" w:sz="0" w:space="0" w:color="auto"/>
            <w:left w:val="none" w:sz="0" w:space="0" w:color="auto"/>
            <w:bottom w:val="none" w:sz="0" w:space="0" w:color="auto"/>
            <w:right w:val="none" w:sz="0" w:space="0" w:color="auto"/>
          </w:divBdr>
        </w:div>
        <w:div w:id="1209031925">
          <w:marLeft w:val="640"/>
          <w:marRight w:val="0"/>
          <w:marTop w:val="0"/>
          <w:marBottom w:val="0"/>
          <w:divBdr>
            <w:top w:val="none" w:sz="0" w:space="0" w:color="auto"/>
            <w:left w:val="none" w:sz="0" w:space="0" w:color="auto"/>
            <w:bottom w:val="none" w:sz="0" w:space="0" w:color="auto"/>
            <w:right w:val="none" w:sz="0" w:space="0" w:color="auto"/>
          </w:divBdr>
        </w:div>
        <w:div w:id="1477606649">
          <w:marLeft w:val="640"/>
          <w:marRight w:val="0"/>
          <w:marTop w:val="0"/>
          <w:marBottom w:val="0"/>
          <w:divBdr>
            <w:top w:val="none" w:sz="0" w:space="0" w:color="auto"/>
            <w:left w:val="none" w:sz="0" w:space="0" w:color="auto"/>
            <w:bottom w:val="none" w:sz="0" w:space="0" w:color="auto"/>
            <w:right w:val="none" w:sz="0" w:space="0" w:color="auto"/>
          </w:divBdr>
        </w:div>
        <w:div w:id="2000033655">
          <w:marLeft w:val="640"/>
          <w:marRight w:val="0"/>
          <w:marTop w:val="0"/>
          <w:marBottom w:val="0"/>
          <w:divBdr>
            <w:top w:val="none" w:sz="0" w:space="0" w:color="auto"/>
            <w:left w:val="none" w:sz="0" w:space="0" w:color="auto"/>
            <w:bottom w:val="none" w:sz="0" w:space="0" w:color="auto"/>
            <w:right w:val="none" w:sz="0" w:space="0" w:color="auto"/>
          </w:divBdr>
        </w:div>
        <w:div w:id="1043098372">
          <w:marLeft w:val="640"/>
          <w:marRight w:val="0"/>
          <w:marTop w:val="0"/>
          <w:marBottom w:val="0"/>
          <w:divBdr>
            <w:top w:val="none" w:sz="0" w:space="0" w:color="auto"/>
            <w:left w:val="none" w:sz="0" w:space="0" w:color="auto"/>
            <w:bottom w:val="none" w:sz="0" w:space="0" w:color="auto"/>
            <w:right w:val="none" w:sz="0" w:space="0" w:color="auto"/>
          </w:divBdr>
        </w:div>
        <w:div w:id="684018674">
          <w:marLeft w:val="640"/>
          <w:marRight w:val="0"/>
          <w:marTop w:val="0"/>
          <w:marBottom w:val="0"/>
          <w:divBdr>
            <w:top w:val="none" w:sz="0" w:space="0" w:color="auto"/>
            <w:left w:val="none" w:sz="0" w:space="0" w:color="auto"/>
            <w:bottom w:val="none" w:sz="0" w:space="0" w:color="auto"/>
            <w:right w:val="none" w:sz="0" w:space="0" w:color="auto"/>
          </w:divBdr>
        </w:div>
        <w:div w:id="634792830">
          <w:marLeft w:val="640"/>
          <w:marRight w:val="0"/>
          <w:marTop w:val="0"/>
          <w:marBottom w:val="0"/>
          <w:divBdr>
            <w:top w:val="none" w:sz="0" w:space="0" w:color="auto"/>
            <w:left w:val="none" w:sz="0" w:space="0" w:color="auto"/>
            <w:bottom w:val="none" w:sz="0" w:space="0" w:color="auto"/>
            <w:right w:val="none" w:sz="0" w:space="0" w:color="auto"/>
          </w:divBdr>
        </w:div>
        <w:div w:id="300116241">
          <w:marLeft w:val="640"/>
          <w:marRight w:val="0"/>
          <w:marTop w:val="0"/>
          <w:marBottom w:val="0"/>
          <w:divBdr>
            <w:top w:val="none" w:sz="0" w:space="0" w:color="auto"/>
            <w:left w:val="none" w:sz="0" w:space="0" w:color="auto"/>
            <w:bottom w:val="none" w:sz="0" w:space="0" w:color="auto"/>
            <w:right w:val="none" w:sz="0" w:space="0" w:color="auto"/>
          </w:divBdr>
        </w:div>
        <w:div w:id="1687713823">
          <w:marLeft w:val="640"/>
          <w:marRight w:val="0"/>
          <w:marTop w:val="0"/>
          <w:marBottom w:val="0"/>
          <w:divBdr>
            <w:top w:val="none" w:sz="0" w:space="0" w:color="auto"/>
            <w:left w:val="none" w:sz="0" w:space="0" w:color="auto"/>
            <w:bottom w:val="none" w:sz="0" w:space="0" w:color="auto"/>
            <w:right w:val="none" w:sz="0" w:space="0" w:color="auto"/>
          </w:divBdr>
        </w:div>
        <w:div w:id="1492136145">
          <w:marLeft w:val="640"/>
          <w:marRight w:val="0"/>
          <w:marTop w:val="0"/>
          <w:marBottom w:val="0"/>
          <w:divBdr>
            <w:top w:val="none" w:sz="0" w:space="0" w:color="auto"/>
            <w:left w:val="none" w:sz="0" w:space="0" w:color="auto"/>
            <w:bottom w:val="none" w:sz="0" w:space="0" w:color="auto"/>
            <w:right w:val="none" w:sz="0" w:space="0" w:color="auto"/>
          </w:divBdr>
        </w:div>
        <w:div w:id="1297879713">
          <w:marLeft w:val="640"/>
          <w:marRight w:val="0"/>
          <w:marTop w:val="0"/>
          <w:marBottom w:val="0"/>
          <w:divBdr>
            <w:top w:val="none" w:sz="0" w:space="0" w:color="auto"/>
            <w:left w:val="none" w:sz="0" w:space="0" w:color="auto"/>
            <w:bottom w:val="none" w:sz="0" w:space="0" w:color="auto"/>
            <w:right w:val="none" w:sz="0" w:space="0" w:color="auto"/>
          </w:divBdr>
        </w:div>
        <w:div w:id="764811416">
          <w:marLeft w:val="640"/>
          <w:marRight w:val="0"/>
          <w:marTop w:val="0"/>
          <w:marBottom w:val="0"/>
          <w:divBdr>
            <w:top w:val="none" w:sz="0" w:space="0" w:color="auto"/>
            <w:left w:val="none" w:sz="0" w:space="0" w:color="auto"/>
            <w:bottom w:val="none" w:sz="0" w:space="0" w:color="auto"/>
            <w:right w:val="none" w:sz="0" w:space="0" w:color="auto"/>
          </w:divBdr>
        </w:div>
        <w:div w:id="375860430">
          <w:marLeft w:val="640"/>
          <w:marRight w:val="0"/>
          <w:marTop w:val="0"/>
          <w:marBottom w:val="0"/>
          <w:divBdr>
            <w:top w:val="none" w:sz="0" w:space="0" w:color="auto"/>
            <w:left w:val="none" w:sz="0" w:space="0" w:color="auto"/>
            <w:bottom w:val="none" w:sz="0" w:space="0" w:color="auto"/>
            <w:right w:val="none" w:sz="0" w:space="0" w:color="auto"/>
          </w:divBdr>
        </w:div>
        <w:div w:id="1873834442">
          <w:marLeft w:val="640"/>
          <w:marRight w:val="0"/>
          <w:marTop w:val="0"/>
          <w:marBottom w:val="0"/>
          <w:divBdr>
            <w:top w:val="none" w:sz="0" w:space="0" w:color="auto"/>
            <w:left w:val="none" w:sz="0" w:space="0" w:color="auto"/>
            <w:bottom w:val="none" w:sz="0" w:space="0" w:color="auto"/>
            <w:right w:val="none" w:sz="0" w:space="0" w:color="auto"/>
          </w:divBdr>
        </w:div>
      </w:divsChild>
    </w:div>
    <w:div w:id="1874996748">
      <w:bodyDiv w:val="1"/>
      <w:marLeft w:val="0"/>
      <w:marRight w:val="0"/>
      <w:marTop w:val="0"/>
      <w:marBottom w:val="0"/>
      <w:divBdr>
        <w:top w:val="none" w:sz="0" w:space="0" w:color="auto"/>
        <w:left w:val="none" w:sz="0" w:space="0" w:color="auto"/>
        <w:bottom w:val="none" w:sz="0" w:space="0" w:color="auto"/>
        <w:right w:val="none" w:sz="0" w:space="0" w:color="auto"/>
      </w:divBdr>
      <w:divsChild>
        <w:div w:id="1469470389">
          <w:marLeft w:val="640"/>
          <w:marRight w:val="0"/>
          <w:marTop w:val="0"/>
          <w:marBottom w:val="0"/>
          <w:divBdr>
            <w:top w:val="none" w:sz="0" w:space="0" w:color="auto"/>
            <w:left w:val="none" w:sz="0" w:space="0" w:color="auto"/>
            <w:bottom w:val="none" w:sz="0" w:space="0" w:color="auto"/>
            <w:right w:val="none" w:sz="0" w:space="0" w:color="auto"/>
          </w:divBdr>
        </w:div>
        <w:div w:id="2142571660">
          <w:marLeft w:val="640"/>
          <w:marRight w:val="0"/>
          <w:marTop w:val="0"/>
          <w:marBottom w:val="0"/>
          <w:divBdr>
            <w:top w:val="none" w:sz="0" w:space="0" w:color="auto"/>
            <w:left w:val="none" w:sz="0" w:space="0" w:color="auto"/>
            <w:bottom w:val="none" w:sz="0" w:space="0" w:color="auto"/>
            <w:right w:val="none" w:sz="0" w:space="0" w:color="auto"/>
          </w:divBdr>
        </w:div>
        <w:div w:id="1943956072">
          <w:marLeft w:val="640"/>
          <w:marRight w:val="0"/>
          <w:marTop w:val="0"/>
          <w:marBottom w:val="0"/>
          <w:divBdr>
            <w:top w:val="none" w:sz="0" w:space="0" w:color="auto"/>
            <w:left w:val="none" w:sz="0" w:space="0" w:color="auto"/>
            <w:bottom w:val="none" w:sz="0" w:space="0" w:color="auto"/>
            <w:right w:val="none" w:sz="0" w:space="0" w:color="auto"/>
          </w:divBdr>
        </w:div>
        <w:div w:id="751778864">
          <w:marLeft w:val="640"/>
          <w:marRight w:val="0"/>
          <w:marTop w:val="0"/>
          <w:marBottom w:val="0"/>
          <w:divBdr>
            <w:top w:val="none" w:sz="0" w:space="0" w:color="auto"/>
            <w:left w:val="none" w:sz="0" w:space="0" w:color="auto"/>
            <w:bottom w:val="none" w:sz="0" w:space="0" w:color="auto"/>
            <w:right w:val="none" w:sz="0" w:space="0" w:color="auto"/>
          </w:divBdr>
        </w:div>
        <w:div w:id="514270066">
          <w:marLeft w:val="640"/>
          <w:marRight w:val="0"/>
          <w:marTop w:val="0"/>
          <w:marBottom w:val="0"/>
          <w:divBdr>
            <w:top w:val="none" w:sz="0" w:space="0" w:color="auto"/>
            <w:left w:val="none" w:sz="0" w:space="0" w:color="auto"/>
            <w:bottom w:val="none" w:sz="0" w:space="0" w:color="auto"/>
            <w:right w:val="none" w:sz="0" w:space="0" w:color="auto"/>
          </w:divBdr>
        </w:div>
        <w:div w:id="1732461929">
          <w:marLeft w:val="640"/>
          <w:marRight w:val="0"/>
          <w:marTop w:val="0"/>
          <w:marBottom w:val="0"/>
          <w:divBdr>
            <w:top w:val="none" w:sz="0" w:space="0" w:color="auto"/>
            <w:left w:val="none" w:sz="0" w:space="0" w:color="auto"/>
            <w:bottom w:val="none" w:sz="0" w:space="0" w:color="auto"/>
            <w:right w:val="none" w:sz="0" w:space="0" w:color="auto"/>
          </w:divBdr>
        </w:div>
        <w:div w:id="1734695967">
          <w:marLeft w:val="640"/>
          <w:marRight w:val="0"/>
          <w:marTop w:val="0"/>
          <w:marBottom w:val="0"/>
          <w:divBdr>
            <w:top w:val="none" w:sz="0" w:space="0" w:color="auto"/>
            <w:left w:val="none" w:sz="0" w:space="0" w:color="auto"/>
            <w:bottom w:val="none" w:sz="0" w:space="0" w:color="auto"/>
            <w:right w:val="none" w:sz="0" w:space="0" w:color="auto"/>
          </w:divBdr>
        </w:div>
        <w:div w:id="666371606">
          <w:marLeft w:val="640"/>
          <w:marRight w:val="0"/>
          <w:marTop w:val="0"/>
          <w:marBottom w:val="0"/>
          <w:divBdr>
            <w:top w:val="none" w:sz="0" w:space="0" w:color="auto"/>
            <w:left w:val="none" w:sz="0" w:space="0" w:color="auto"/>
            <w:bottom w:val="none" w:sz="0" w:space="0" w:color="auto"/>
            <w:right w:val="none" w:sz="0" w:space="0" w:color="auto"/>
          </w:divBdr>
        </w:div>
        <w:div w:id="256602111">
          <w:marLeft w:val="640"/>
          <w:marRight w:val="0"/>
          <w:marTop w:val="0"/>
          <w:marBottom w:val="0"/>
          <w:divBdr>
            <w:top w:val="none" w:sz="0" w:space="0" w:color="auto"/>
            <w:left w:val="none" w:sz="0" w:space="0" w:color="auto"/>
            <w:bottom w:val="none" w:sz="0" w:space="0" w:color="auto"/>
            <w:right w:val="none" w:sz="0" w:space="0" w:color="auto"/>
          </w:divBdr>
        </w:div>
        <w:div w:id="536240332">
          <w:marLeft w:val="640"/>
          <w:marRight w:val="0"/>
          <w:marTop w:val="0"/>
          <w:marBottom w:val="0"/>
          <w:divBdr>
            <w:top w:val="none" w:sz="0" w:space="0" w:color="auto"/>
            <w:left w:val="none" w:sz="0" w:space="0" w:color="auto"/>
            <w:bottom w:val="none" w:sz="0" w:space="0" w:color="auto"/>
            <w:right w:val="none" w:sz="0" w:space="0" w:color="auto"/>
          </w:divBdr>
        </w:div>
        <w:div w:id="469053522">
          <w:marLeft w:val="640"/>
          <w:marRight w:val="0"/>
          <w:marTop w:val="0"/>
          <w:marBottom w:val="0"/>
          <w:divBdr>
            <w:top w:val="none" w:sz="0" w:space="0" w:color="auto"/>
            <w:left w:val="none" w:sz="0" w:space="0" w:color="auto"/>
            <w:bottom w:val="none" w:sz="0" w:space="0" w:color="auto"/>
            <w:right w:val="none" w:sz="0" w:space="0" w:color="auto"/>
          </w:divBdr>
        </w:div>
        <w:div w:id="1410998168">
          <w:marLeft w:val="640"/>
          <w:marRight w:val="0"/>
          <w:marTop w:val="0"/>
          <w:marBottom w:val="0"/>
          <w:divBdr>
            <w:top w:val="none" w:sz="0" w:space="0" w:color="auto"/>
            <w:left w:val="none" w:sz="0" w:space="0" w:color="auto"/>
            <w:bottom w:val="none" w:sz="0" w:space="0" w:color="auto"/>
            <w:right w:val="none" w:sz="0" w:space="0" w:color="auto"/>
          </w:divBdr>
        </w:div>
        <w:div w:id="291861859">
          <w:marLeft w:val="640"/>
          <w:marRight w:val="0"/>
          <w:marTop w:val="0"/>
          <w:marBottom w:val="0"/>
          <w:divBdr>
            <w:top w:val="none" w:sz="0" w:space="0" w:color="auto"/>
            <w:left w:val="none" w:sz="0" w:space="0" w:color="auto"/>
            <w:bottom w:val="none" w:sz="0" w:space="0" w:color="auto"/>
            <w:right w:val="none" w:sz="0" w:space="0" w:color="auto"/>
          </w:divBdr>
        </w:div>
        <w:div w:id="166335876">
          <w:marLeft w:val="640"/>
          <w:marRight w:val="0"/>
          <w:marTop w:val="0"/>
          <w:marBottom w:val="0"/>
          <w:divBdr>
            <w:top w:val="none" w:sz="0" w:space="0" w:color="auto"/>
            <w:left w:val="none" w:sz="0" w:space="0" w:color="auto"/>
            <w:bottom w:val="none" w:sz="0" w:space="0" w:color="auto"/>
            <w:right w:val="none" w:sz="0" w:space="0" w:color="auto"/>
          </w:divBdr>
        </w:div>
        <w:div w:id="2026832184">
          <w:marLeft w:val="640"/>
          <w:marRight w:val="0"/>
          <w:marTop w:val="0"/>
          <w:marBottom w:val="0"/>
          <w:divBdr>
            <w:top w:val="none" w:sz="0" w:space="0" w:color="auto"/>
            <w:left w:val="none" w:sz="0" w:space="0" w:color="auto"/>
            <w:bottom w:val="none" w:sz="0" w:space="0" w:color="auto"/>
            <w:right w:val="none" w:sz="0" w:space="0" w:color="auto"/>
          </w:divBdr>
        </w:div>
        <w:div w:id="1007944221">
          <w:marLeft w:val="640"/>
          <w:marRight w:val="0"/>
          <w:marTop w:val="0"/>
          <w:marBottom w:val="0"/>
          <w:divBdr>
            <w:top w:val="none" w:sz="0" w:space="0" w:color="auto"/>
            <w:left w:val="none" w:sz="0" w:space="0" w:color="auto"/>
            <w:bottom w:val="none" w:sz="0" w:space="0" w:color="auto"/>
            <w:right w:val="none" w:sz="0" w:space="0" w:color="auto"/>
          </w:divBdr>
        </w:div>
        <w:div w:id="295962138">
          <w:marLeft w:val="640"/>
          <w:marRight w:val="0"/>
          <w:marTop w:val="0"/>
          <w:marBottom w:val="0"/>
          <w:divBdr>
            <w:top w:val="none" w:sz="0" w:space="0" w:color="auto"/>
            <w:left w:val="none" w:sz="0" w:space="0" w:color="auto"/>
            <w:bottom w:val="none" w:sz="0" w:space="0" w:color="auto"/>
            <w:right w:val="none" w:sz="0" w:space="0" w:color="auto"/>
          </w:divBdr>
        </w:div>
        <w:div w:id="681932945">
          <w:marLeft w:val="640"/>
          <w:marRight w:val="0"/>
          <w:marTop w:val="0"/>
          <w:marBottom w:val="0"/>
          <w:divBdr>
            <w:top w:val="none" w:sz="0" w:space="0" w:color="auto"/>
            <w:left w:val="none" w:sz="0" w:space="0" w:color="auto"/>
            <w:bottom w:val="none" w:sz="0" w:space="0" w:color="auto"/>
            <w:right w:val="none" w:sz="0" w:space="0" w:color="auto"/>
          </w:divBdr>
        </w:div>
        <w:div w:id="120199500">
          <w:marLeft w:val="640"/>
          <w:marRight w:val="0"/>
          <w:marTop w:val="0"/>
          <w:marBottom w:val="0"/>
          <w:divBdr>
            <w:top w:val="none" w:sz="0" w:space="0" w:color="auto"/>
            <w:left w:val="none" w:sz="0" w:space="0" w:color="auto"/>
            <w:bottom w:val="none" w:sz="0" w:space="0" w:color="auto"/>
            <w:right w:val="none" w:sz="0" w:space="0" w:color="auto"/>
          </w:divBdr>
        </w:div>
        <w:div w:id="93401001">
          <w:marLeft w:val="640"/>
          <w:marRight w:val="0"/>
          <w:marTop w:val="0"/>
          <w:marBottom w:val="0"/>
          <w:divBdr>
            <w:top w:val="none" w:sz="0" w:space="0" w:color="auto"/>
            <w:left w:val="none" w:sz="0" w:space="0" w:color="auto"/>
            <w:bottom w:val="none" w:sz="0" w:space="0" w:color="auto"/>
            <w:right w:val="none" w:sz="0" w:space="0" w:color="auto"/>
          </w:divBdr>
        </w:div>
        <w:div w:id="170339583">
          <w:marLeft w:val="640"/>
          <w:marRight w:val="0"/>
          <w:marTop w:val="0"/>
          <w:marBottom w:val="0"/>
          <w:divBdr>
            <w:top w:val="none" w:sz="0" w:space="0" w:color="auto"/>
            <w:left w:val="none" w:sz="0" w:space="0" w:color="auto"/>
            <w:bottom w:val="none" w:sz="0" w:space="0" w:color="auto"/>
            <w:right w:val="none" w:sz="0" w:space="0" w:color="auto"/>
          </w:divBdr>
        </w:div>
        <w:div w:id="1093932978">
          <w:marLeft w:val="640"/>
          <w:marRight w:val="0"/>
          <w:marTop w:val="0"/>
          <w:marBottom w:val="0"/>
          <w:divBdr>
            <w:top w:val="none" w:sz="0" w:space="0" w:color="auto"/>
            <w:left w:val="none" w:sz="0" w:space="0" w:color="auto"/>
            <w:bottom w:val="none" w:sz="0" w:space="0" w:color="auto"/>
            <w:right w:val="none" w:sz="0" w:space="0" w:color="auto"/>
          </w:divBdr>
        </w:div>
        <w:div w:id="637222022">
          <w:marLeft w:val="640"/>
          <w:marRight w:val="0"/>
          <w:marTop w:val="0"/>
          <w:marBottom w:val="0"/>
          <w:divBdr>
            <w:top w:val="none" w:sz="0" w:space="0" w:color="auto"/>
            <w:left w:val="none" w:sz="0" w:space="0" w:color="auto"/>
            <w:bottom w:val="none" w:sz="0" w:space="0" w:color="auto"/>
            <w:right w:val="none" w:sz="0" w:space="0" w:color="auto"/>
          </w:divBdr>
        </w:div>
      </w:divsChild>
    </w:div>
    <w:div w:id="1889605782">
      <w:bodyDiv w:val="1"/>
      <w:marLeft w:val="0"/>
      <w:marRight w:val="0"/>
      <w:marTop w:val="0"/>
      <w:marBottom w:val="0"/>
      <w:divBdr>
        <w:top w:val="none" w:sz="0" w:space="0" w:color="auto"/>
        <w:left w:val="none" w:sz="0" w:space="0" w:color="auto"/>
        <w:bottom w:val="none" w:sz="0" w:space="0" w:color="auto"/>
        <w:right w:val="none" w:sz="0" w:space="0" w:color="auto"/>
      </w:divBdr>
      <w:divsChild>
        <w:div w:id="874388726">
          <w:marLeft w:val="640"/>
          <w:marRight w:val="0"/>
          <w:marTop w:val="0"/>
          <w:marBottom w:val="0"/>
          <w:divBdr>
            <w:top w:val="none" w:sz="0" w:space="0" w:color="auto"/>
            <w:left w:val="none" w:sz="0" w:space="0" w:color="auto"/>
            <w:bottom w:val="none" w:sz="0" w:space="0" w:color="auto"/>
            <w:right w:val="none" w:sz="0" w:space="0" w:color="auto"/>
          </w:divBdr>
        </w:div>
        <w:div w:id="552274225">
          <w:marLeft w:val="640"/>
          <w:marRight w:val="0"/>
          <w:marTop w:val="0"/>
          <w:marBottom w:val="0"/>
          <w:divBdr>
            <w:top w:val="none" w:sz="0" w:space="0" w:color="auto"/>
            <w:left w:val="none" w:sz="0" w:space="0" w:color="auto"/>
            <w:bottom w:val="none" w:sz="0" w:space="0" w:color="auto"/>
            <w:right w:val="none" w:sz="0" w:space="0" w:color="auto"/>
          </w:divBdr>
        </w:div>
        <w:div w:id="425612758">
          <w:marLeft w:val="640"/>
          <w:marRight w:val="0"/>
          <w:marTop w:val="0"/>
          <w:marBottom w:val="0"/>
          <w:divBdr>
            <w:top w:val="none" w:sz="0" w:space="0" w:color="auto"/>
            <w:left w:val="none" w:sz="0" w:space="0" w:color="auto"/>
            <w:bottom w:val="none" w:sz="0" w:space="0" w:color="auto"/>
            <w:right w:val="none" w:sz="0" w:space="0" w:color="auto"/>
          </w:divBdr>
        </w:div>
        <w:div w:id="522132779">
          <w:marLeft w:val="640"/>
          <w:marRight w:val="0"/>
          <w:marTop w:val="0"/>
          <w:marBottom w:val="0"/>
          <w:divBdr>
            <w:top w:val="none" w:sz="0" w:space="0" w:color="auto"/>
            <w:left w:val="none" w:sz="0" w:space="0" w:color="auto"/>
            <w:bottom w:val="none" w:sz="0" w:space="0" w:color="auto"/>
            <w:right w:val="none" w:sz="0" w:space="0" w:color="auto"/>
          </w:divBdr>
        </w:div>
        <w:div w:id="80032200">
          <w:marLeft w:val="640"/>
          <w:marRight w:val="0"/>
          <w:marTop w:val="0"/>
          <w:marBottom w:val="0"/>
          <w:divBdr>
            <w:top w:val="none" w:sz="0" w:space="0" w:color="auto"/>
            <w:left w:val="none" w:sz="0" w:space="0" w:color="auto"/>
            <w:bottom w:val="none" w:sz="0" w:space="0" w:color="auto"/>
            <w:right w:val="none" w:sz="0" w:space="0" w:color="auto"/>
          </w:divBdr>
        </w:div>
        <w:div w:id="1659386829">
          <w:marLeft w:val="640"/>
          <w:marRight w:val="0"/>
          <w:marTop w:val="0"/>
          <w:marBottom w:val="0"/>
          <w:divBdr>
            <w:top w:val="none" w:sz="0" w:space="0" w:color="auto"/>
            <w:left w:val="none" w:sz="0" w:space="0" w:color="auto"/>
            <w:bottom w:val="none" w:sz="0" w:space="0" w:color="auto"/>
            <w:right w:val="none" w:sz="0" w:space="0" w:color="auto"/>
          </w:divBdr>
        </w:div>
        <w:div w:id="1123771476">
          <w:marLeft w:val="640"/>
          <w:marRight w:val="0"/>
          <w:marTop w:val="0"/>
          <w:marBottom w:val="0"/>
          <w:divBdr>
            <w:top w:val="none" w:sz="0" w:space="0" w:color="auto"/>
            <w:left w:val="none" w:sz="0" w:space="0" w:color="auto"/>
            <w:bottom w:val="none" w:sz="0" w:space="0" w:color="auto"/>
            <w:right w:val="none" w:sz="0" w:space="0" w:color="auto"/>
          </w:divBdr>
        </w:div>
        <w:div w:id="281695397">
          <w:marLeft w:val="640"/>
          <w:marRight w:val="0"/>
          <w:marTop w:val="0"/>
          <w:marBottom w:val="0"/>
          <w:divBdr>
            <w:top w:val="none" w:sz="0" w:space="0" w:color="auto"/>
            <w:left w:val="none" w:sz="0" w:space="0" w:color="auto"/>
            <w:bottom w:val="none" w:sz="0" w:space="0" w:color="auto"/>
            <w:right w:val="none" w:sz="0" w:space="0" w:color="auto"/>
          </w:divBdr>
        </w:div>
        <w:div w:id="1379889253">
          <w:marLeft w:val="640"/>
          <w:marRight w:val="0"/>
          <w:marTop w:val="0"/>
          <w:marBottom w:val="0"/>
          <w:divBdr>
            <w:top w:val="none" w:sz="0" w:space="0" w:color="auto"/>
            <w:left w:val="none" w:sz="0" w:space="0" w:color="auto"/>
            <w:bottom w:val="none" w:sz="0" w:space="0" w:color="auto"/>
            <w:right w:val="none" w:sz="0" w:space="0" w:color="auto"/>
          </w:divBdr>
        </w:div>
        <w:div w:id="74254380">
          <w:marLeft w:val="640"/>
          <w:marRight w:val="0"/>
          <w:marTop w:val="0"/>
          <w:marBottom w:val="0"/>
          <w:divBdr>
            <w:top w:val="none" w:sz="0" w:space="0" w:color="auto"/>
            <w:left w:val="none" w:sz="0" w:space="0" w:color="auto"/>
            <w:bottom w:val="none" w:sz="0" w:space="0" w:color="auto"/>
            <w:right w:val="none" w:sz="0" w:space="0" w:color="auto"/>
          </w:divBdr>
        </w:div>
        <w:div w:id="2141147367">
          <w:marLeft w:val="640"/>
          <w:marRight w:val="0"/>
          <w:marTop w:val="0"/>
          <w:marBottom w:val="0"/>
          <w:divBdr>
            <w:top w:val="none" w:sz="0" w:space="0" w:color="auto"/>
            <w:left w:val="none" w:sz="0" w:space="0" w:color="auto"/>
            <w:bottom w:val="none" w:sz="0" w:space="0" w:color="auto"/>
            <w:right w:val="none" w:sz="0" w:space="0" w:color="auto"/>
          </w:divBdr>
        </w:div>
        <w:div w:id="1503813550">
          <w:marLeft w:val="640"/>
          <w:marRight w:val="0"/>
          <w:marTop w:val="0"/>
          <w:marBottom w:val="0"/>
          <w:divBdr>
            <w:top w:val="none" w:sz="0" w:space="0" w:color="auto"/>
            <w:left w:val="none" w:sz="0" w:space="0" w:color="auto"/>
            <w:bottom w:val="none" w:sz="0" w:space="0" w:color="auto"/>
            <w:right w:val="none" w:sz="0" w:space="0" w:color="auto"/>
          </w:divBdr>
        </w:div>
        <w:div w:id="782846078">
          <w:marLeft w:val="640"/>
          <w:marRight w:val="0"/>
          <w:marTop w:val="0"/>
          <w:marBottom w:val="0"/>
          <w:divBdr>
            <w:top w:val="none" w:sz="0" w:space="0" w:color="auto"/>
            <w:left w:val="none" w:sz="0" w:space="0" w:color="auto"/>
            <w:bottom w:val="none" w:sz="0" w:space="0" w:color="auto"/>
            <w:right w:val="none" w:sz="0" w:space="0" w:color="auto"/>
          </w:divBdr>
        </w:div>
        <w:div w:id="942107931">
          <w:marLeft w:val="640"/>
          <w:marRight w:val="0"/>
          <w:marTop w:val="0"/>
          <w:marBottom w:val="0"/>
          <w:divBdr>
            <w:top w:val="none" w:sz="0" w:space="0" w:color="auto"/>
            <w:left w:val="none" w:sz="0" w:space="0" w:color="auto"/>
            <w:bottom w:val="none" w:sz="0" w:space="0" w:color="auto"/>
            <w:right w:val="none" w:sz="0" w:space="0" w:color="auto"/>
          </w:divBdr>
        </w:div>
        <w:div w:id="1466117966">
          <w:marLeft w:val="640"/>
          <w:marRight w:val="0"/>
          <w:marTop w:val="0"/>
          <w:marBottom w:val="0"/>
          <w:divBdr>
            <w:top w:val="none" w:sz="0" w:space="0" w:color="auto"/>
            <w:left w:val="none" w:sz="0" w:space="0" w:color="auto"/>
            <w:bottom w:val="none" w:sz="0" w:space="0" w:color="auto"/>
            <w:right w:val="none" w:sz="0" w:space="0" w:color="auto"/>
          </w:divBdr>
        </w:div>
        <w:div w:id="1490634418">
          <w:marLeft w:val="640"/>
          <w:marRight w:val="0"/>
          <w:marTop w:val="0"/>
          <w:marBottom w:val="0"/>
          <w:divBdr>
            <w:top w:val="none" w:sz="0" w:space="0" w:color="auto"/>
            <w:left w:val="none" w:sz="0" w:space="0" w:color="auto"/>
            <w:bottom w:val="none" w:sz="0" w:space="0" w:color="auto"/>
            <w:right w:val="none" w:sz="0" w:space="0" w:color="auto"/>
          </w:divBdr>
        </w:div>
        <w:div w:id="639308068">
          <w:marLeft w:val="640"/>
          <w:marRight w:val="0"/>
          <w:marTop w:val="0"/>
          <w:marBottom w:val="0"/>
          <w:divBdr>
            <w:top w:val="none" w:sz="0" w:space="0" w:color="auto"/>
            <w:left w:val="none" w:sz="0" w:space="0" w:color="auto"/>
            <w:bottom w:val="none" w:sz="0" w:space="0" w:color="auto"/>
            <w:right w:val="none" w:sz="0" w:space="0" w:color="auto"/>
          </w:divBdr>
        </w:div>
        <w:div w:id="623737575">
          <w:marLeft w:val="640"/>
          <w:marRight w:val="0"/>
          <w:marTop w:val="0"/>
          <w:marBottom w:val="0"/>
          <w:divBdr>
            <w:top w:val="none" w:sz="0" w:space="0" w:color="auto"/>
            <w:left w:val="none" w:sz="0" w:space="0" w:color="auto"/>
            <w:bottom w:val="none" w:sz="0" w:space="0" w:color="auto"/>
            <w:right w:val="none" w:sz="0" w:space="0" w:color="auto"/>
          </w:divBdr>
        </w:div>
        <w:div w:id="622929018">
          <w:marLeft w:val="640"/>
          <w:marRight w:val="0"/>
          <w:marTop w:val="0"/>
          <w:marBottom w:val="0"/>
          <w:divBdr>
            <w:top w:val="none" w:sz="0" w:space="0" w:color="auto"/>
            <w:left w:val="none" w:sz="0" w:space="0" w:color="auto"/>
            <w:bottom w:val="none" w:sz="0" w:space="0" w:color="auto"/>
            <w:right w:val="none" w:sz="0" w:space="0" w:color="auto"/>
          </w:divBdr>
        </w:div>
        <w:div w:id="1853297937">
          <w:marLeft w:val="640"/>
          <w:marRight w:val="0"/>
          <w:marTop w:val="0"/>
          <w:marBottom w:val="0"/>
          <w:divBdr>
            <w:top w:val="none" w:sz="0" w:space="0" w:color="auto"/>
            <w:left w:val="none" w:sz="0" w:space="0" w:color="auto"/>
            <w:bottom w:val="none" w:sz="0" w:space="0" w:color="auto"/>
            <w:right w:val="none" w:sz="0" w:space="0" w:color="auto"/>
          </w:divBdr>
        </w:div>
        <w:div w:id="827094970">
          <w:marLeft w:val="640"/>
          <w:marRight w:val="0"/>
          <w:marTop w:val="0"/>
          <w:marBottom w:val="0"/>
          <w:divBdr>
            <w:top w:val="none" w:sz="0" w:space="0" w:color="auto"/>
            <w:left w:val="none" w:sz="0" w:space="0" w:color="auto"/>
            <w:bottom w:val="none" w:sz="0" w:space="0" w:color="auto"/>
            <w:right w:val="none" w:sz="0" w:space="0" w:color="auto"/>
          </w:divBdr>
        </w:div>
        <w:div w:id="1203858877">
          <w:marLeft w:val="640"/>
          <w:marRight w:val="0"/>
          <w:marTop w:val="0"/>
          <w:marBottom w:val="0"/>
          <w:divBdr>
            <w:top w:val="none" w:sz="0" w:space="0" w:color="auto"/>
            <w:left w:val="none" w:sz="0" w:space="0" w:color="auto"/>
            <w:bottom w:val="none" w:sz="0" w:space="0" w:color="auto"/>
            <w:right w:val="none" w:sz="0" w:space="0" w:color="auto"/>
          </w:divBdr>
        </w:div>
        <w:div w:id="307131315">
          <w:marLeft w:val="640"/>
          <w:marRight w:val="0"/>
          <w:marTop w:val="0"/>
          <w:marBottom w:val="0"/>
          <w:divBdr>
            <w:top w:val="none" w:sz="0" w:space="0" w:color="auto"/>
            <w:left w:val="none" w:sz="0" w:space="0" w:color="auto"/>
            <w:bottom w:val="none" w:sz="0" w:space="0" w:color="auto"/>
            <w:right w:val="none" w:sz="0" w:space="0" w:color="auto"/>
          </w:divBdr>
        </w:div>
        <w:div w:id="1289817647">
          <w:marLeft w:val="640"/>
          <w:marRight w:val="0"/>
          <w:marTop w:val="0"/>
          <w:marBottom w:val="0"/>
          <w:divBdr>
            <w:top w:val="none" w:sz="0" w:space="0" w:color="auto"/>
            <w:left w:val="none" w:sz="0" w:space="0" w:color="auto"/>
            <w:bottom w:val="none" w:sz="0" w:space="0" w:color="auto"/>
            <w:right w:val="none" w:sz="0" w:space="0" w:color="auto"/>
          </w:divBdr>
        </w:div>
        <w:div w:id="581792390">
          <w:marLeft w:val="640"/>
          <w:marRight w:val="0"/>
          <w:marTop w:val="0"/>
          <w:marBottom w:val="0"/>
          <w:divBdr>
            <w:top w:val="none" w:sz="0" w:space="0" w:color="auto"/>
            <w:left w:val="none" w:sz="0" w:space="0" w:color="auto"/>
            <w:bottom w:val="none" w:sz="0" w:space="0" w:color="auto"/>
            <w:right w:val="none" w:sz="0" w:space="0" w:color="auto"/>
          </w:divBdr>
        </w:div>
        <w:div w:id="978262342">
          <w:marLeft w:val="640"/>
          <w:marRight w:val="0"/>
          <w:marTop w:val="0"/>
          <w:marBottom w:val="0"/>
          <w:divBdr>
            <w:top w:val="none" w:sz="0" w:space="0" w:color="auto"/>
            <w:left w:val="none" w:sz="0" w:space="0" w:color="auto"/>
            <w:bottom w:val="none" w:sz="0" w:space="0" w:color="auto"/>
            <w:right w:val="none" w:sz="0" w:space="0" w:color="auto"/>
          </w:divBdr>
        </w:div>
        <w:div w:id="581914568">
          <w:marLeft w:val="640"/>
          <w:marRight w:val="0"/>
          <w:marTop w:val="0"/>
          <w:marBottom w:val="0"/>
          <w:divBdr>
            <w:top w:val="none" w:sz="0" w:space="0" w:color="auto"/>
            <w:left w:val="none" w:sz="0" w:space="0" w:color="auto"/>
            <w:bottom w:val="none" w:sz="0" w:space="0" w:color="auto"/>
            <w:right w:val="none" w:sz="0" w:space="0" w:color="auto"/>
          </w:divBdr>
        </w:div>
        <w:div w:id="1441802769">
          <w:marLeft w:val="640"/>
          <w:marRight w:val="0"/>
          <w:marTop w:val="0"/>
          <w:marBottom w:val="0"/>
          <w:divBdr>
            <w:top w:val="none" w:sz="0" w:space="0" w:color="auto"/>
            <w:left w:val="none" w:sz="0" w:space="0" w:color="auto"/>
            <w:bottom w:val="none" w:sz="0" w:space="0" w:color="auto"/>
            <w:right w:val="none" w:sz="0" w:space="0" w:color="auto"/>
          </w:divBdr>
        </w:div>
        <w:div w:id="1678729065">
          <w:marLeft w:val="640"/>
          <w:marRight w:val="0"/>
          <w:marTop w:val="0"/>
          <w:marBottom w:val="0"/>
          <w:divBdr>
            <w:top w:val="none" w:sz="0" w:space="0" w:color="auto"/>
            <w:left w:val="none" w:sz="0" w:space="0" w:color="auto"/>
            <w:bottom w:val="none" w:sz="0" w:space="0" w:color="auto"/>
            <w:right w:val="none" w:sz="0" w:space="0" w:color="auto"/>
          </w:divBdr>
        </w:div>
        <w:div w:id="1531920153">
          <w:marLeft w:val="640"/>
          <w:marRight w:val="0"/>
          <w:marTop w:val="0"/>
          <w:marBottom w:val="0"/>
          <w:divBdr>
            <w:top w:val="none" w:sz="0" w:space="0" w:color="auto"/>
            <w:left w:val="none" w:sz="0" w:space="0" w:color="auto"/>
            <w:bottom w:val="none" w:sz="0" w:space="0" w:color="auto"/>
            <w:right w:val="none" w:sz="0" w:space="0" w:color="auto"/>
          </w:divBdr>
        </w:div>
        <w:div w:id="880216489">
          <w:marLeft w:val="640"/>
          <w:marRight w:val="0"/>
          <w:marTop w:val="0"/>
          <w:marBottom w:val="0"/>
          <w:divBdr>
            <w:top w:val="none" w:sz="0" w:space="0" w:color="auto"/>
            <w:left w:val="none" w:sz="0" w:space="0" w:color="auto"/>
            <w:bottom w:val="none" w:sz="0" w:space="0" w:color="auto"/>
            <w:right w:val="none" w:sz="0" w:space="0" w:color="auto"/>
          </w:divBdr>
        </w:div>
        <w:div w:id="747193133">
          <w:marLeft w:val="640"/>
          <w:marRight w:val="0"/>
          <w:marTop w:val="0"/>
          <w:marBottom w:val="0"/>
          <w:divBdr>
            <w:top w:val="none" w:sz="0" w:space="0" w:color="auto"/>
            <w:left w:val="none" w:sz="0" w:space="0" w:color="auto"/>
            <w:bottom w:val="none" w:sz="0" w:space="0" w:color="auto"/>
            <w:right w:val="none" w:sz="0" w:space="0" w:color="auto"/>
          </w:divBdr>
        </w:div>
        <w:div w:id="578949831">
          <w:marLeft w:val="640"/>
          <w:marRight w:val="0"/>
          <w:marTop w:val="0"/>
          <w:marBottom w:val="0"/>
          <w:divBdr>
            <w:top w:val="none" w:sz="0" w:space="0" w:color="auto"/>
            <w:left w:val="none" w:sz="0" w:space="0" w:color="auto"/>
            <w:bottom w:val="none" w:sz="0" w:space="0" w:color="auto"/>
            <w:right w:val="none" w:sz="0" w:space="0" w:color="auto"/>
          </w:divBdr>
        </w:div>
      </w:divsChild>
    </w:div>
    <w:div w:id="1901791947">
      <w:bodyDiv w:val="1"/>
      <w:marLeft w:val="0"/>
      <w:marRight w:val="0"/>
      <w:marTop w:val="0"/>
      <w:marBottom w:val="0"/>
      <w:divBdr>
        <w:top w:val="none" w:sz="0" w:space="0" w:color="auto"/>
        <w:left w:val="none" w:sz="0" w:space="0" w:color="auto"/>
        <w:bottom w:val="none" w:sz="0" w:space="0" w:color="auto"/>
        <w:right w:val="none" w:sz="0" w:space="0" w:color="auto"/>
      </w:divBdr>
      <w:divsChild>
        <w:div w:id="382605156">
          <w:marLeft w:val="640"/>
          <w:marRight w:val="0"/>
          <w:marTop w:val="0"/>
          <w:marBottom w:val="0"/>
          <w:divBdr>
            <w:top w:val="none" w:sz="0" w:space="0" w:color="auto"/>
            <w:left w:val="none" w:sz="0" w:space="0" w:color="auto"/>
            <w:bottom w:val="none" w:sz="0" w:space="0" w:color="auto"/>
            <w:right w:val="none" w:sz="0" w:space="0" w:color="auto"/>
          </w:divBdr>
        </w:div>
        <w:div w:id="1815221022">
          <w:marLeft w:val="640"/>
          <w:marRight w:val="0"/>
          <w:marTop w:val="0"/>
          <w:marBottom w:val="0"/>
          <w:divBdr>
            <w:top w:val="none" w:sz="0" w:space="0" w:color="auto"/>
            <w:left w:val="none" w:sz="0" w:space="0" w:color="auto"/>
            <w:bottom w:val="none" w:sz="0" w:space="0" w:color="auto"/>
            <w:right w:val="none" w:sz="0" w:space="0" w:color="auto"/>
          </w:divBdr>
        </w:div>
        <w:div w:id="66417369">
          <w:marLeft w:val="640"/>
          <w:marRight w:val="0"/>
          <w:marTop w:val="0"/>
          <w:marBottom w:val="0"/>
          <w:divBdr>
            <w:top w:val="none" w:sz="0" w:space="0" w:color="auto"/>
            <w:left w:val="none" w:sz="0" w:space="0" w:color="auto"/>
            <w:bottom w:val="none" w:sz="0" w:space="0" w:color="auto"/>
            <w:right w:val="none" w:sz="0" w:space="0" w:color="auto"/>
          </w:divBdr>
        </w:div>
        <w:div w:id="587884092">
          <w:marLeft w:val="640"/>
          <w:marRight w:val="0"/>
          <w:marTop w:val="0"/>
          <w:marBottom w:val="0"/>
          <w:divBdr>
            <w:top w:val="none" w:sz="0" w:space="0" w:color="auto"/>
            <w:left w:val="none" w:sz="0" w:space="0" w:color="auto"/>
            <w:bottom w:val="none" w:sz="0" w:space="0" w:color="auto"/>
            <w:right w:val="none" w:sz="0" w:space="0" w:color="auto"/>
          </w:divBdr>
        </w:div>
        <w:div w:id="991984542">
          <w:marLeft w:val="640"/>
          <w:marRight w:val="0"/>
          <w:marTop w:val="0"/>
          <w:marBottom w:val="0"/>
          <w:divBdr>
            <w:top w:val="none" w:sz="0" w:space="0" w:color="auto"/>
            <w:left w:val="none" w:sz="0" w:space="0" w:color="auto"/>
            <w:bottom w:val="none" w:sz="0" w:space="0" w:color="auto"/>
            <w:right w:val="none" w:sz="0" w:space="0" w:color="auto"/>
          </w:divBdr>
        </w:div>
        <w:div w:id="267854283">
          <w:marLeft w:val="640"/>
          <w:marRight w:val="0"/>
          <w:marTop w:val="0"/>
          <w:marBottom w:val="0"/>
          <w:divBdr>
            <w:top w:val="none" w:sz="0" w:space="0" w:color="auto"/>
            <w:left w:val="none" w:sz="0" w:space="0" w:color="auto"/>
            <w:bottom w:val="none" w:sz="0" w:space="0" w:color="auto"/>
            <w:right w:val="none" w:sz="0" w:space="0" w:color="auto"/>
          </w:divBdr>
        </w:div>
        <w:div w:id="1999724718">
          <w:marLeft w:val="640"/>
          <w:marRight w:val="0"/>
          <w:marTop w:val="0"/>
          <w:marBottom w:val="0"/>
          <w:divBdr>
            <w:top w:val="none" w:sz="0" w:space="0" w:color="auto"/>
            <w:left w:val="none" w:sz="0" w:space="0" w:color="auto"/>
            <w:bottom w:val="none" w:sz="0" w:space="0" w:color="auto"/>
            <w:right w:val="none" w:sz="0" w:space="0" w:color="auto"/>
          </w:divBdr>
        </w:div>
        <w:div w:id="714156174">
          <w:marLeft w:val="640"/>
          <w:marRight w:val="0"/>
          <w:marTop w:val="0"/>
          <w:marBottom w:val="0"/>
          <w:divBdr>
            <w:top w:val="none" w:sz="0" w:space="0" w:color="auto"/>
            <w:left w:val="none" w:sz="0" w:space="0" w:color="auto"/>
            <w:bottom w:val="none" w:sz="0" w:space="0" w:color="auto"/>
            <w:right w:val="none" w:sz="0" w:space="0" w:color="auto"/>
          </w:divBdr>
        </w:div>
        <w:div w:id="1495343815">
          <w:marLeft w:val="640"/>
          <w:marRight w:val="0"/>
          <w:marTop w:val="0"/>
          <w:marBottom w:val="0"/>
          <w:divBdr>
            <w:top w:val="none" w:sz="0" w:space="0" w:color="auto"/>
            <w:left w:val="none" w:sz="0" w:space="0" w:color="auto"/>
            <w:bottom w:val="none" w:sz="0" w:space="0" w:color="auto"/>
            <w:right w:val="none" w:sz="0" w:space="0" w:color="auto"/>
          </w:divBdr>
        </w:div>
        <w:div w:id="946738414">
          <w:marLeft w:val="640"/>
          <w:marRight w:val="0"/>
          <w:marTop w:val="0"/>
          <w:marBottom w:val="0"/>
          <w:divBdr>
            <w:top w:val="none" w:sz="0" w:space="0" w:color="auto"/>
            <w:left w:val="none" w:sz="0" w:space="0" w:color="auto"/>
            <w:bottom w:val="none" w:sz="0" w:space="0" w:color="auto"/>
            <w:right w:val="none" w:sz="0" w:space="0" w:color="auto"/>
          </w:divBdr>
        </w:div>
        <w:div w:id="1989747736">
          <w:marLeft w:val="640"/>
          <w:marRight w:val="0"/>
          <w:marTop w:val="0"/>
          <w:marBottom w:val="0"/>
          <w:divBdr>
            <w:top w:val="none" w:sz="0" w:space="0" w:color="auto"/>
            <w:left w:val="none" w:sz="0" w:space="0" w:color="auto"/>
            <w:bottom w:val="none" w:sz="0" w:space="0" w:color="auto"/>
            <w:right w:val="none" w:sz="0" w:space="0" w:color="auto"/>
          </w:divBdr>
        </w:div>
        <w:div w:id="957638122">
          <w:marLeft w:val="640"/>
          <w:marRight w:val="0"/>
          <w:marTop w:val="0"/>
          <w:marBottom w:val="0"/>
          <w:divBdr>
            <w:top w:val="none" w:sz="0" w:space="0" w:color="auto"/>
            <w:left w:val="none" w:sz="0" w:space="0" w:color="auto"/>
            <w:bottom w:val="none" w:sz="0" w:space="0" w:color="auto"/>
            <w:right w:val="none" w:sz="0" w:space="0" w:color="auto"/>
          </w:divBdr>
        </w:div>
        <w:div w:id="1602760490">
          <w:marLeft w:val="640"/>
          <w:marRight w:val="0"/>
          <w:marTop w:val="0"/>
          <w:marBottom w:val="0"/>
          <w:divBdr>
            <w:top w:val="none" w:sz="0" w:space="0" w:color="auto"/>
            <w:left w:val="none" w:sz="0" w:space="0" w:color="auto"/>
            <w:bottom w:val="none" w:sz="0" w:space="0" w:color="auto"/>
            <w:right w:val="none" w:sz="0" w:space="0" w:color="auto"/>
          </w:divBdr>
        </w:div>
        <w:div w:id="1817331422">
          <w:marLeft w:val="640"/>
          <w:marRight w:val="0"/>
          <w:marTop w:val="0"/>
          <w:marBottom w:val="0"/>
          <w:divBdr>
            <w:top w:val="none" w:sz="0" w:space="0" w:color="auto"/>
            <w:left w:val="none" w:sz="0" w:space="0" w:color="auto"/>
            <w:bottom w:val="none" w:sz="0" w:space="0" w:color="auto"/>
            <w:right w:val="none" w:sz="0" w:space="0" w:color="auto"/>
          </w:divBdr>
        </w:div>
        <w:div w:id="1520007107">
          <w:marLeft w:val="640"/>
          <w:marRight w:val="0"/>
          <w:marTop w:val="0"/>
          <w:marBottom w:val="0"/>
          <w:divBdr>
            <w:top w:val="none" w:sz="0" w:space="0" w:color="auto"/>
            <w:left w:val="none" w:sz="0" w:space="0" w:color="auto"/>
            <w:bottom w:val="none" w:sz="0" w:space="0" w:color="auto"/>
            <w:right w:val="none" w:sz="0" w:space="0" w:color="auto"/>
          </w:divBdr>
        </w:div>
        <w:div w:id="652685186">
          <w:marLeft w:val="640"/>
          <w:marRight w:val="0"/>
          <w:marTop w:val="0"/>
          <w:marBottom w:val="0"/>
          <w:divBdr>
            <w:top w:val="none" w:sz="0" w:space="0" w:color="auto"/>
            <w:left w:val="none" w:sz="0" w:space="0" w:color="auto"/>
            <w:bottom w:val="none" w:sz="0" w:space="0" w:color="auto"/>
            <w:right w:val="none" w:sz="0" w:space="0" w:color="auto"/>
          </w:divBdr>
        </w:div>
        <w:div w:id="593439565">
          <w:marLeft w:val="640"/>
          <w:marRight w:val="0"/>
          <w:marTop w:val="0"/>
          <w:marBottom w:val="0"/>
          <w:divBdr>
            <w:top w:val="none" w:sz="0" w:space="0" w:color="auto"/>
            <w:left w:val="none" w:sz="0" w:space="0" w:color="auto"/>
            <w:bottom w:val="none" w:sz="0" w:space="0" w:color="auto"/>
            <w:right w:val="none" w:sz="0" w:space="0" w:color="auto"/>
          </w:divBdr>
        </w:div>
        <w:div w:id="1076779070">
          <w:marLeft w:val="640"/>
          <w:marRight w:val="0"/>
          <w:marTop w:val="0"/>
          <w:marBottom w:val="0"/>
          <w:divBdr>
            <w:top w:val="none" w:sz="0" w:space="0" w:color="auto"/>
            <w:left w:val="none" w:sz="0" w:space="0" w:color="auto"/>
            <w:bottom w:val="none" w:sz="0" w:space="0" w:color="auto"/>
            <w:right w:val="none" w:sz="0" w:space="0" w:color="auto"/>
          </w:divBdr>
        </w:div>
      </w:divsChild>
    </w:div>
    <w:div w:id="1911620425">
      <w:bodyDiv w:val="1"/>
      <w:marLeft w:val="0"/>
      <w:marRight w:val="0"/>
      <w:marTop w:val="0"/>
      <w:marBottom w:val="0"/>
      <w:divBdr>
        <w:top w:val="none" w:sz="0" w:space="0" w:color="auto"/>
        <w:left w:val="none" w:sz="0" w:space="0" w:color="auto"/>
        <w:bottom w:val="none" w:sz="0" w:space="0" w:color="auto"/>
        <w:right w:val="none" w:sz="0" w:space="0" w:color="auto"/>
      </w:divBdr>
      <w:divsChild>
        <w:div w:id="1889761518">
          <w:marLeft w:val="640"/>
          <w:marRight w:val="0"/>
          <w:marTop w:val="0"/>
          <w:marBottom w:val="0"/>
          <w:divBdr>
            <w:top w:val="none" w:sz="0" w:space="0" w:color="auto"/>
            <w:left w:val="none" w:sz="0" w:space="0" w:color="auto"/>
            <w:bottom w:val="none" w:sz="0" w:space="0" w:color="auto"/>
            <w:right w:val="none" w:sz="0" w:space="0" w:color="auto"/>
          </w:divBdr>
        </w:div>
        <w:div w:id="9990638">
          <w:marLeft w:val="640"/>
          <w:marRight w:val="0"/>
          <w:marTop w:val="0"/>
          <w:marBottom w:val="0"/>
          <w:divBdr>
            <w:top w:val="none" w:sz="0" w:space="0" w:color="auto"/>
            <w:left w:val="none" w:sz="0" w:space="0" w:color="auto"/>
            <w:bottom w:val="none" w:sz="0" w:space="0" w:color="auto"/>
            <w:right w:val="none" w:sz="0" w:space="0" w:color="auto"/>
          </w:divBdr>
        </w:div>
        <w:div w:id="1863471858">
          <w:marLeft w:val="640"/>
          <w:marRight w:val="0"/>
          <w:marTop w:val="0"/>
          <w:marBottom w:val="0"/>
          <w:divBdr>
            <w:top w:val="none" w:sz="0" w:space="0" w:color="auto"/>
            <w:left w:val="none" w:sz="0" w:space="0" w:color="auto"/>
            <w:bottom w:val="none" w:sz="0" w:space="0" w:color="auto"/>
            <w:right w:val="none" w:sz="0" w:space="0" w:color="auto"/>
          </w:divBdr>
        </w:div>
        <w:div w:id="536435968">
          <w:marLeft w:val="640"/>
          <w:marRight w:val="0"/>
          <w:marTop w:val="0"/>
          <w:marBottom w:val="0"/>
          <w:divBdr>
            <w:top w:val="none" w:sz="0" w:space="0" w:color="auto"/>
            <w:left w:val="none" w:sz="0" w:space="0" w:color="auto"/>
            <w:bottom w:val="none" w:sz="0" w:space="0" w:color="auto"/>
            <w:right w:val="none" w:sz="0" w:space="0" w:color="auto"/>
          </w:divBdr>
        </w:div>
        <w:div w:id="1847360598">
          <w:marLeft w:val="640"/>
          <w:marRight w:val="0"/>
          <w:marTop w:val="0"/>
          <w:marBottom w:val="0"/>
          <w:divBdr>
            <w:top w:val="none" w:sz="0" w:space="0" w:color="auto"/>
            <w:left w:val="none" w:sz="0" w:space="0" w:color="auto"/>
            <w:bottom w:val="none" w:sz="0" w:space="0" w:color="auto"/>
            <w:right w:val="none" w:sz="0" w:space="0" w:color="auto"/>
          </w:divBdr>
        </w:div>
        <w:div w:id="723069052">
          <w:marLeft w:val="640"/>
          <w:marRight w:val="0"/>
          <w:marTop w:val="0"/>
          <w:marBottom w:val="0"/>
          <w:divBdr>
            <w:top w:val="none" w:sz="0" w:space="0" w:color="auto"/>
            <w:left w:val="none" w:sz="0" w:space="0" w:color="auto"/>
            <w:bottom w:val="none" w:sz="0" w:space="0" w:color="auto"/>
            <w:right w:val="none" w:sz="0" w:space="0" w:color="auto"/>
          </w:divBdr>
        </w:div>
        <w:div w:id="667093927">
          <w:marLeft w:val="640"/>
          <w:marRight w:val="0"/>
          <w:marTop w:val="0"/>
          <w:marBottom w:val="0"/>
          <w:divBdr>
            <w:top w:val="none" w:sz="0" w:space="0" w:color="auto"/>
            <w:left w:val="none" w:sz="0" w:space="0" w:color="auto"/>
            <w:bottom w:val="none" w:sz="0" w:space="0" w:color="auto"/>
            <w:right w:val="none" w:sz="0" w:space="0" w:color="auto"/>
          </w:divBdr>
        </w:div>
        <w:div w:id="83110564">
          <w:marLeft w:val="640"/>
          <w:marRight w:val="0"/>
          <w:marTop w:val="0"/>
          <w:marBottom w:val="0"/>
          <w:divBdr>
            <w:top w:val="none" w:sz="0" w:space="0" w:color="auto"/>
            <w:left w:val="none" w:sz="0" w:space="0" w:color="auto"/>
            <w:bottom w:val="none" w:sz="0" w:space="0" w:color="auto"/>
            <w:right w:val="none" w:sz="0" w:space="0" w:color="auto"/>
          </w:divBdr>
        </w:div>
        <w:div w:id="1484152351">
          <w:marLeft w:val="640"/>
          <w:marRight w:val="0"/>
          <w:marTop w:val="0"/>
          <w:marBottom w:val="0"/>
          <w:divBdr>
            <w:top w:val="none" w:sz="0" w:space="0" w:color="auto"/>
            <w:left w:val="none" w:sz="0" w:space="0" w:color="auto"/>
            <w:bottom w:val="none" w:sz="0" w:space="0" w:color="auto"/>
            <w:right w:val="none" w:sz="0" w:space="0" w:color="auto"/>
          </w:divBdr>
        </w:div>
        <w:div w:id="20786703">
          <w:marLeft w:val="640"/>
          <w:marRight w:val="0"/>
          <w:marTop w:val="0"/>
          <w:marBottom w:val="0"/>
          <w:divBdr>
            <w:top w:val="none" w:sz="0" w:space="0" w:color="auto"/>
            <w:left w:val="none" w:sz="0" w:space="0" w:color="auto"/>
            <w:bottom w:val="none" w:sz="0" w:space="0" w:color="auto"/>
            <w:right w:val="none" w:sz="0" w:space="0" w:color="auto"/>
          </w:divBdr>
        </w:div>
        <w:div w:id="211961375">
          <w:marLeft w:val="640"/>
          <w:marRight w:val="0"/>
          <w:marTop w:val="0"/>
          <w:marBottom w:val="0"/>
          <w:divBdr>
            <w:top w:val="none" w:sz="0" w:space="0" w:color="auto"/>
            <w:left w:val="none" w:sz="0" w:space="0" w:color="auto"/>
            <w:bottom w:val="none" w:sz="0" w:space="0" w:color="auto"/>
            <w:right w:val="none" w:sz="0" w:space="0" w:color="auto"/>
          </w:divBdr>
        </w:div>
        <w:div w:id="872494521">
          <w:marLeft w:val="640"/>
          <w:marRight w:val="0"/>
          <w:marTop w:val="0"/>
          <w:marBottom w:val="0"/>
          <w:divBdr>
            <w:top w:val="none" w:sz="0" w:space="0" w:color="auto"/>
            <w:left w:val="none" w:sz="0" w:space="0" w:color="auto"/>
            <w:bottom w:val="none" w:sz="0" w:space="0" w:color="auto"/>
            <w:right w:val="none" w:sz="0" w:space="0" w:color="auto"/>
          </w:divBdr>
        </w:div>
        <w:div w:id="383218470">
          <w:marLeft w:val="640"/>
          <w:marRight w:val="0"/>
          <w:marTop w:val="0"/>
          <w:marBottom w:val="0"/>
          <w:divBdr>
            <w:top w:val="none" w:sz="0" w:space="0" w:color="auto"/>
            <w:left w:val="none" w:sz="0" w:space="0" w:color="auto"/>
            <w:bottom w:val="none" w:sz="0" w:space="0" w:color="auto"/>
            <w:right w:val="none" w:sz="0" w:space="0" w:color="auto"/>
          </w:divBdr>
        </w:div>
        <w:div w:id="690498405">
          <w:marLeft w:val="640"/>
          <w:marRight w:val="0"/>
          <w:marTop w:val="0"/>
          <w:marBottom w:val="0"/>
          <w:divBdr>
            <w:top w:val="none" w:sz="0" w:space="0" w:color="auto"/>
            <w:left w:val="none" w:sz="0" w:space="0" w:color="auto"/>
            <w:bottom w:val="none" w:sz="0" w:space="0" w:color="auto"/>
            <w:right w:val="none" w:sz="0" w:space="0" w:color="auto"/>
          </w:divBdr>
        </w:div>
        <w:div w:id="1552418146">
          <w:marLeft w:val="640"/>
          <w:marRight w:val="0"/>
          <w:marTop w:val="0"/>
          <w:marBottom w:val="0"/>
          <w:divBdr>
            <w:top w:val="none" w:sz="0" w:space="0" w:color="auto"/>
            <w:left w:val="none" w:sz="0" w:space="0" w:color="auto"/>
            <w:bottom w:val="none" w:sz="0" w:space="0" w:color="auto"/>
            <w:right w:val="none" w:sz="0" w:space="0" w:color="auto"/>
          </w:divBdr>
        </w:div>
        <w:div w:id="393310432">
          <w:marLeft w:val="640"/>
          <w:marRight w:val="0"/>
          <w:marTop w:val="0"/>
          <w:marBottom w:val="0"/>
          <w:divBdr>
            <w:top w:val="none" w:sz="0" w:space="0" w:color="auto"/>
            <w:left w:val="none" w:sz="0" w:space="0" w:color="auto"/>
            <w:bottom w:val="none" w:sz="0" w:space="0" w:color="auto"/>
            <w:right w:val="none" w:sz="0" w:space="0" w:color="auto"/>
          </w:divBdr>
        </w:div>
        <w:div w:id="2085446164">
          <w:marLeft w:val="640"/>
          <w:marRight w:val="0"/>
          <w:marTop w:val="0"/>
          <w:marBottom w:val="0"/>
          <w:divBdr>
            <w:top w:val="none" w:sz="0" w:space="0" w:color="auto"/>
            <w:left w:val="none" w:sz="0" w:space="0" w:color="auto"/>
            <w:bottom w:val="none" w:sz="0" w:space="0" w:color="auto"/>
            <w:right w:val="none" w:sz="0" w:space="0" w:color="auto"/>
          </w:divBdr>
        </w:div>
        <w:div w:id="980041991">
          <w:marLeft w:val="640"/>
          <w:marRight w:val="0"/>
          <w:marTop w:val="0"/>
          <w:marBottom w:val="0"/>
          <w:divBdr>
            <w:top w:val="none" w:sz="0" w:space="0" w:color="auto"/>
            <w:left w:val="none" w:sz="0" w:space="0" w:color="auto"/>
            <w:bottom w:val="none" w:sz="0" w:space="0" w:color="auto"/>
            <w:right w:val="none" w:sz="0" w:space="0" w:color="auto"/>
          </w:divBdr>
        </w:div>
        <w:div w:id="898832767">
          <w:marLeft w:val="640"/>
          <w:marRight w:val="0"/>
          <w:marTop w:val="0"/>
          <w:marBottom w:val="0"/>
          <w:divBdr>
            <w:top w:val="none" w:sz="0" w:space="0" w:color="auto"/>
            <w:left w:val="none" w:sz="0" w:space="0" w:color="auto"/>
            <w:bottom w:val="none" w:sz="0" w:space="0" w:color="auto"/>
            <w:right w:val="none" w:sz="0" w:space="0" w:color="auto"/>
          </w:divBdr>
        </w:div>
        <w:div w:id="867640165">
          <w:marLeft w:val="640"/>
          <w:marRight w:val="0"/>
          <w:marTop w:val="0"/>
          <w:marBottom w:val="0"/>
          <w:divBdr>
            <w:top w:val="none" w:sz="0" w:space="0" w:color="auto"/>
            <w:left w:val="none" w:sz="0" w:space="0" w:color="auto"/>
            <w:bottom w:val="none" w:sz="0" w:space="0" w:color="auto"/>
            <w:right w:val="none" w:sz="0" w:space="0" w:color="auto"/>
          </w:divBdr>
        </w:div>
        <w:div w:id="1919174278">
          <w:marLeft w:val="640"/>
          <w:marRight w:val="0"/>
          <w:marTop w:val="0"/>
          <w:marBottom w:val="0"/>
          <w:divBdr>
            <w:top w:val="none" w:sz="0" w:space="0" w:color="auto"/>
            <w:left w:val="none" w:sz="0" w:space="0" w:color="auto"/>
            <w:bottom w:val="none" w:sz="0" w:space="0" w:color="auto"/>
            <w:right w:val="none" w:sz="0" w:space="0" w:color="auto"/>
          </w:divBdr>
        </w:div>
        <w:div w:id="692609583">
          <w:marLeft w:val="640"/>
          <w:marRight w:val="0"/>
          <w:marTop w:val="0"/>
          <w:marBottom w:val="0"/>
          <w:divBdr>
            <w:top w:val="none" w:sz="0" w:space="0" w:color="auto"/>
            <w:left w:val="none" w:sz="0" w:space="0" w:color="auto"/>
            <w:bottom w:val="none" w:sz="0" w:space="0" w:color="auto"/>
            <w:right w:val="none" w:sz="0" w:space="0" w:color="auto"/>
          </w:divBdr>
        </w:div>
        <w:div w:id="1246959656">
          <w:marLeft w:val="640"/>
          <w:marRight w:val="0"/>
          <w:marTop w:val="0"/>
          <w:marBottom w:val="0"/>
          <w:divBdr>
            <w:top w:val="none" w:sz="0" w:space="0" w:color="auto"/>
            <w:left w:val="none" w:sz="0" w:space="0" w:color="auto"/>
            <w:bottom w:val="none" w:sz="0" w:space="0" w:color="auto"/>
            <w:right w:val="none" w:sz="0" w:space="0" w:color="auto"/>
          </w:divBdr>
        </w:div>
        <w:div w:id="954672694">
          <w:marLeft w:val="640"/>
          <w:marRight w:val="0"/>
          <w:marTop w:val="0"/>
          <w:marBottom w:val="0"/>
          <w:divBdr>
            <w:top w:val="none" w:sz="0" w:space="0" w:color="auto"/>
            <w:left w:val="none" w:sz="0" w:space="0" w:color="auto"/>
            <w:bottom w:val="none" w:sz="0" w:space="0" w:color="auto"/>
            <w:right w:val="none" w:sz="0" w:space="0" w:color="auto"/>
          </w:divBdr>
        </w:div>
        <w:div w:id="1834025839">
          <w:marLeft w:val="640"/>
          <w:marRight w:val="0"/>
          <w:marTop w:val="0"/>
          <w:marBottom w:val="0"/>
          <w:divBdr>
            <w:top w:val="none" w:sz="0" w:space="0" w:color="auto"/>
            <w:left w:val="none" w:sz="0" w:space="0" w:color="auto"/>
            <w:bottom w:val="none" w:sz="0" w:space="0" w:color="auto"/>
            <w:right w:val="none" w:sz="0" w:space="0" w:color="auto"/>
          </w:divBdr>
        </w:div>
        <w:div w:id="1393624256">
          <w:marLeft w:val="640"/>
          <w:marRight w:val="0"/>
          <w:marTop w:val="0"/>
          <w:marBottom w:val="0"/>
          <w:divBdr>
            <w:top w:val="none" w:sz="0" w:space="0" w:color="auto"/>
            <w:left w:val="none" w:sz="0" w:space="0" w:color="auto"/>
            <w:bottom w:val="none" w:sz="0" w:space="0" w:color="auto"/>
            <w:right w:val="none" w:sz="0" w:space="0" w:color="auto"/>
          </w:divBdr>
        </w:div>
        <w:div w:id="1337852285">
          <w:marLeft w:val="640"/>
          <w:marRight w:val="0"/>
          <w:marTop w:val="0"/>
          <w:marBottom w:val="0"/>
          <w:divBdr>
            <w:top w:val="none" w:sz="0" w:space="0" w:color="auto"/>
            <w:left w:val="none" w:sz="0" w:space="0" w:color="auto"/>
            <w:bottom w:val="none" w:sz="0" w:space="0" w:color="auto"/>
            <w:right w:val="none" w:sz="0" w:space="0" w:color="auto"/>
          </w:divBdr>
        </w:div>
        <w:div w:id="476385224">
          <w:marLeft w:val="640"/>
          <w:marRight w:val="0"/>
          <w:marTop w:val="0"/>
          <w:marBottom w:val="0"/>
          <w:divBdr>
            <w:top w:val="none" w:sz="0" w:space="0" w:color="auto"/>
            <w:left w:val="none" w:sz="0" w:space="0" w:color="auto"/>
            <w:bottom w:val="none" w:sz="0" w:space="0" w:color="auto"/>
            <w:right w:val="none" w:sz="0" w:space="0" w:color="auto"/>
          </w:divBdr>
        </w:div>
        <w:div w:id="50620058">
          <w:marLeft w:val="640"/>
          <w:marRight w:val="0"/>
          <w:marTop w:val="0"/>
          <w:marBottom w:val="0"/>
          <w:divBdr>
            <w:top w:val="none" w:sz="0" w:space="0" w:color="auto"/>
            <w:left w:val="none" w:sz="0" w:space="0" w:color="auto"/>
            <w:bottom w:val="none" w:sz="0" w:space="0" w:color="auto"/>
            <w:right w:val="none" w:sz="0" w:space="0" w:color="auto"/>
          </w:divBdr>
        </w:div>
        <w:div w:id="1359116310">
          <w:marLeft w:val="640"/>
          <w:marRight w:val="0"/>
          <w:marTop w:val="0"/>
          <w:marBottom w:val="0"/>
          <w:divBdr>
            <w:top w:val="none" w:sz="0" w:space="0" w:color="auto"/>
            <w:left w:val="none" w:sz="0" w:space="0" w:color="auto"/>
            <w:bottom w:val="none" w:sz="0" w:space="0" w:color="auto"/>
            <w:right w:val="none" w:sz="0" w:space="0" w:color="auto"/>
          </w:divBdr>
        </w:div>
        <w:div w:id="82075248">
          <w:marLeft w:val="640"/>
          <w:marRight w:val="0"/>
          <w:marTop w:val="0"/>
          <w:marBottom w:val="0"/>
          <w:divBdr>
            <w:top w:val="none" w:sz="0" w:space="0" w:color="auto"/>
            <w:left w:val="none" w:sz="0" w:space="0" w:color="auto"/>
            <w:bottom w:val="none" w:sz="0" w:space="0" w:color="auto"/>
            <w:right w:val="none" w:sz="0" w:space="0" w:color="auto"/>
          </w:divBdr>
        </w:div>
        <w:div w:id="262106038">
          <w:marLeft w:val="640"/>
          <w:marRight w:val="0"/>
          <w:marTop w:val="0"/>
          <w:marBottom w:val="0"/>
          <w:divBdr>
            <w:top w:val="none" w:sz="0" w:space="0" w:color="auto"/>
            <w:left w:val="none" w:sz="0" w:space="0" w:color="auto"/>
            <w:bottom w:val="none" w:sz="0" w:space="0" w:color="auto"/>
            <w:right w:val="none" w:sz="0" w:space="0" w:color="auto"/>
          </w:divBdr>
        </w:div>
        <w:div w:id="1040208503">
          <w:marLeft w:val="640"/>
          <w:marRight w:val="0"/>
          <w:marTop w:val="0"/>
          <w:marBottom w:val="0"/>
          <w:divBdr>
            <w:top w:val="none" w:sz="0" w:space="0" w:color="auto"/>
            <w:left w:val="none" w:sz="0" w:space="0" w:color="auto"/>
            <w:bottom w:val="none" w:sz="0" w:space="0" w:color="auto"/>
            <w:right w:val="none" w:sz="0" w:space="0" w:color="auto"/>
          </w:divBdr>
        </w:div>
        <w:div w:id="1101343042">
          <w:marLeft w:val="640"/>
          <w:marRight w:val="0"/>
          <w:marTop w:val="0"/>
          <w:marBottom w:val="0"/>
          <w:divBdr>
            <w:top w:val="none" w:sz="0" w:space="0" w:color="auto"/>
            <w:left w:val="none" w:sz="0" w:space="0" w:color="auto"/>
            <w:bottom w:val="none" w:sz="0" w:space="0" w:color="auto"/>
            <w:right w:val="none" w:sz="0" w:space="0" w:color="auto"/>
          </w:divBdr>
        </w:div>
        <w:div w:id="1839153983">
          <w:marLeft w:val="640"/>
          <w:marRight w:val="0"/>
          <w:marTop w:val="0"/>
          <w:marBottom w:val="0"/>
          <w:divBdr>
            <w:top w:val="none" w:sz="0" w:space="0" w:color="auto"/>
            <w:left w:val="none" w:sz="0" w:space="0" w:color="auto"/>
            <w:bottom w:val="none" w:sz="0" w:space="0" w:color="auto"/>
            <w:right w:val="none" w:sz="0" w:space="0" w:color="auto"/>
          </w:divBdr>
        </w:div>
        <w:div w:id="1833182020">
          <w:marLeft w:val="640"/>
          <w:marRight w:val="0"/>
          <w:marTop w:val="0"/>
          <w:marBottom w:val="0"/>
          <w:divBdr>
            <w:top w:val="none" w:sz="0" w:space="0" w:color="auto"/>
            <w:left w:val="none" w:sz="0" w:space="0" w:color="auto"/>
            <w:bottom w:val="none" w:sz="0" w:space="0" w:color="auto"/>
            <w:right w:val="none" w:sz="0" w:space="0" w:color="auto"/>
          </w:divBdr>
        </w:div>
        <w:div w:id="219173792">
          <w:marLeft w:val="640"/>
          <w:marRight w:val="0"/>
          <w:marTop w:val="0"/>
          <w:marBottom w:val="0"/>
          <w:divBdr>
            <w:top w:val="none" w:sz="0" w:space="0" w:color="auto"/>
            <w:left w:val="none" w:sz="0" w:space="0" w:color="auto"/>
            <w:bottom w:val="none" w:sz="0" w:space="0" w:color="auto"/>
            <w:right w:val="none" w:sz="0" w:space="0" w:color="auto"/>
          </w:divBdr>
        </w:div>
        <w:div w:id="1043167893">
          <w:marLeft w:val="640"/>
          <w:marRight w:val="0"/>
          <w:marTop w:val="0"/>
          <w:marBottom w:val="0"/>
          <w:divBdr>
            <w:top w:val="none" w:sz="0" w:space="0" w:color="auto"/>
            <w:left w:val="none" w:sz="0" w:space="0" w:color="auto"/>
            <w:bottom w:val="none" w:sz="0" w:space="0" w:color="auto"/>
            <w:right w:val="none" w:sz="0" w:space="0" w:color="auto"/>
          </w:divBdr>
        </w:div>
        <w:div w:id="1692074267">
          <w:marLeft w:val="640"/>
          <w:marRight w:val="0"/>
          <w:marTop w:val="0"/>
          <w:marBottom w:val="0"/>
          <w:divBdr>
            <w:top w:val="none" w:sz="0" w:space="0" w:color="auto"/>
            <w:left w:val="none" w:sz="0" w:space="0" w:color="auto"/>
            <w:bottom w:val="none" w:sz="0" w:space="0" w:color="auto"/>
            <w:right w:val="none" w:sz="0" w:space="0" w:color="auto"/>
          </w:divBdr>
        </w:div>
        <w:div w:id="1694920519">
          <w:marLeft w:val="640"/>
          <w:marRight w:val="0"/>
          <w:marTop w:val="0"/>
          <w:marBottom w:val="0"/>
          <w:divBdr>
            <w:top w:val="none" w:sz="0" w:space="0" w:color="auto"/>
            <w:left w:val="none" w:sz="0" w:space="0" w:color="auto"/>
            <w:bottom w:val="none" w:sz="0" w:space="0" w:color="auto"/>
            <w:right w:val="none" w:sz="0" w:space="0" w:color="auto"/>
          </w:divBdr>
        </w:div>
        <w:div w:id="298271448">
          <w:marLeft w:val="640"/>
          <w:marRight w:val="0"/>
          <w:marTop w:val="0"/>
          <w:marBottom w:val="0"/>
          <w:divBdr>
            <w:top w:val="none" w:sz="0" w:space="0" w:color="auto"/>
            <w:left w:val="none" w:sz="0" w:space="0" w:color="auto"/>
            <w:bottom w:val="none" w:sz="0" w:space="0" w:color="auto"/>
            <w:right w:val="none" w:sz="0" w:space="0" w:color="auto"/>
          </w:divBdr>
        </w:div>
        <w:div w:id="1862737629">
          <w:marLeft w:val="640"/>
          <w:marRight w:val="0"/>
          <w:marTop w:val="0"/>
          <w:marBottom w:val="0"/>
          <w:divBdr>
            <w:top w:val="none" w:sz="0" w:space="0" w:color="auto"/>
            <w:left w:val="none" w:sz="0" w:space="0" w:color="auto"/>
            <w:bottom w:val="none" w:sz="0" w:space="0" w:color="auto"/>
            <w:right w:val="none" w:sz="0" w:space="0" w:color="auto"/>
          </w:divBdr>
        </w:div>
        <w:div w:id="365326020">
          <w:marLeft w:val="640"/>
          <w:marRight w:val="0"/>
          <w:marTop w:val="0"/>
          <w:marBottom w:val="0"/>
          <w:divBdr>
            <w:top w:val="none" w:sz="0" w:space="0" w:color="auto"/>
            <w:left w:val="none" w:sz="0" w:space="0" w:color="auto"/>
            <w:bottom w:val="none" w:sz="0" w:space="0" w:color="auto"/>
            <w:right w:val="none" w:sz="0" w:space="0" w:color="auto"/>
          </w:divBdr>
        </w:div>
      </w:divsChild>
    </w:div>
    <w:div w:id="1915506433">
      <w:bodyDiv w:val="1"/>
      <w:marLeft w:val="0"/>
      <w:marRight w:val="0"/>
      <w:marTop w:val="0"/>
      <w:marBottom w:val="0"/>
      <w:divBdr>
        <w:top w:val="none" w:sz="0" w:space="0" w:color="auto"/>
        <w:left w:val="none" w:sz="0" w:space="0" w:color="auto"/>
        <w:bottom w:val="none" w:sz="0" w:space="0" w:color="auto"/>
        <w:right w:val="none" w:sz="0" w:space="0" w:color="auto"/>
      </w:divBdr>
      <w:divsChild>
        <w:div w:id="1325743440">
          <w:marLeft w:val="640"/>
          <w:marRight w:val="0"/>
          <w:marTop w:val="0"/>
          <w:marBottom w:val="0"/>
          <w:divBdr>
            <w:top w:val="none" w:sz="0" w:space="0" w:color="auto"/>
            <w:left w:val="none" w:sz="0" w:space="0" w:color="auto"/>
            <w:bottom w:val="none" w:sz="0" w:space="0" w:color="auto"/>
            <w:right w:val="none" w:sz="0" w:space="0" w:color="auto"/>
          </w:divBdr>
        </w:div>
        <w:div w:id="1244756940">
          <w:marLeft w:val="640"/>
          <w:marRight w:val="0"/>
          <w:marTop w:val="0"/>
          <w:marBottom w:val="0"/>
          <w:divBdr>
            <w:top w:val="none" w:sz="0" w:space="0" w:color="auto"/>
            <w:left w:val="none" w:sz="0" w:space="0" w:color="auto"/>
            <w:bottom w:val="none" w:sz="0" w:space="0" w:color="auto"/>
            <w:right w:val="none" w:sz="0" w:space="0" w:color="auto"/>
          </w:divBdr>
        </w:div>
        <w:div w:id="1560702151">
          <w:marLeft w:val="640"/>
          <w:marRight w:val="0"/>
          <w:marTop w:val="0"/>
          <w:marBottom w:val="0"/>
          <w:divBdr>
            <w:top w:val="none" w:sz="0" w:space="0" w:color="auto"/>
            <w:left w:val="none" w:sz="0" w:space="0" w:color="auto"/>
            <w:bottom w:val="none" w:sz="0" w:space="0" w:color="auto"/>
            <w:right w:val="none" w:sz="0" w:space="0" w:color="auto"/>
          </w:divBdr>
        </w:div>
        <w:div w:id="1169322255">
          <w:marLeft w:val="640"/>
          <w:marRight w:val="0"/>
          <w:marTop w:val="0"/>
          <w:marBottom w:val="0"/>
          <w:divBdr>
            <w:top w:val="none" w:sz="0" w:space="0" w:color="auto"/>
            <w:left w:val="none" w:sz="0" w:space="0" w:color="auto"/>
            <w:bottom w:val="none" w:sz="0" w:space="0" w:color="auto"/>
            <w:right w:val="none" w:sz="0" w:space="0" w:color="auto"/>
          </w:divBdr>
        </w:div>
        <w:div w:id="148325175">
          <w:marLeft w:val="640"/>
          <w:marRight w:val="0"/>
          <w:marTop w:val="0"/>
          <w:marBottom w:val="0"/>
          <w:divBdr>
            <w:top w:val="none" w:sz="0" w:space="0" w:color="auto"/>
            <w:left w:val="none" w:sz="0" w:space="0" w:color="auto"/>
            <w:bottom w:val="none" w:sz="0" w:space="0" w:color="auto"/>
            <w:right w:val="none" w:sz="0" w:space="0" w:color="auto"/>
          </w:divBdr>
        </w:div>
        <w:div w:id="809593397">
          <w:marLeft w:val="640"/>
          <w:marRight w:val="0"/>
          <w:marTop w:val="0"/>
          <w:marBottom w:val="0"/>
          <w:divBdr>
            <w:top w:val="none" w:sz="0" w:space="0" w:color="auto"/>
            <w:left w:val="none" w:sz="0" w:space="0" w:color="auto"/>
            <w:bottom w:val="none" w:sz="0" w:space="0" w:color="auto"/>
            <w:right w:val="none" w:sz="0" w:space="0" w:color="auto"/>
          </w:divBdr>
        </w:div>
        <w:div w:id="463276474">
          <w:marLeft w:val="640"/>
          <w:marRight w:val="0"/>
          <w:marTop w:val="0"/>
          <w:marBottom w:val="0"/>
          <w:divBdr>
            <w:top w:val="none" w:sz="0" w:space="0" w:color="auto"/>
            <w:left w:val="none" w:sz="0" w:space="0" w:color="auto"/>
            <w:bottom w:val="none" w:sz="0" w:space="0" w:color="auto"/>
            <w:right w:val="none" w:sz="0" w:space="0" w:color="auto"/>
          </w:divBdr>
        </w:div>
        <w:div w:id="689794450">
          <w:marLeft w:val="640"/>
          <w:marRight w:val="0"/>
          <w:marTop w:val="0"/>
          <w:marBottom w:val="0"/>
          <w:divBdr>
            <w:top w:val="none" w:sz="0" w:space="0" w:color="auto"/>
            <w:left w:val="none" w:sz="0" w:space="0" w:color="auto"/>
            <w:bottom w:val="none" w:sz="0" w:space="0" w:color="auto"/>
            <w:right w:val="none" w:sz="0" w:space="0" w:color="auto"/>
          </w:divBdr>
        </w:div>
        <w:div w:id="340163888">
          <w:marLeft w:val="640"/>
          <w:marRight w:val="0"/>
          <w:marTop w:val="0"/>
          <w:marBottom w:val="0"/>
          <w:divBdr>
            <w:top w:val="none" w:sz="0" w:space="0" w:color="auto"/>
            <w:left w:val="none" w:sz="0" w:space="0" w:color="auto"/>
            <w:bottom w:val="none" w:sz="0" w:space="0" w:color="auto"/>
            <w:right w:val="none" w:sz="0" w:space="0" w:color="auto"/>
          </w:divBdr>
        </w:div>
        <w:div w:id="1379553792">
          <w:marLeft w:val="640"/>
          <w:marRight w:val="0"/>
          <w:marTop w:val="0"/>
          <w:marBottom w:val="0"/>
          <w:divBdr>
            <w:top w:val="none" w:sz="0" w:space="0" w:color="auto"/>
            <w:left w:val="none" w:sz="0" w:space="0" w:color="auto"/>
            <w:bottom w:val="none" w:sz="0" w:space="0" w:color="auto"/>
            <w:right w:val="none" w:sz="0" w:space="0" w:color="auto"/>
          </w:divBdr>
        </w:div>
        <w:div w:id="1950700864">
          <w:marLeft w:val="640"/>
          <w:marRight w:val="0"/>
          <w:marTop w:val="0"/>
          <w:marBottom w:val="0"/>
          <w:divBdr>
            <w:top w:val="none" w:sz="0" w:space="0" w:color="auto"/>
            <w:left w:val="none" w:sz="0" w:space="0" w:color="auto"/>
            <w:bottom w:val="none" w:sz="0" w:space="0" w:color="auto"/>
            <w:right w:val="none" w:sz="0" w:space="0" w:color="auto"/>
          </w:divBdr>
        </w:div>
        <w:div w:id="593900089">
          <w:marLeft w:val="640"/>
          <w:marRight w:val="0"/>
          <w:marTop w:val="0"/>
          <w:marBottom w:val="0"/>
          <w:divBdr>
            <w:top w:val="none" w:sz="0" w:space="0" w:color="auto"/>
            <w:left w:val="none" w:sz="0" w:space="0" w:color="auto"/>
            <w:bottom w:val="none" w:sz="0" w:space="0" w:color="auto"/>
            <w:right w:val="none" w:sz="0" w:space="0" w:color="auto"/>
          </w:divBdr>
        </w:div>
        <w:div w:id="1013805827">
          <w:marLeft w:val="640"/>
          <w:marRight w:val="0"/>
          <w:marTop w:val="0"/>
          <w:marBottom w:val="0"/>
          <w:divBdr>
            <w:top w:val="none" w:sz="0" w:space="0" w:color="auto"/>
            <w:left w:val="none" w:sz="0" w:space="0" w:color="auto"/>
            <w:bottom w:val="none" w:sz="0" w:space="0" w:color="auto"/>
            <w:right w:val="none" w:sz="0" w:space="0" w:color="auto"/>
          </w:divBdr>
        </w:div>
        <w:div w:id="1825967862">
          <w:marLeft w:val="640"/>
          <w:marRight w:val="0"/>
          <w:marTop w:val="0"/>
          <w:marBottom w:val="0"/>
          <w:divBdr>
            <w:top w:val="none" w:sz="0" w:space="0" w:color="auto"/>
            <w:left w:val="none" w:sz="0" w:space="0" w:color="auto"/>
            <w:bottom w:val="none" w:sz="0" w:space="0" w:color="auto"/>
            <w:right w:val="none" w:sz="0" w:space="0" w:color="auto"/>
          </w:divBdr>
        </w:div>
        <w:div w:id="1912108623">
          <w:marLeft w:val="640"/>
          <w:marRight w:val="0"/>
          <w:marTop w:val="0"/>
          <w:marBottom w:val="0"/>
          <w:divBdr>
            <w:top w:val="none" w:sz="0" w:space="0" w:color="auto"/>
            <w:left w:val="none" w:sz="0" w:space="0" w:color="auto"/>
            <w:bottom w:val="none" w:sz="0" w:space="0" w:color="auto"/>
            <w:right w:val="none" w:sz="0" w:space="0" w:color="auto"/>
          </w:divBdr>
        </w:div>
        <w:div w:id="1762483299">
          <w:marLeft w:val="640"/>
          <w:marRight w:val="0"/>
          <w:marTop w:val="0"/>
          <w:marBottom w:val="0"/>
          <w:divBdr>
            <w:top w:val="none" w:sz="0" w:space="0" w:color="auto"/>
            <w:left w:val="none" w:sz="0" w:space="0" w:color="auto"/>
            <w:bottom w:val="none" w:sz="0" w:space="0" w:color="auto"/>
            <w:right w:val="none" w:sz="0" w:space="0" w:color="auto"/>
          </w:divBdr>
        </w:div>
        <w:div w:id="1862472205">
          <w:marLeft w:val="640"/>
          <w:marRight w:val="0"/>
          <w:marTop w:val="0"/>
          <w:marBottom w:val="0"/>
          <w:divBdr>
            <w:top w:val="none" w:sz="0" w:space="0" w:color="auto"/>
            <w:left w:val="none" w:sz="0" w:space="0" w:color="auto"/>
            <w:bottom w:val="none" w:sz="0" w:space="0" w:color="auto"/>
            <w:right w:val="none" w:sz="0" w:space="0" w:color="auto"/>
          </w:divBdr>
        </w:div>
        <w:div w:id="319624921">
          <w:marLeft w:val="640"/>
          <w:marRight w:val="0"/>
          <w:marTop w:val="0"/>
          <w:marBottom w:val="0"/>
          <w:divBdr>
            <w:top w:val="none" w:sz="0" w:space="0" w:color="auto"/>
            <w:left w:val="none" w:sz="0" w:space="0" w:color="auto"/>
            <w:bottom w:val="none" w:sz="0" w:space="0" w:color="auto"/>
            <w:right w:val="none" w:sz="0" w:space="0" w:color="auto"/>
          </w:divBdr>
        </w:div>
        <w:div w:id="217016867">
          <w:marLeft w:val="640"/>
          <w:marRight w:val="0"/>
          <w:marTop w:val="0"/>
          <w:marBottom w:val="0"/>
          <w:divBdr>
            <w:top w:val="none" w:sz="0" w:space="0" w:color="auto"/>
            <w:left w:val="none" w:sz="0" w:space="0" w:color="auto"/>
            <w:bottom w:val="none" w:sz="0" w:space="0" w:color="auto"/>
            <w:right w:val="none" w:sz="0" w:space="0" w:color="auto"/>
          </w:divBdr>
        </w:div>
        <w:div w:id="1967471473">
          <w:marLeft w:val="640"/>
          <w:marRight w:val="0"/>
          <w:marTop w:val="0"/>
          <w:marBottom w:val="0"/>
          <w:divBdr>
            <w:top w:val="none" w:sz="0" w:space="0" w:color="auto"/>
            <w:left w:val="none" w:sz="0" w:space="0" w:color="auto"/>
            <w:bottom w:val="none" w:sz="0" w:space="0" w:color="auto"/>
            <w:right w:val="none" w:sz="0" w:space="0" w:color="auto"/>
          </w:divBdr>
        </w:div>
        <w:div w:id="1764956744">
          <w:marLeft w:val="640"/>
          <w:marRight w:val="0"/>
          <w:marTop w:val="0"/>
          <w:marBottom w:val="0"/>
          <w:divBdr>
            <w:top w:val="none" w:sz="0" w:space="0" w:color="auto"/>
            <w:left w:val="none" w:sz="0" w:space="0" w:color="auto"/>
            <w:bottom w:val="none" w:sz="0" w:space="0" w:color="auto"/>
            <w:right w:val="none" w:sz="0" w:space="0" w:color="auto"/>
          </w:divBdr>
        </w:div>
        <w:div w:id="1285229929">
          <w:marLeft w:val="640"/>
          <w:marRight w:val="0"/>
          <w:marTop w:val="0"/>
          <w:marBottom w:val="0"/>
          <w:divBdr>
            <w:top w:val="none" w:sz="0" w:space="0" w:color="auto"/>
            <w:left w:val="none" w:sz="0" w:space="0" w:color="auto"/>
            <w:bottom w:val="none" w:sz="0" w:space="0" w:color="auto"/>
            <w:right w:val="none" w:sz="0" w:space="0" w:color="auto"/>
          </w:divBdr>
        </w:div>
        <w:div w:id="2066564168">
          <w:marLeft w:val="640"/>
          <w:marRight w:val="0"/>
          <w:marTop w:val="0"/>
          <w:marBottom w:val="0"/>
          <w:divBdr>
            <w:top w:val="none" w:sz="0" w:space="0" w:color="auto"/>
            <w:left w:val="none" w:sz="0" w:space="0" w:color="auto"/>
            <w:bottom w:val="none" w:sz="0" w:space="0" w:color="auto"/>
            <w:right w:val="none" w:sz="0" w:space="0" w:color="auto"/>
          </w:divBdr>
        </w:div>
        <w:div w:id="422603355">
          <w:marLeft w:val="640"/>
          <w:marRight w:val="0"/>
          <w:marTop w:val="0"/>
          <w:marBottom w:val="0"/>
          <w:divBdr>
            <w:top w:val="none" w:sz="0" w:space="0" w:color="auto"/>
            <w:left w:val="none" w:sz="0" w:space="0" w:color="auto"/>
            <w:bottom w:val="none" w:sz="0" w:space="0" w:color="auto"/>
            <w:right w:val="none" w:sz="0" w:space="0" w:color="auto"/>
          </w:divBdr>
        </w:div>
        <w:div w:id="975136105">
          <w:marLeft w:val="640"/>
          <w:marRight w:val="0"/>
          <w:marTop w:val="0"/>
          <w:marBottom w:val="0"/>
          <w:divBdr>
            <w:top w:val="none" w:sz="0" w:space="0" w:color="auto"/>
            <w:left w:val="none" w:sz="0" w:space="0" w:color="auto"/>
            <w:bottom w:val="none" w:sz="0" w:space="0" w:color="auto"/>
            <w:right w:val="none" w:sz="0" w:space="0" w:color="auto"/>
          </w:divBdr>
        </w:div>
        <w:div w:id="429934936">
          <w:marLeft w:val="640"/>
          <w:marRight w:val="0"/>
          <w:marTop w:val="0"/>
          <w:marBottom w:val="0"/>
          <w:divBdr>
            <w:top w:val="none" w:sz="0" w:space="0" w:color="auto"/>
            <w:left w:val="none" w:sz="0" w:space="0" w:color="auto"/>
            <w:bottom w:val="none" w:sz="0" w:space="0" w:color="auto"/>
            <w:right w:val="none" w:sz="0" w:space="0" w:color="auto"/>
          </w:divBdr>
        </w:div>
        <w:div w:id="1548031618">
          <w:marLeft w:val="640"/>
          <w:marRight w:val="0"/>
          <w:marTop w:val="0"/>
          <w:marBottom w:val="0"/>
          <w:divBdr>
            <w:top w:val="none" w:sz="0" w:space="0" w:color="auto"/>
            <w:left w:val="none" w:sz="0" w:space="0" w:color="auto"/>
            <w:bottom w:val="none" w:sz="0" w:space="0" w:color="auto"/>
            <w:right w:val="none" w:sz="0" w:space="0" w:color="auto"/>
          </w:divBdr>
        </w:div>
        <w:div w:id="85660363">
          <w:marLeft w:val="640"/>
          <w:marRight w:val="0"/>
          <w:marTop w:val="0"/>
          <w:marBottom w:val="0"/>
          <w:divBdr>
            <w:top w:val="none" w:sz="0" w:space="0" w:color="auto"/>
            <w:left w:val="none" w:sz="0" w:space="0" w:color="auto"/>
            <w:bottom w:val="none" w:sz="0" w:space="0" w:color="auto"/>
            <w:right w:val="none" w:sz="0" w:space="0" w:color="auto"/>
          </w:divBdr>
        </w:div>
        <w:div w:id="1893148450">
          <w:marLeft w:val="640"/>
          <w:marRight w:val="0"/>
          <w:marTop w:val="0"/>
          <w:marBottom w:val="0"/>
          <w:divBdr>
            <w:top w:val="none" w:sz="0" w:space="0" w:color="auto"/>
            <w:left w:val="none" w:sz="0" w:space="0" w:color="auto"/>
            <w:bottom w:val="none" w:sz="0" w:space="0" w:color="auto"/>
            <w:right w:val="none" w:sz="0" w:space="0" w:color="auto"/>
          </w:divBdr>
        </w:div>
        <w:div w:id="1655795765">
          <w:marLeft w:val="640"/>
          <w:marRight w:val="0"/>
          <w:marTop w:val="0"/>
          <w:marBottom w:val="0"/>
          <w:divBdr>
            <w:top w:val="none" w:sz="0" w:space="0" w:color="auto"/>
            <w:left w:val="none" w:sz="0" w:space="0" w:color="auto"/>
            <w:bottom w:val="none" w:sz="0" w:space="0" w:color="auto"/>
            <w:right w:val="none" w:sz="0" w:space="0" w:color="auto"/>
          </w:divBdr>
        </w:div>
        <w:div w:id="1392656291">
          <w:marLeft w:val="640"/>
          <w:marRight w:val="0"/>
          <w:marTop w:val="0"/>
          <w:marBottom w:val="0"/>
          <w:divBdr>
            <w:top w:val="none" w:sz="0" w:space="0" w:color="auto"/>
            <w:left w:val="none" w:sz="0" w:space="0" w:color="auto"/>
            <w:bottom w:val="none" w:sz="0" w:space="0" w:color="auto"/>
            <w:right w:val="none" w:sz="0" w:space="0" w:color="auto"/>
          </w:divBdr>
        </w:div>
      </w:divsChild>
    </w:div>
    <w:div w:id="1919556197">
      <w:bodyDiv w:val="1"/>
      <w:marLeft w:val="0"/>
      <w:marRight w:val="0"/>
      <w:marTop w:val="0"/>
      <w:marBottom w:val="0"/>
      <w:divBdr>
        <w:top w:val="none" w:sz="0" w:space="0" w:color="auto"/>
        <w:left w:val="none" w:sz="0" w:space="0" w:color="auto"/>
        <w:bottom w:val="none" w:sz="0" w:space="0" w:color="auto"/>
        <w:right w:val="none" w:sz="0" w:space="0" w:color="auto"/>
      </w:divBdr>
      <w:divsChild>
        <w:div w:id="412166564">
          <w:marLeft w:val="640"/>
          <w:marRight w:val="0"/>
          <w:marTop w:val="0"/>
          <w:marBottom w:val="0"/>
          <w:divBdr>
            <w:top w:val="none" w:sz="0" w:space="0" w:color="auto"/>
            <w:left w:val="none" w:sz="0" w:space="0" w:color="auto"/>
            <w:bottom w:val="none" w:sz="0" w:space="0" w:color="auto"/>
            <w:right w:val="none" w:sz="0" w:space="0" w:color="auto"/>
          </w:divBdr>
        </w:div>
        <w:div w:id="126514076">
          <w:marLeft w:val="640"/>
          <w:marRight w:val="0"/>
          <w:marTop w:val="0"/>
          <w:marBottom w:val="0"/>
          <w:divBdr>
            <w:top w:val="none" w:sz="0" w:space="0" w:color="auto"/>
            <w:left w:val="none" w:sz="0" w:space="0" w:color="auto"/>
            <w:bottom w:val="none" w:sz="0" w:space="0" w:color="auto"/>
            <w:right w:val="none" w:sz="0" w:space="0" w:color="auto"/>
          </w:divBdr>
        </w:div>
        <w:div w:id="1057968502">
          <w:marLeft w:val="640"/>
          <w:marRight w:val="0"/>
          <w:marTop w:val="0"/>
          <w:marBottom w:val="0"/>
          <w:divBdr>
            <w:top w:val="none" w:sz="0" w:space="0" w:color="auto"/>
            <w:left w:val="none" w:sz="0" w:space="0" w:color="auto"/>
            <w:bottom w:val="none" w:sz="0" w:space="0" w:color="auto"/>
            <w:right w:val="none" w:sz="0" w:space="0" w:color="auto"/>
          </w:divBdr>
        </w:div>
        <w:div w:id="1049190356">
          <w:marLeft w:val="640"/>
          <w:marRight w:val="0"/>
          <w:marTop w:val="0"/>
          <w:marBottom w:val="0"/>
          <w:divBdr>
            <w:top w:val="none" w:sz="0" w:space="0" w:color="auto"/>
            <w:left w:val="none" w:sz="0" w:space="0" w:color="auto"/>
            <w:bottom w:val="none" w:sz="0" w:space="0" w:color="auto"/>
            <w:right w:val="none" w:sz="0" w:space="0" w:color="auto"/>
          </w:divBdr>
        </w:div>
        <w:div w:id="1708414222">
          <w:marLeft w:val="640"/>
          <w:marRight w:val="0"/>
          <w:marTop w:val="0"/>
          <w:marBottom w:val="0"/>
          <w:divBdr>
            <w:top w:val="none" w:sz="0" w:space="0" w:color="auto"/>
            <w:left w:val="none" w:sz="0" w:space="0" w:color="auto"/>
            <w:bottom w:val="none" w:sz="0" w:space="0" w:color="auto"/>
            <w:right w:val="none" w:sz="0" w:space="0" w:color="auto"/>
          </w:divBdr>
        </w:div>
        <w:div w:id="773093451">
          <w:marLeft w:val="640"/>
          <w:marRight w:val="0"/>
          <w:marTop w:val="0"/>
          <w:marBottom w:val="0"/>
          <w:divBdr>
            <w:top w:val="none" w:sz="0" w:space="0" w:color="auto"/>
            <w:left w:val="none" w:sz="0" w:space="0" w:color="auto"/>
            <w:bottom w:val="none" w:sz="0" w:space="0" w:color="auto"/>
            <w:right w:val="none" w:sz="0" w:space="0" w:color="auto"/>
          </w:divBdr>
        </w:div>
        <w:div w:id="32074671">
          <w:marLeft w:val="640"/>
          <w:marRight w:val="0"/>
          <w:marTop w:val="0"/>
          <w:marBottom w:val="0"/>
          <w:divBdr>
            <w:top w:val="none" w:sz="0" w:space="0" w:color="auto"/>
            <w:left w:val="none" w:sz="0" w:space="0" w:color="auto"/>
            <w:bottom w:val="none" w:sz="0" w:space="0" w:color="auto"/>
            <w:right w:val="none" w:sz="0" w:space="0" w:color="auto"/>
          </w:divBdr>
        </w:div>
        <w:div w:id="1233274361">
          <w:marLeft w:val="640"/>
          <w:marRight w:val="0"/>
          <w:marTop w:val="0"/>
          <w:marBottom w:val="0"/>
          <w:divBdr>
            <w:top w:val="none" w:sz="0" w:space="0" w:color="auto"/>
            <w:left w:val="none" w:sz="0" w:space="0" w:color="auto"/>
            <w:bottom w:val="none" w:sz="0" w:space="0" w:color="auto"/>
            <w:right w:val="none" w:sz="0" w:space="0" w:color="auto"/>
          </w:divBdr>
        </w:div>
        <w:div w:id="186801069">
          <w:marLeft w:val="640"/>
          <w:marRight w:val="0"/>
          <w:marTop w:val="0"/>
          <w:marBottom w:val="0"/>
          <w:divBdr>
            <w:top w:val="none" w:sz="0" w:space="0" w:color="auto"/>
            <w:left w:val="none" w:sz="0" w:space="0" w:color="auto"/>
            <w:bottom w:val="none" w:sz="0" w:space="0" w:color="auto"/>
            <w:right w:val="none" w:sz="0" w:space="0" w:color="auto"/>
          </w:divBdr>
        </w:div>
        <w:div w:id="708800393">
          <w:marLeft w:val="640"/>
          <w:marRight w:val="0"/>
          <w:marTop w:val="0"/>
          <w:marBottom w:val="0"/>
          <w:divBdr>
            <w:top w:val="none" w:sz="0" w:space="0" w:color="auto"/>
            <w:left w:val="none" w:sz="0" w:space="0" w:color="auto"/>
            <w:bottom w:val="none" w:sz="0" w:space="0" w:color="auto"/>
            <w:right w:val="none" w:sz="0" w:space="0" w:color="auto"/>
          </w:divBdr>
        </w:div>
        <w:div w:id="1893925209">
          <w:marLeft w:val="640"/>
          <w:marRight w:val="0"/>
          <w:marTop w:val="0"/>
          <w:marBottom w:val="0"/>
          <w:divBdr>
            <w:top w:val="none" w:sz="0" w:space="0" w:color="auto"/>
            <w:left w:val="none" w:sz="0" w:space="0" w:color="auto"/>
            <w:bottom w:val="none" w:sz="0" w:space="0" w:color="auto"/>
            <w:right w:val="none" w:sz="0" w:space="0" w:color="auto"/>
          </w:divBdr>
        </w:div>
        <w:div w:id="1107774869">
          <w:marLeft w:val="640"/>
          <w:marRight w:val="0"/>
          <w:marTop w:val="0"/>
          <w:marBottom w:val="0"/>
          <w:divBdr>
            <w:top w:val="none" w:sz="0" w:space="0" w:color="auto"/>
            <w:left w:val="none" w:sz="0" w:space="0" w:color="auto"/>
            <w:bottom w:val="none" w:sz="0" w:space="0" w:color="auto"/>
            <w:right w:val="none" w:sz="0" w:space="0" w:color="auto"/>
          </w:divBdr>
        </w:div>
        <w:div w:id="1720125319">
          <w:marLeft w:val="640"/>
          <w:marRight w:val="0"/>
          <w:marTop w:val="0"/>
          <w:marBottom w:val="0"/>
          <w:divBdr>
            <w:top w:val="none" w:sz="0" w:space="0" w:color="auto"/>
            <w:left w:val="none" w:sz="0" w:space="0" w:color="auto"/>
            <w:bottom w:val="none" w:sz="0" w:space="0" w:color="auto"/>
            <w:right w:val="none" w:sz="0" w:space="0" w:color="auto"/>
          </w:divBdr>
        </w:div>
        <w:div w:id="1461416975">
          <w:marLeft w:val="640"/>
          <w:marRight w:val="0"/>
          <w:marTop w:val="0"/>
          <w:marBottom w:val="0"/>
          <w:divBdr>
            <w:top w:val="none" w:sz="0" w:space="0" w:color="auto"/>
            <w:left w:val="none" w:sz="0" w:space="0" w:color="auto"/>
            <w:bottom w:val="none" w:sz="0" w:space="0" w:color="auto"/>
            <w:right w:val="none" w:sz="0" w:space="0" w:color="auto"/>
          </w:divBdr>
        </w:div>
        <w:div w:id="38820057">
          <w:marLeft w:val="640"/>
          <w:marRight w:val="0"/>
          <w:marTop w:val="0"/>
          <w:marBottom w:val="0"/>
          <w:divBdr>
            <w:top w:val="none" w:sz="0" w:space="0" w:color="auto"/>
            <w:left w:val="none" w:sz="0" w:space="0" w:color="auto"/>
            <w:bottom w:val="none" w:sz="0" w:space="0" w:color="auto"/>
            <w:right w:val="none" w:sz="0" w:space="0" w:color="auto"/>
          </w:divBdr>
        </w:div>
        <w:div w:id="313216526">
          <w:marLeft w:val="640"/>
          <w:marRight w:val="0"/>
          <w:marTop w:val="0"/>
          <w:marBottom w:val="0"/>
          <w:divBdr>
            <w:top w:val="none" w:sz="0" w:space="0" w:color="auto"/>
            <w:left w:val="none" w:sz="0" w:space="0" w:color="auto"/>
            <w:bottom w:val="none" w:sz="0" w:space="0" w:color="auto"/>
            <w:right w:val="none" w:sz="0" w:space="0" w:color="auto"/>
          </w:divBdr>
        </w:div>
        <w:div w:id="254871129">
          <w:marLeft w:val="640"/>
          <w:marRight w:val="0"/>
          <w:marTop w:val="0"/>
          <w:marBottom w:val="0"/>
          <w:divBdr>
            <w:top w:val="none" w:sz="0" w:space="0" w:color="auto"/>
            <w:left w:val="none" w:sz="0" w:space="0" w:color="auto"/>
            <w:bottom w:val="none" w:sz="0" w:space="0" w:color="auto"/>
            <w:right w:val="none" w:sz="0" w:space="0" w:color="auto"/>
          </w:divBdr>
        </w:div>
        <w:div w:id="20014236">
          <w:marLeft w:val="640"/>
          <w:marRight w:val="0"/>
          <w:marTop w:val="0"/>
          <w:marBottom w:val="0"/>
          <w:divBdr>
            <w:top w:val="none" w:sz="0" w:space="0" w:color="auto"/>
            <w:left w:val="none" w:sz="0" w:space="0" w:color="auto"/>
            <w:bottom w:val="none" w:sz="0" w:space="0" w:color="auto"/>
            <w:right w:val="none" w:sz="0" w:space="0" w:color="auto"/>
          </w:divBdr>
        </w:div>
        <w:div w:id="1431897109">
          <w:marLeft w:val="640"/>
          <w:marRight w:val="0"/>
          <w:marTop w:val="0"/>
          <w:marBottom w:val="0"/>
          <w:divBdr>
            <w:top w:val="none" w:sz="0" w:space="0" w:color="auto"/>
            <w:left w:val="none" w:sz="0" w:space="0" w:color="auto"/>
            <w:bottom w:val="none" w:sz="0" w:space="0" w:color="auto"/>
            <w:right w:val="none" w:sz="0" w:space="0" w:color="auto"/>
          </w:divBdr>
        </w:div>
        <w:div w:id="876283941">
          <w:marLeft w:val="640"/>
          <w:marRight w:val="0"/>
          <w:marTop w:val="0"/>
          <w:marBottom w:val="0"/>
          <w:divBdr>
            <w:top w:val="none" w:sz="0" w:space="0" w:color="auto"/>
            <w:left w:val="none" w:sz="0" w:space="0" w:color="auto"/>
            <w:bottom w:val="none" w:sz="0" w:space="0" w:color="auto"/>
            <w:right w:val="none" w:sz="0" w:space="0" w:color="auto"/>
          </w:divBdr>
        </w:div>
        <w:div w:id="238710141">
          <w:marLeft w:val="640"/>
          <w:marRight w:val="0"/>
          <w:marTop w:val="0"/>
          <w:marBottom w:val="0"/>
          <w:divBdr>
            <w:top w:val="none" w:sz="0" w:space="0" w:color="auto"/>
            <w:left w:val="none" w:sz="0" w:space="0" w:color="auto"/>
            <w:bottom w:val="none" w:sz="0" w:space="0" w:color="auto"/>
            <w:right w:val="none" w:sz="0" w:space="0" w:color="auto"/>
          </w:divBdr>
        </w:div>
        <w:div w:id="2091387070">
          <w:marLeft w:val="640"/>
          <w:marRight w:val="0"/>
          <w:marTop w:val="0"/>
          <w:marBottom w:val="0"/>
          <w:divBdr>
            <w:top w:val="none" w:sz="0" w:space="0" w:color="auto"/>
            <w:left w:val="none" w:sz="0" w:space="0" w:color="auto"/>
            <w:bottom w:val="none" w:sz="0" w:space="0" w:color="auto"/>
            <w:right w:val="none" w:sz="0" w:space="0" w:color="auto"/>
          </w:divBdr>
        </w:div>
        <w:div w:id="1732188606">
          <w:marLeft w:val="640"/>
          <w:marRight w:val="0"/>
          <w:marTop w:val="0"/>
          <w:marBottom w:val="0"/>
          <w:divBdr>
            <w:top w:val="none" w:sz="0" w:space="0" w:color="auto"/>
            <w:left w:val="none" w:sz="0" w:space="0" w:color="auto"/>
            <w:bottom w:val="none" w:sz="0" w:space="0" w:color="auto"/>
            <w:right w:val="none" w:sz="0" w:space="0" w:color="auto"/>
          </w:divBdr>
        </w:div>
        <w:div w:id="723868079">
          <w:marLeft w:val="640"/>
          <w:marRight w:val="0"/>
          <w:marTop w:val="0"/>
          <w:marBottom w:val="0"/>
          <w:divBdr>
            <w:top w:val="none" w:sz="0" w:space="0" w:color="auto"/>
            <w:left w:val="none" w:sz="0" w:space="0" w:color="auto"/>
            <w:bottom w:val="none" w:sz="0" w:space="0" w:color="auto"/>
            <w:right w:val="none" w:sz="0" w:space="0" w:color="auto"/>
          </w:divBdr>
        </w:div>
        <w:div w:id="1133910184">
          <w:marLeft w:val="640"/>
          <w:marRight w:val="0"/>
          <w:marTop w:val="0"/>
          <w:marBottom w:val="0"/>
          <w:divBdr>
            <w:top w:val="none" w:sz="0" w:space="0" w:color="auto"/>
            <w:left w:val="none" w:sz="0" w:space="0" w:color="auto"/>
            <w:bottom w:val="none" w:sz="0" w:space="0" w:color="auto"/>
            <w:right w:val="none" w:sz="0" w:space="0" w:color="auto"/>
          </w:divBdr>
        </w:div>
        <w:div w:id="106436445">
          <w:marLeft w:val="640"/>
          <w:marRight w:val="0"/>
          <w:marTop w:val="0"/>
          <w:marBottom w:val="0"/>
          <w:divBdr>
            <w:top w:val="none" w:sz="0" w:space="0" w:color="auto"/>
            <w:left w:val="none" w:sz="0" w:space="0" w:color="auto"/>
            <w:bottom w:val="none" w:sz="0" w:space="0" w:color="auto"/>
            <w:right w:val="none" w:sz="0" w:space="0" w:color="auto"/>
          </w:divBdr>
        </w:div>
        <w:div w:id="1532917489">
          <w:marLeft w:val="640"/>
          <w:marRight w:val="0"/>
          <w:marTop w:val="0"/>
          <w:marBottom w:val="0"/>
          <w:divBdr>
            <w:top w:val="none" w:sz="0" w:space="0" w:color="auto"/>
            <w:left w:val="none" w:sz="0" w:space="0" w:color="auto"/>
            <w:bottom w:val="none" w:sz="0" w:space="0" w:color="auto"/>
            <w:right w:val="none" w:sz="0" w:space="0" w:color="auto"/>
          </w:divBdr>
        </w:div>
        <w:div w:id="905185448">
          <w:marLeft w:val="640"/>
          <w:marRight w:val="0"/>
          <w:marTop w:val="0"/>
          <w:marBottom w:val="0"/>
          <w:divBdr>
            <w:top w:val="none" w:sz="0" w:space="0" w:color="auto"/>
            <w:left w:val="none" w:sz="0" w:space="0" w:color="auto"/>
            <w:bottom w:val="none" w:sz="0" w:space="0" w:color="auto"/>
            <w:right w:val="none" w:sz="0" w:space="0" w:color="auto"/>
          </w:divBdr>
        </w:div>
        <w:div w:id="334694466">
          <w:marLeft w:val="640"/>
          <w:marRight w:val="0"/>
          <w:marTop w:val="0"/>
          <w:marBottom w:val="0"/>
          <w:divBdr>
            <w:top w:val="none" w:sz="0" w:space="0" w:color="auto"/>
            <w:left w:val="none" w:sz="0" w:space="0" w:color="auto"/>
            <w:bottom w:val="none" w:sz="0" w:space="0" w:color="auto"/>
            <w:right w:val="none" w:sz="0" w:space="0" w:color="auto"/>
          </w:divBdr>
        </w:div>
        <w:div w:id="1631665218">
          <w:marLeft w:val="640"/>
          <w:marRight w:val="0"/>
          <w:marTop w:val="0"/>
          <w:marBottom w:val="0"/>
          <w:divBdr>
            <w:top w:val="none" w:sz="0" w:space="0" w:color="auto"/>
            <w:left w:val="none" w:sz="0" w:space="0" w:color="auto"/>
            <w:bottom w:val="none" w:sz="0" w:space="0" w:color="auto"/>
            <w:right w:val="none" w:sz="0" w:space="0" w:color="auto"/>
          </w:divBdr>
        </w:div>
        <w:div w:id="951479570">
          <w:marLeft w:val="640"/>
          <w:marRight w:val="0"/>
          <w:marTop w:val="0"/>
          <w:marBottom w:val="0"/>
          <w:divBdr>
            <w:top w:val="none" w:sz="0" w:space="0" w:color="auto"/>
            <w:left w:val="none" w:sz="0" w:space="0" w:color="auto"/>
            <w:bottom w:val="none" w:sz="0" w:space="0" w:color="auto"/>
            <w:right w:val="none" w:sz="0" w:space="0" w:color="auto"/>
          </w:divBdr>
        </w:div>
        <w:div w:id="117335796">
          <w:marLeft w:val="640"/>
          <w:marRight w:val="0"/>
          <w:marTop w:val="0"/>
          <w:marBottom w:val="0"/>
          <w:divBdr>
            <w:top w:val="none" w:sz="0" w:space="0" w:color="auto"/>
            <w:left w:val="none" w:sz="0" w:space="0" w:color="auto"/>
            <w:bottom w:val="none" w:sz="0" w:space="0" w:color="auto"/>
            <w:right w:val="none" w:sz="0" w:space="0" w:color="auto"/>
          </w:divBdr>
        </w:div>
        <w:div w:id="964115781">
          <w:marLeft w:val="640"/>
          <w:marRight w:val="0"/>
          <w:marTop w:val="0"/>
          <w:marBottom w:val="0"/>
          <w:divBdr>
            <w:top w:val="none" w:sz="0" w:space="0" w:color="auto"/>
            <w:left w:val="none" w:sz="0" w:space="0" w:color="auto"/>
            <w:bottom w:val="none" w:sz="0" w:space="0" w:color="auto"/>
            <w:right w:val="none" w:sz="0" w:space="0" w:color="auto"/>
          </w:divBdr>
        </w:div>
        <w:div w:id="626351780">
          <w:marLeft w:val="640"/>
          <w:marRight w:val="0"/>
          <w:marTop w:val="0"/>
          <w:marBottom w:val="0"/>
          <w:divBdr>
            <w:top w:val="none" w:sz="0" w:space="0" w:color="auto"/>
            <w:left w:val="none" w:sz="0" w:space="0" w:color="auto"/>
            <w:bottom w:val="none" w:sz="0" w:space="0" w:color="auto"/>
            <w:right w:val="none" w:sz="0" w:space="0" w:color="auto"/>
          </w:divBdr>
        </w:div>
        <w:div w:id="1762988105">
          <w:marLeft w:val="640"/>
          <w:marRight w:val="0"/>
          <w:marTop w:val="0"/>
          <w:marBottom w:val="0"/>
          <w:divBdr>
            <w:top w:val="none" w:sz="0" w:space="0" w:color="auto"/>
            <w:left w:val="none" w:sz="0" w:space="0" w:color="auto"/>
            <w:bottom w:val="none" w:sz="0" w:space="0" w:color="auto"/>
            <w:right w:val="none" w:sz="0" w:space="0" w:color="auto"/>
          </w:divBdr>
        </w:div>
        <w:div w:id="1220632628">
          <w:marLeft w:val="640"/>
          <w:marRight w:val="0"/>
          <w:marTop w:val="0"/>
          <w:marBottom w:val="0"/>
          <w:divBdr>
            <w:top w:val="none" w:sz="0" w:space="0" w:color="auto"/>
            <w:left w:val="none" w:sz="0" w:space="0" w:color="auto"/>
            <w:bottom w:val="none" w:sz="0" w:space="0" w:color="auto"/>
            <w:right w:val="none" w:sz="0" w:space="0" w:color="auto"/>
          </w:divBdr>
        </w:div>
        <w:div w:id="1431462808">
          <w:marLeft w:val="640"/>
          <w:marRight w:val="0"/>
          <w:marTop w:val="0"/>
          <w:marBottom w:val="0"/>
          <w:divBdr>
            <w:top w:val="none" w:sz="0" w:space="0" w:color="auto"/>
            <w:left w:val="none" w:sz="0" w:space="0" w:color="auto"/>
            <w:bottom w:val="none" w:sz="0" w:space="0" w:color="auto"/>
            <w:right w:val="none" w:sz="0" w:space="0" w:color="auto"/>
          </w:divBdr>
        </w:div>
      </w:divsChild>
    </w:div>
    <w:div w:id="1929001664">
      <w:bodyDiv w:val="1"/>
      <w:marLeft w:val="0"/>
      <w:marRight w:val="0"/>
      <w:marTop w:val="0"/>
      <w:marBottom w:val="0"/>
      <w:divBdr>
        <w:top w:val="none" w:sz="0" w:space="0" w:color="auto"/>
        <w:left w:val="none" w:sz="0" w:space="0" w:color="auto"/>
        <w:bottom w:val="none" w:sz="0" w:space="0" w:color="auto"/>
        <w:right w:val="none" w:sz="0" w:space="0" w:color="auto"/>
      </w:divBdr>
      <w:divsChild>
        <w:div w:id="1456018678">
          <w:marLeft w:val="640"/>
          <w:marRight w:val="0"/>
          <w:marTop w:val="0"/>
          <w:marBottom w:val="0"/>
          <w:divBdr>
            <w:top w:val="none" w:sz="0" w:space="0" w:color="auto"/>
            <w:left w:val="none" w:sz="0" w:space="0" w:color="auto"/>
            <w:bottom w:val="none" w:sz="0" w:space="0" w:color="auto"/>
            <w:right w:val="none" w:sz="0" w:space="0" w:color="auto"/>
          </w:divBdr>
        </w:div>
        <w:div w:id="791435550">
          <w:marLeft w:val="640"/>
          <w:marRight w:val="0"/>
          <w:marTop w:val="0"/>
          <w:marBottom w:val="0"/>
          <w:divBdr>
            <w:top w:val="none" w:sz="0" w:space="0" w:color="auto"/>
            <w:left w:val="none" w:sz="0" w:space="0" w:color="auto"/>
            <w:bottom w:val="none" w:sz="0" w:space="0" w:color="auto"/>
            <w:right w:val="none" w:sz="0" w:space="0" w:color="auto"/>
          </w:divBdr>
        </w:div>
        <w:div w:id="1848135503">
          <w:marLeft w:val="640"/>
          <w:marRight w:val="0"/>
          <w:marTop w:val="0"/>
          <w:marBottom w:val="0"/>
          <w:divBdr>
            <w:top w:val="none" w:sz="0" w:space="0" w:color="auto"/>
            <w:left w:val="none" w:sz="0" w:space="0" w:color="auto"/>
            <w:bottom w:val="none" w:sz="0" w:space="0" w:color="auto"/>
            <w:right w:val="none" w:sz="0" w:space="0" w:color="auto"/>
          </w:divBdr>
        </w:div>
        <w:div w:id="776020911">
          <w:marLeft w:val="640"/>
          <w:marRight w:val="0"/>
          <w:marTop w:val="0"/>
          <w:marBottom w:val="0"/>
          <w:divBdr>
            <w:top w:val="none" w:sz="0" w:space="0" w:color="auto"/>
            <w:left w:val="none" w:sz="0" w:space="0" w:color="auto"/>
            <w:bottom w:val="none" w:sz="0" w:space="0" w:color="auto"/>
            <w:right w:val="none" w:sz="0" w:space="0" w:color="auto"/>
          </w:divBdr>
        </w:div>
        <w:div w:id="240482527">
          <w:marLeft w:val="640"/>
          <w:marRight w:val="0"/>
          <w:marTop w:val="0"/>
          <w:marBottom w:val="0"/>
          <w:divBdr>
            <w:top w:val="none" w:sz="0" w:space="0" w:color="auto"/>
            <w:left w:val="none" w:sz="0" w:space="0" w:color="auto"/>
            <w:bottom w:val="none" w:sz="0" w:space="0" w:color="auto"/>
            <w:right w:val="none" w:sz="0" w:space="0" w:color="auto"/>
          </w:divBdr>
        </w:div>
        <w:div w:id="829835977">
          <w:marLeft w:val="640"/>
          <w:marRight w:val="0"/>
          <w:marTop w:val="0"/>
          <w:marBottom w:val="0"/>
          <w:divBdr>
            <w:top w:val="none" w:sz="0" w:space="0" w:color="auto"/>
            <w:left w:val="none" w:sz="0" w:space="0" w:color="auto"/>
            <w:bottom w:val="none" w:sz="0" w:space="0" w:color="auto"/>
            <w:right w:val="none" w:sz="0" w:space="0" w:color="auto"/>
          </w:divBdr>
        </w:div>
        <w:div w:id="623317454">
          <w:marLeft w:val="640"/>
          <w:marRight w:val="0"/>
          <w:marTop w:val="0"/>
          <w:marBottom w:val="0"/>
          <w:divBdr>
            <w:top w:val="none" w:sz="0" w:space="0" w:color="auto"/>
            <w:left w:val="none" w:sz="0" w:space="0" w:color="auto"/>
            <w:bottom w:val="none" w:sz="0" w:space="0" w:color="auto"/>
            <w:right w:val="none" w:sz="0" w:space="0" w:color="auto"/>
          </w:divBdr>
        </w:div>
        <w:div w:id="650985048">
          <w:marLeft w:val="640"/>
          <w:marRight w:val="0"/>
          <w:marTop w:val="0"/>
          <w:marBottom w:val="0"/>
          <w:divBdr>
            <w:top w:val="none" w:sz="0" w:space="0" w:color="auto"/>
            <w:left w:val="none" w:sz="0" w:space="0" w:color="auto"/>
            <w:bottom w:val="none" w:sz="0" w:space="0" w:color="auto"/>
            <w:right w:val="none" w:sz="0" w:space="0" w:color="auto"/>
          </w:divBdr>
        </w:div>
        <w:div w:id="1625044572">
          <w:marLeft w:val="640"/>
          <w:marRight w:val="0"/>
          <w:marTop w:val="0"/>
          <w:marBottom w:val="0"/>
          <w:divBdr>
            <w:top w:val="none" w:sz="0" w:space="0" w:color="auto"/>
            <w:left w:val="none" w:sz="0" w:space="0" w:color="auto"/>
            <w:bottom w:val="none" w:sz="0" w:space="0" w:color="auto"/>
            <w:right w:val="none" w:sz="0" w:space="0" w:color="auto"/>
          </w:divBdr>
        </w:div>
        <w:div w:id="1896159213">
          <w:marLeft w:val="640"/>
          <w:marRight w:val="0"/>
          <w:marTop w:val="0"/>
          <w:marBottom w:val="0"/>
          <w:divBdr>
            <w:top w:val="none" w:sz="0" w:space="0" w:color="auto"/>
            <w:left w:val="none" w:sz="0" w:space="0" w:color="auto"/>
            <w:bottom w:val="none" w:sz="0" w:space="0" w:color="auto"/>
            <w:right w:val="none" w:sz="0" w:space="0" w:color="auto"/>
          </w:divBdr>
        </w:div>
        <w:div w:id="1935168794">
          <w:marLeft w:val="640"/>
          <w:marRight w:val="0"/>
          <w:marTop w:val="0"/>
          <w:marBottom w:val="0"/>
          <w:divBdr>
            <w:top w:val="none" w:sz="0" w:space="0" w:color="auto"/>
            <w:left w:val="none" w:sz="0" w:space="0" w:color="auto"/>
            <w:bottom w:val="none" w:sz="0" w:space="0" w:color="auto"/>
            <w:right w:val="none" w:sz="0" w:space="0" w:color="auto"/>
          </w:divBdr>
        </w:div>
        <w:div w:id="1975863861">
          <w:marLeft w:val="640"/>
          <w:marRight w:val="0"/>
          <w:marTop w:val="0"/>
          <w:marBottom w:val="0"/>
          <w:divBdr>
            <w:top w:val="none" w:sz="0" w:space="0" w:color="auto"/>
            <w:left w:val="none" w:sz="0" w:space="0" w:color="auto"/>
            <w:bottom w:val="none" w:sz="0" w:space="0" w:color="auto"/>
            <w:right w:val="none" w:sz="0" w:space="0" w:color="auto"/>
          </w:divBdr>
        </w:div>
        <w:div w:id="1767537613">
          <w:marLeft w:val="640"/>
          <w:marRight w:val="0"/>
          <w:marTop w:val="0"/>
          <w:marBottom w:val="0"/>
          <w:divBdr>
            <w:top w:val="none" w:sz="0" w:space="0" w:color="auto"/>
            <w:left w:val="none" w:sz="0" w:space="0" w:color="auto"/>
            <w:bottom w:val="none" w:sz="0" w:space="0" w:color="auto"/>
            <w:right w:val="none" w:sz="0" w:space="0" w:color="auto"/>
          </w:divBdr>
        </w:div>
        <w:div w:id="581640123">
          <w:marLeft w:val="640"/>
          <w:marRight w:val="0"/>
          <w:marTop w:val="0"/>
          <w:marBottom w:val="0"/>
          <w:divBdr>
            <w:top w:val="none" w:sz="0" w:space="0" w:color="auto"/>
            <w:left w:val="none" w:sz="0" w:space="0" w:color="auto"/>
            <w:bottom w:val="none" w:sz="0" w:space="0" w:color="auto"/>
            <w:right w:val="none" w:sz="0" w:space="0" w:color="auto"/>
          </w:divBdr>
        </w:div>
        <w:div w:id="1788506674">
          <w:marLeft w:val="640"/>
          <w:marRight w:val="0"/>
          <w:marTop w:val="0"/>
          <w:marBottom w:val="0"/>
          <w:divBdr>
            <w:top w:val="none" w:sz="0" w:space="0" w:color="auto"/>
            <w:left w:val="none" w:sz="0" w:space="0" w:color="auto"/>
            <w:bottom w:val="none" w:sz="0" w:space="0" w:color="auto"/>
            <w:right w:val="none" w:sz="0" w:space="0" w:color="auto"/>
          </w:divBdr>
        </w:div>
        <w:div w:id="194537203">
          <w:marLeft w:val="640"/>
          <w:marRight w:val="0"/>
          <w:marTop w:val="0"/>
          <w:marBottom w:val="0"/>
          <w:divBdr>
            <w:top w:val="none" w:sz="0" w:space="0" w:color="auto"/>
            <w:left w:val="none" w:sz="0" w:space="0" w:color="auto"/>
            <w:bottom w:val="none" w:sz="0" w:space="0" w:color="auto"/>
            <w:right w:val="none" w:sz="0" w:space="0" w:color="auto"/>
          </w:divBdr>
        </w:div>
        <w:div w:id="467745278">
          <w:marLeft w:val="640"/>
          <w:marRight w:val="0"/>
          <w:marTop w:val="0"/>
          <w:marBottom w:val="0"/>
          <w:divBdr>
            <w:top w:val="none" w:sz="0" w:space="0" w:color="auto"/>
            <w:left w:val="none" w:sz="0" w:space="0" w:color="auto"/>
            <w:bottom w:val="none" w:sz="0" w:space="0" w:color="auto"/>
            <w:right w:val="none" w:sz="0" w:space="0" w:color="auto"/>
          </w:divBdr>
        </w:div>
        <w:div w:id="1580749584">
          <w:marLeft w:val="640"/>
          <w:marRight w:val="0"/>
          <w:marTop w:val="0"/>
          <w:marBottom w:val="0"/>
          <w:divBdr>
            <w:top w:val="none" w:sz="0" w:space="0" w:color="auto"/>
            <w:left w:val="none" w:sz="0" w:space="0" w:color="auto"/>
            <w:bottom w:val="none" w:sz="0" w:space="0" w:color="auto"/>
            <w:right w:val="none" w:sz="0" w:space="0" w:color="auto"/>
          </w:divBdr>
        </w:div>
        <w:div w:id="826212953">
          <w:marLeft w:val="640"/>
          <w:marRight w:val="0"/>
          <w:marTop w:val="0"/>
          <w:marBottom w:val="0"/>
          <w:divBdr>
            <w:top w:val="none" w:sz="0" w:space="0" w:color="auto"/>
            <w:left w:val="none" w:sz="0" w:space="0" w:color="auto"/>
            <w:bottom w:val="none" w:sz="0" w:space="0" w:color="auto"/>
            <w:right w:val="none" w:sz="0" w:space="0" w:color="auto"/>
          </w:divBdr>
        </w:div>
        <w:div w:id="106237863">
          <w:marLeft w:val="640"/>
          <w:marRight w:val="0"/>
          <w:marTop w:val="0"/>
          <w:marBottom w:val="0"/>
          <w:divBdr>
            <w:top w:val="none" w:sz="0" w:space="0" w:color="auto"/>
            <w:left w:val="none" w:sz="0" w:space="0" w:color="auto"/>
            <w:bottom w:val="none" w:sz="0" w:space="0" w:color="auto"/>
            <w:right w:val="none" w:sz="0" w:space="0" w:color="auto"/>
          </w:divBdr>
        </w:div>
        <w:div w:id="422261980">
          <w:marLeft w:val="640"/>
          <w:marRight w:val="0"/>
          <w:marTop w:val="0"/>
          <w:marBottom w:val="0"/>
          <w:divBdr>
            <w:top w:val="none" w:sz="0" w:space="0" w:color="auto"/>
            <w:left w:val="none" w:sz="0" w:space="0" w:color="auto"/>
            <w:bottom w:val="none" w:sz="0" w:space="0" w:color="auto"/>
            <w:right w:val="none" w:sz="0" w:space="0" w:color="auto"/>
          </w:divBdr>
        </w:div>
        <w:div w:id="1823236754">
          <w:marLeft w:val="640"/>
          <w:marRight w:val="0"/>
          <w:marTop w:val="0"/>
          <w:marBottom w:val="0"/>
          <w:divBdr>
            <w:top w:val="none" w:sz="0" w:space="0" w:color="auto"/>
            <w:left w:val="none" w:sz="0" w:space="0" w:color="auto"/>
            <w:bottom w:val="none" w:sz="0" w:space="0" w:color="auto"/>
            <w:right w:val="none" w:sz="0" w:space="0" w:color="auto"/>
          </w:divBdr>
        </w:div>
        <w:div w:id="463279123">
          <w:marLeft w:val="640"/>
          <w:marRight w:val="0"/>
          <w:marTop w:val="0"/>
          <w:marBottom w:val="0"/>
          <w:divBdr>
            <w:top w:val="none" w:sz="0" w:space="0" w:color="auto"/>
            <w:left w:val="none" w:sz="0" w:space="0" w:color="auto"/>
            <w:bottom w:val="none" w:sz="0" w:space="0" w:color="auto"/>
            <w:right w:val="none" w:sz="0" w:space="0" w:color="auto"/>
          </w:divBdr>
        </w:div>
        <w:div w:id="444079789">
          <w:marLeft w:val="640"/>
          <w:marRight w:val="0"/>
          <w:marTop w:val="0"/>
          <w:marBottom w:val="0"/>
          <w:divBdr>
            <w:top w:val="none" w:sz="0" w:space="0" w:color="auto"/>
            <w:left w:val="none" w:sz="0" w:space="0" w:color="auto"/>
            <w:bottom w:val="none" w:sz="0" w:space="0" w:color="auto"/>
            <w:right w:val="none" w:sz="0" w:space="0" w:color="auto"/>
          </w:divBdr>
        </w:div>
        <w:div w:id="1801456744">
          <w:marLeft w:val="640"/>
          <w:marRight w:val="0"/>
          <w:marTop w:val="0"/>
          <w:marBottom w:val="0"/>
          <w:divBdr>
            <w:top w:val="none" w:sz="0" w:space="0" w:color="auto"/>
            <w:left w:val="none" w:sz="0" w:space="0" w:color="auto"/>
            <w:bottom w:val="none" w:sz="0" w:space="0" w:color="auto"/>
            <w:right w:val="none" w:sz="0" w:space="0" w:color="auto"/>
          </w:divBdr>
        </w:div>
        <w:div w:id="34891633">
          <w:marLeft w:val="640"/>
          <w:marRight w:val="0"/>
          <w:marTop w:val="0"/>
          <w:marBottom w:val="0"/>
          <w:divBdr>
            <w:top w:val="none" w:sz="0" w:space="0" w:color="auto"/>
            <w:left w:val="none" w:sz="0" w:space="0" w:color="auto"/>
            <w:bottom w:val="none" w:sz="0" w:space="0" w:color="auto"/>
            <w:right w:val="none" w:sz="0" w:space="0" w:color="auto"/>
          </w:divBdr>
        </w:div>
        <w:div w:id="85879973">
          <w:marLeft w:val="640"/>
          <w:marRight w:val="0"/>
          <w:marTop w:val="0"/>
          <w:marBottom w:val="0"/>
          <w:divBdr>
            <w:top w:val="none" w:sz="0" w:space="0" w:color="auto"/>
            <w:left w:val="none" w:sz="0" w:space="0" w:color="auto"/>
            <w:bottom w:val="none" w:sz="0" w:space="0" w:color="auto"/>
            <w:right w:val="none" w:sz="0" w:space="0" w:color="auto"/>
          </w:divBdr>
        </w:div>
        <w:div w:id="797070770">
          <w:marLeft w:val="640"/>
          <w:marRight w:val="0"/>
          <w:marTop w:val="0"/>
          <w:marBottom w:val="0"/>
          <w:divBdr>
            <w:top w:val="none" w:sz="0" w:space="0" w:color="auto"/>
            <w:left w:val="none" w:sz="0" w:space="0" w:color="auto"/>
            <w:bottom w:val="none" w:sz="0" w:space="0" w:color="auto"/>
            <w:right w:val="none" w:sz="0" w:space="0" w:color="auto"/>
          </w:divBdr>
        </w:div>
        <w:div w:id="531580587">
          <w:marLeft w:val="640"/>
          <w:marRight w:val="0"/>
          <w:marTop w:val="0"/>
          <w:marBottom w:val="0"/>
          <w:divBdr>
            <w:top w:val="none" w:sz="0" w:space="0" w:color="auto"/>
            <w:left w:val="none" w:sz="0" w:space="0" w:color="auto"/>
            <w:bottom w:val="none" w:sz="0" w:space="0" w:color="auto"/>
            <w:right w:val="none" w:sz="0" w:space="0" w:color="auto"/>
          </w:divBdr>
        </w:div>
        <w:div w:id="769618394">
          <w:marLeft w:val="640"/>
          <w:marRight w:val="0"/>
          <w:marTop w:val="0"/>
          <w:marBottom w:val="0"/>
          <w:divBdr>
            <w:top w:val="none" w:sz="0" w:space="0" w:color="auto"/>
            <w:left w:val="none" w:sz="0" w:space="0" w:color="auto"/>
            <w:bottom w:val="none" w:sz="0" w:space="0" w:color="auto"/>
            <w:right w:val="none" w:sz="0" w:space="0" w:color="auto"/>
          </w:divBdr>
        </w:div>
        <w:div w:id="1570457833">
          <w:marLeft w:val="640"/>
          <w:marRight w:val="0"/>
          <w:marTop w:val="0"/>
          <w:marBottom w:val="0"/>
          <w:divBdr>
            <w:top w:val="none" w:sz="0" w:space="0" w:color="auto"/>
            <w:left w:val="none" w:sz="0" w:space="0" w:color="auto"/>
            <w:bottom w:val="none" w:sz="0" w:space="0" w:color="auto"/>
            <w:right w:val="none" w:sz="0" w:space="0" w:color="auto"/>
          </w:divBdr>
        </w:div>
        <w:div w:id="756634780">
          <w:marLeft w:val="640"/>
          <w:marRight w:val="0"/>
          <w:marTop w:val="0"/>
          <w:marBottom w:val="0"/>
          <w:divBdr>
            <w:top w:val="none" w:sz="0" w:space="0" w:color="auto"/>
            <w:left w:val="none" w:sz="0" w:space="0" w:color="auto"/>
            <w:bottom w:val="none" w:sz="0" w:space="0" w:color="auto"/>
            <w:right w:val="none" w:sz="0" w:space="0" w:color="auto"/>
          </w:divBdr>
        </w:div>
        <w:div w:id="194197131">
          <w:marLeft w:val="640"/>
          <w:marRight w:val="0"/>
          <w:marTop w:val="0"/>
          <w:marBottom w:val="0"/>
          <w:divBdr>
            <w:top w:val="none" w:sz="0" w:space="0" w:color="auto"/>
            <w:left w:val="none" w:sz="0" w:space="0" w:color="auto"/>
            <w:bottom w:val="none" w:sz="0" w:space="0" w:color="auto"/>
            <w:right w:val="none" w:sz="0" w:space="0" w:color="auto"/>
          </w:divBdr>
        </w:div>
        <w:div w:id="143158205">
          <w:marLeft w:val="640"/>
          <w:marRight w:val="0"/>
          <w:marTop w:val="0"/>
          <w:marBottom w:val="0"/>
          <w:divBdr>
            <w:top w:val="none" w:sz="0" w:space="0" w:color="auto"/>
            <w:left w:val="none" w:sz="0" w:space="0" w:color="auto"/>
            <w:bottom w:val="none" w:sz="0" w:space="0" w:color="auto"/>
            <w:right w:val="none" w:sz="0" w:space="0" w:color="auto"/>
          </w:divBdr>
        </w:div>
        <w:div w:id="1343776874">
          <w:marLeft w:val="640"/>
          <w:marRight w:val="0"/>
          <w:marTop w:val="0"/>
          <w:marBottom w:val="0"/>
          <w:divBdr>
            <w:top w:val="none" w:sz="0" w:space="0" w:color="auto"/>
            <w:left w:val="none" w:sz="0" w:space="0" w:color="auto"/>
            <w:bottom w:val="none" w:sz="0" w:space="0" w:color="auto"/>
            <w:right w:val="none" w:sz="0" w:space="0" w:color="auto"/>
          </w:divBdr>
        </w:div>
        <w:div w:id="1570579307">
          <w:marLeft w:val="640"/>
          <w:marRight w:val="0"/>
          <w:marTop w:val="0"/>
          <w:marBottom w:val="0"/>
          <w:divBdr>
            <w:top w:val="none" w:sz="0" w:space="0" w:color="auto"/>
            <w:left w:val="none" w:sz="0" w:space="0" w:color="auto"/>
            <w:bottom w:val="none" w:sz="0" w:space="0" w:color="auto"/>
            <w:right w:val="none" w:sz="0" w:space="0" w:color="auto"/>
          </w:divBdr>
        </w:div>
        <w:div w:id="1219245041">
          <w:marLeft w:val="640"/>
          <w:marRight w:val="0"/>
          <w:marTop w:val="0"/>
          <w:marBottom w:val="0"/>
          <w:divBdr>
            <w:top w:val="none" w:sz="0" w:space="0" w:color="auto"/>
            <w:left w:val="none" w:sz="0" w:space="0" w:color="auto"/>
            <w:bottom w:val="none" w:sz="0" w:space="0" w:color="auto"/>
            <w:right w:val="none" w:sz="0" w:space="0" w:color="auto"/>
          </w:divBdr>
        </w:div>
        <w:div w:id="700252265">
          <w:marLeft w:val="640"/>
          <w:marRight w:val="0"/>
          <w:marTop w:val="0"/>
          <w:marBottom w:val="0"/>
          <w:divBdr>
            <w:top w:val="none" w:sz="0" w:space="0" w:color="auto"/>
            <w:left w:val="none" w:sz="0" w:space="0" w:color="auto"/>
            <w:bottom w:val="none" w:sz="0" w:space="0" w:color="auto"/>
            <w:right w:val="none" w:sz="0" w:space="0" w:color="auto"/>
          </w:divBdr>
        </w:div>
        <w:div w:id="1191064352">
          <w:marLeft w:val="640"/>
          <w:marRight w:val="0"/>
          <w:marTop w:val="0"/>
          <w:marBottom w:val="0"/>
          <w:divBdr>
            <w:top w:val="none" w:sz="0" w:space="0" w:color="auto"/>
            <w:left w:val="none" w:sz="0" w:space="0" w:color="auto"/>
            <w:bottom w:val="none" w:sz="0" w:space="0" w:color="auto"/>
            <w:right w:val="none" w:sz="0" w:space="0" w:color="auto"/>
          </w:divBdr>
        </w:div>
        <w:div w:id="2004506885">
          <w:marLeft w:val="640"/>
          <w:marRight w:val="0"/>
          <w:marTop w:val="0"/>
          <w:marBottom w:val="0"/>
          <w:divBdr>
            <w:top w:val="none" w:sz="0" w:space="0" w:color="auto"/>
            <w:left w:val="none" w:sz="0" w:space="0" w:color="auto"/>
            <w:bottom w:val="none" w:sz="0" w:space="0" w:color="auto"/>
            <w:right w:val="none" w:sz="0" w:space="0" w:color="auto"/>
          </w:divBdr>
        </w:div>
        <w:div w:id="1174339680">
          <w:marLeft w:val="640"/>
          <w:marRight w:val="0"/>
          <w:marTop w:val="0"/>
          <w:marBottom w:val="0"/>
          <w:divBdr>
            <w:top w:val="none" w:sz="0" w:space="0" w:color="auto"/>
            <w:left w:val="none" w:sz="0" w:space="0" w:color="auto"/>
            <w:bottom w:val="none" w:sz="0" w:space="0" w:color="auto"/>
            <w:right w:val="none" w:sz="0" w:space="0" w:color="auto"/>
          </w:divBdr>
        </w:div>
        <w:div w:id="1638804544">
          <w:marLeft w:val="640"/>
          <w:marRight w:val="0"/>
          <w:marTop w:val="0"/>
          <w:marBottom w:val="0"/>
          <w:divBdr>
            <w:top w:val="none" w:sz="0" w:space="0" w:color="auto"/>
            <w:left w:val="none" w:sz="0" w:space="0" w:color="auto"/>
            <w:bottom w:val="none" w:sz="0" w:space="0" w:color="auto"/>
            <w:right w:val="none" w:sz="0" w:space="0" w:color="auto"/>
          </w:divBdr>
        </w:div>
        <w:div w:id="687410286">
          <w:marLeft w:val="640"/>
          <w:marRight w:val="0"/>
          <w:marTop w:val="0"/>
          <w:marBottom w:val="0"/>
          <w:divBdr>
            <w:top w:val="none" w:sz="0" w:space="0" w:color="auto"/>
            <w:left w:val="none" w:sz="0" w:space="0" w:color="auto"/>
            <w:bottom w:val="none" w:sz="0" w:space="0" w:color="auto"/>
            <w:right w:val="none" w:sz="0" w:space="0" w:color="auto"/>
          </w:divBdr>
        </w:div>
      </w:divsChild>
    </w:div>
    <w:div w:id="1938905442">
      <w:bodyDiv w:val="1"/>
      <w:marLeft w:val="0"/>
      <w:marRight w:val="0"/>
      <w:marTop w:val="0"/>
      <w:marBottom w:val="0"/>
      <w:divBdr>
        <w:top w:val="none" w:sz="0" w:space="0" w:color="auto"/>
        <w:left w:val="none" w:sz="0" w:space="0" w:color="auto"/>
        <w:bottom w:val="none" w:sz="0" w:space="0" w:color="auto"/>
        <w:right w:val="none" w:sz="0" w:space="0" w:color="auto"/>
      </w:divBdr>
      <w:divsChild>
        <w:div w:id="856040047">
          <w:marLeft w:val="640"/>
          <w:marRight w:val="0"/>
          <w:marTop w:val="0"/>
          <w:marBottom w:val="0"/>
          <w:divBdr>
            <w:top w:val="none" w:sz="0" w:space="0" w:color="auto"/>
            <w:left w:val="none" w:sz="0" w:space="0" w:color="auto"/>
            <w:bottom w:val="none" w:sz="0" w:space="0" w:color="auto"/>
            <w:right w:val="none" w:sz="0" w:space="0" w:color="auto"/>
          </w:divBdr>
        </w:div>
        <w:div w:id="193151530">
          <w:marLeft w:val="640"/>
          <w:marRight w:val="0"/>
          <w:marTop w:val="0"/>
          <w:marBottom w:val="0"/>
          <w:divBdr>
            <w:top w:val="none" w:sz="0" w:space="0" w:color="auto"/>
            <w:left w:val="none" w:sz="0" w:space="0" w:color="auto"/>
            <w:bottom w:val="none" w:sz="0" w:space="0" w:color="auto"/>
            <w:right w:val="none" w:sz="0" w:space="0" w:color="auto"/>
          </w:divBdr>
        </w:div>
        <w:div w:id="1481966122">
          <w:marLeft w:val="640"/>
          <w:marRight w:val="0"/>
          <w:marTop w:val="0"/>
          <w:marBottom w:val="0"/>
          <w:divBdr>
            <w:top w:val="none" w:sz="0" w:space="0" w:color="auto"/>
            <w:left w:val="none" w:sz="0" w:space="0" w:color="auto"/>
            <w:bottom w:val="none" w:sz="0" w:space="0" w:color="auto"/>
            <w:right w:val="none" w:sz="0" w:space="0" w:color="auto"/>
          </w:divBdr>
        </w:div>
        <w:div w:id="33846593">
          <w:marLeft w:val="640"/>
          <w:marRight w:val="0"/>
          <w:marTop w:val="0"/>
          <w:marBottom w:val="0"/>
          <w:divBdr>
            <w:top w:val="none" w:sz="0" w:space="0" w:color="auto"/>
            <w:left w:val="none" w:sz="0" w:space="0" w:color="auto"/>
            <w:bottom w:val="none" w:sz="0" w:space="0" w:color="auto"/>
            <w:right w:val="none" w:sz="0" w:space="0" w:color="auto"/>
          </w:divBdr>
        </w:div>
        <w:div w:id="1843933879">
          <w:marLeft w:val="640"/>
          <w:marRight w:val="0"/>
          <w:marTop w:val="0"/>
          <w:marBottom w:val="0"/>
          <w:divBdr>
            <w:top w:val="none" w:sz="0" w:space="0" w:color="auto"/>
            <w:left w:val="none" w:sz="0" w:space="0" w:color="auto"/>
            <w:bottom w:val="none" w:sz="0" w:space="0" w:color="auto"/>
            <w:right w:val="none" w:sz="0" w:space="0" w:color="auto"/>
          </w:divBdr>
        </w:div>
        <w:div w:id="958998164">
          <w:marLeft w:val="640"/>
          <w:marRight w:val="0"/>
          <w:marTop w:val="0"/>
          <w:marBottom w:val="0"/>
          <w:divBdr>
            <w:top w:val="none" w:sz="0" w:space="0" w:color="auto"/>
            <w:left w:val="none" w:sz="0" w:space="0" w:color="auto"/>
            <w:bottom w:val="none" w:sz="0" w:space="0" w:color="auto"/>
            <w:right w:val="none" w:sz="0" w:space="0" w:color="auto"/>
          </w:divBdr>
        </w:div>
        <w:div w:id="229000153">
          <w:marLeft w:val="640"/>
          <w:marRight w:val="0"/>
          <w:marTop w:val="0"/>
          <w:marBottom w:val="0"/>
          <w:divBdr>
            <w:top w:val="none" w:sz="0" w:space="0" w:color="auto"/>
            <w:left w:val="none" w:sz="0" w:space="0" w:color="auto"/>
            <w:bottom w:val="none" w:sz="0" w:space="0" w:color="auto"/>
            <w:right w:val="none" w:sz="0" w:space="0" w:color="auto"/>
          </w:divBdr>
        </w:div>
        <w:div w:id="1883053760">
          <w:marLeft w:val="640"/>
          <w:marRight w:val="0"/>
          <w:marTop w:val="0"/>
          <w:marBottom w:val="0"/>
          <w:divBdr>
            <w:top w:val="none" w:sz="0" w:space="0" w:color="auto"/>
            <w:left w:val="none" w:sz="0" w:space="0" w:color="auto"/>
            <w:bottom w:val="none" w:sz="0" w:space="0" w:color="auto"/>
            <w:right w:val="none" w:sz="0" w:space="0" w:color="auto"/>
          </w:divBdr>
        </w:div>
        <w:div w:id="1279220957">
          <w:marLeft w:val="640"/>
          <w:marRight w:val="0"/>
          <w:marTop w:val="0"/>
          <w:marBottom w:val="0"/>
          <w:divBdr>
            <w:top w:val="none" w:sz="0" w:space="0" w:color="auto"/>
            <w:left w:val="none" w:sz="0" w:space="0" w:color="auto"/>
            <w:bottom w:val="none" w:sz="0" w:space="0" w:color="auto"/>
            <w:right w:val="none" w:sz="0" w:space="0" w:color="auto"/>
          </w:divBdr>
        </w:div>
        <w:div w:id="1073087208">
          <w:marLeft w:val="640"/>
          <w:marRight w:val="0"/>
          <w:marTop w:val="0"/>
          <w:marBottom w:val="0"/>
          <w:divBdr>
            <w:top w:val="none" w:sz="0" w:space="0" w:color="auto"/>
            <w:left w:val="none" w:sz="0" w:space="0" w:color="auto"/>
            <w:bottom w:val="none" w:sz="0" w:space="0" w:color="auto"/>
            <w:right w:val="none" w:sz="0" w:space="0" w:color="auto"/>
          </w:divBdr>
        </w:div>
        <w:div w:id="233323377">
          <w:marLeft w:val="640"/>
          <w:marRight w:val="0"/>
          <w:marTop w:val="0"/>
          <w:marBottom w:val="0"/>
          <w:divBdr>
            <w:top w:val="none" w:sz="0" w:space="0" w:color="auto"/>
            <w:left w:val="none" w:sz="0" w:space="0" w:color="auto"/>
            <w:bottom w:val="none" w:sz="0" w:space="0" w:color="auto"/>
            <w:right w:val="none" w:sz="0" w:space="0" w:color="auto"/>
          </w:divBdr>
        </w:div>
        <w:div w:id="1754735499">
          <w:marLeft w:val="640"/>
          <w:marRight w:val="0"/>
          <w:marTop w:val="0"/>
          <w:marBottom w:val="0"/>
          <w:divBdr>
            <w:top w:val="none" w:sz="0" w:space="0" w:color="auto"/>
            <w:left w:val="none" w:sz="0" w:space="0" w:color="auto"/>
            <w:bottom w:val="none" w:sz="0" w:space="0" w:color="auto"/>
            <w:right w:val="none" w:sz="0" w:space="0" w:color="auto"/>
          </w:divBdr>
        </w:div>
        <w:div w:id="226303736">
          <w:marLeft w:val="640"/>
          <w:marRight w:val="0"/>
          <w:marTop w:val="0"/>
          <w:marBottom w:val="0"/>
          <w:divBdr>
            <w:top w:val="none" w:sz="0" w:space="0" w:color="auto"/>
            <w:left w:val="none" w:sz="0" w:space="0" w:color="auto"/>
            <w:bottom w:val="none" w:sz="0" w:space="0" w:color="auto"/>
            <w:right w:val="none" w:sz="0" w:space="0" w:color="auto"/>
          </w:divBdr>
        </w:div>
        <w:div w:id="273444865">
          <w:marLeft w:val="640"/>
          <w:marRight w:val="0"/>
          <w:marTop w:val="0"/>
          <w:marBottom w:val="0"/>
          <w:divBdr>
            <w:top w:val="none" w:sz="0" w:space="0" w:color="auto"/>
            <w:left w:val="none" w:sz="0" w:space="0" w:color="auto"/>
            <w:bottom w:val="none" w:sz="0" w:space="0" w:color="auto"/>
            <w:right w:val="none" w:sz="0" w:space="0" w:color="auto"/>
          </w:divBdr>
        </w:div>
        <w:div w:id="240213192">
          <w:marLeft w:val="640"/>
          <w:marRight w:val="0"/>
          <w:marTop w:val="0"/>
          <w:marBottom w:val="0"/>
          <w:divBdr>
            <w:top w:val="none" w:sz="0" w:space="0" w:color="auto"/>
            <w:left w:val="none" w:sz="0" w:space="0" w:color="auto"/>
            <w:bottom w:val="none" w:sz="0" w:space="0" w:color="auto"/>
            <w:right w:val="none" w:sz="0" w:space="0" w:color="auto"/>
          </w:divBdr>
        </w:div>
        <w:div w:id="140193791">
          <w:marLeft w:val="640"/>
          <w:marRight w:val="0"/>
          <w:marTop w:val="0"/>
          <w:marBottom w:val="0"/>
          <w:divBdr>
            <w:top w:val="none" w:sz="0" w:space="0" w:color="auto"/>
            <w:left w:val="none" w:sz="0" w:space="0" w:color="auto"/>
            <w:bottom w:val="none" w:sz="0" w:space="0" w:color="auto"/>
            <w:right w:val="none" w:sz="0" w:space="0" w:color="auto"/>
          </w:divBdr>
        </w:div>
        <w:div w:id="1650210558">
          <w:marLeft w:val="640"/>
          <w:marRight w:val="0"/>
          <w:marTop w:val="0"/>
          <w:marBottom w:val="0"/>
          <w:divBdr>
            <w:top w:val="none" w:sz="0" w:space="0" w:color="auto"/>
            <w:left w:val="none" w:sz="0" w:space="0" w:color="auto"/>
            <w:bottom w:val="none" w:sz="0" w:space="0" w:color="auto"/>
            <w:right w:val="none" w:sz="0" w:space="0" w:color="auto"/>
          </w:divBdr>
        </w:div>
        <w:div w:id="997342867">
          <w:marLeft w:val="640"/>
          <w:marRight w:val="0"/>
          <w:marTop w:val="0"/>
          <w:marBottom w:val="0"/>
          <w:divBdr>
            <w:top w:val="none" w:sz="0" w:space="0" w:color="auto"/>
            <w:left w:val="none" w:sz="0" w:space="0" w:color="auto"/>
            <w:bottom w:val="none" w:sz="0" w:space="0" w:color="auto"/>
            <w:right w:val="none" w:sz="0" w:space="0" w:color="auto"/>
          </w:divBdr>
        </w:div>
        <w:div w:id="871458483">
          <w:marLeft w:val="640"/>
          <w:marRight w:val="0"/>
          <w:marTop w:val="0"/>
          <w:marBottom w:val="0"/>
          <w:divBdr>
            <w:top w:val="none" w:sz="0" w:space="0" w:color="auto"/>
            <w:left w:val="none" w:sz="0" w:space="0" w:color="auto"/>
            <w:bottom w:val="none" w:sz="0" w:space="0" w:color="auto"/>
            <w:right w:val="none" w:sz="0" w:space="0" w:color="auto"/>
          </w:divBdr>
        </w:div>
        <w:div w:id="2130930288">
          <w:marLeft w:val="640"/>
          <w:marRight w:val="0"/>
          <w:marTop w:val="0"/>
          <w:marBottom w:val="0"/>
          <w:divBdr>
            <w:top w:val="none" w:sz="0" w:space="0" w:color="auto"/>
            <w:left w:val="none" w:sz="0" w:space="0" w:color="auto"/>
            <w:bottom w:val="none" w:sz="0" w:space="0" w:color="auto"/>
            <w:right w:val="none" w:sz="0" w:space="0" w:color="auto"/>
          </w:divBdr>
        </w:div>
        <w:div w:id="1666663620">
          <w:marLeft w:val="640"/>
          <w:marRight w:val="0"/>
          <w:marTop w:val="0"/>
          <w:marBottom w:val="0"/>
          <w:divBdr>
            <w:top w:val="none" w:sz="0" w:space="0" w:color="auto"/>
            <w:left w:val="none" w:sz="0" w:space="0" w:color="auto"/>
            <w:bottom w:val="none" w:sz="0" w:space="0" w:color="auto"/>
            <w:right w:val="none" w:sz="0" w:space="0" w:color="auto"/>
          </w:divBdr>
        </w:div>
        <w:div w:id="952594703">
          <w:marLeft w:val="640"/>
          <w:marRight w:val="0"/>
          <w:marTop w:val="0"/>
          <w:marBottom w:val="0"/>
          <w:divBdr>
            <w:top w:val="none" w:sz="0" w:space="0" w:color="auto"/>
            <w:left w:val="none" w:sz="0" w:space="0" w:color="auto"/>
            <w:bottom w:val="none" w:sz="0" w:space="0" w:color="auto"/>
            <w:right w:val="none" w:sz="0" w:space="0" w:color="auto"/>
          </w:divBdr>
        </w:div>
      </w:divsChild>
    </w:div>
    <w:div w:id="1943688611">
      <w:bodyDiv w:val="1"/>
      <w:marLeft w:val="0"/>
      <w:marRight w:val="0"/>
      <w:marTop w:val="0"/>
      <w:marBottom w:val="0"/>
      <w:divBdr>
        <w:top w:val="none" w:sz="0" w:space="0" w:color="auto"/>
        <w:left w:val="none" w:sz="0" w:space="0" w:color="auto"/>
        <w:bottom w:val="none" w:sz="0" w:space="0" w:color="auto"/>
        <w:right w:val="none" w:sz="0" w:space="0" w:color="auto"/>
      </w:divBdr>
    </w:div>
    <w:div w:id="1945720684">
      <w:bodyDiv w:val="1"/>
      <w:marLeft w:val="0"/>
      <w:marRight w:val="0"/>
      <w:marTop w:val="0"/>
      <w:marBottom w:val="0"/>
      <w:divBdr>
        <w:top w:val="none" w:sz="0" w:space="0" w:color="auto"/>
        <w:left w:val="none" w:sz="0" w:space="0" w:color="auto"/>
        <w:bottom w:val="none" w:sz="0" w:space="0" w:color="auto"/>
        <w:right w:val="none" w:sz="0" w:space="0" w:color="auto"/>
      </w:divBdr>
      <w:divsChild>
        <w:div w:id="1014772113">
          <w:marLeft w:val="640"/>
          <w:marRight w:val="0"/>
          <w:marTop w:val="0"/>
          <w:marBottom w:val="0"/>
          <w:divBdr>
            <w:top w:val="none" w:sz="0" w:space="0" w:color="auto"/>
            <w:left w:val="none" w:sz="0" w:space="0" w:color="auto"/>
            <w:bottom w:val="none" w:sz="0" w:space="0" w:color="auto"/>
            <w:right w:val="none" w:sz="0" w:space="0" w:color="auto"/>
          </w:divBdr>
        </w:div>
        <w:div w:id="348483782">
          <w:marLeft w:val="640"/>
          <w:marRight w:val="0"/>
          <w:marTop w:val="0"/>
          <w:marBottom w:val="0"/>
          <w:divBdr>
            <w:top w:val="none" w:sz="0" w:space="0" w:color="auto"/>
            <w:left w:val="none" w:sz="0" w:space="0" w:color="auto"/>
            <w:bottom w:val="none" w:sz="0" w:space="0" w:color="auto"/>
            <w:right w:val="none" w:sz="0" w:space="0" w:color="auto"/>
          </w:divBdr>
        </w:div>
        <w:div w:id="2106919126">
          <w:marLeft w:val="640"/>
          <w:marRight w:val="0"/>
          <w:marTop w:val="0"/>
          <w:marBottom w:val="0"/>
          <w:divBdr>
            <w:top w:val="none" w:sz="0" w:space="0" w:color="auto"/>
            <w:left w:val="none" w:sz="0" w:space="0" w:color="auto"/>
            <w:bottom w:val="none" w:sz="0" w:space="0" w:color="auto"/>
            <w:right w:val="none" w:sz="0" w:space="0" w:color="auto"/>
          </w:divBdr>
        </w:div>
        <w:div w:id="2088726713">
          <w:marLeft w:val="640"/>
          <w:marRight w:val="0"/>
          <w:marTop w:val="0"/>
          <w:marBottom w:val="0"/>
          <w:divBdr>
            <w:top w:val="none" w:sz="0" w:space="0" w:color="auto"/>
            <w:left w:val="none" w:sz="0" w:space="0" w:color="auto"/>
            <w:bottom w:val="none" w:sz="0" w:space="0" w:color="auto"/>
            <w:right w:val="none" w:sz="0" w:space="0" w:color="auto"/>
          </w:divBdr>
        </w:div>
        <w:div w:id="621771529">
          <w:marLeft w:val="640"/>
          <w:marRight w:val="0"/>
          <w:marTop w:val="0"/>
          <w:marBottom w:val="0"/>
          <w:divBdr>
            <w:top w:val="none" w:sz="0" w:space="0" w:color="auto"/>
            <w:left w:val="none" w:sz="0" w:space="0" w:color="auto"/>
            <w:bottom w:val="none" w:sz="0" w:space="0" w:color="auto"/>
            <w:right w:val="none" w:sz="0" w:space="0" w:color="auto"/>
          </w:divBdr>
        </w:div>
        <w:div w:id="780343280">
          <w:marLeft w:val="640"/>
          <w:marRight w:val="0"/>
          <w:marTop w:val="0"/>
          <w:marBottom w:val="0"/>
          <w:divBdr>
            <w:top w:val="none" w:sz="0" w:space="0" w:color="auto"/>
            <w:left w:val="none" w:sz="0" w:space="0" w:color="auto"/>
            <w:bottom w:val="none" w:sz="0" w:space="0" w:color="auto"/>
            <w:right w:val="none" w:sz="0" w:space="0" w:color="auto"/>
          </w:divBdr>
        </w:div>
        <w:div w:id="1886602931">
          <w:marLeft w:val="640"/>
          <w:marRight w:val="0"/>
          <w:marTop w:val="0"/>
          <w:marBottom w:val="0"/>
          <w:divBdr>
            <w:top w:val="none" w:sz="0" w:space="0" w:color="auto"/>
            <w:left w:val="none" w:sz="0" w:space="0" w:color="auto"/>
            <w:bottom w:val="none" w:sz="0" w:space="0" w:color="auto"/>
            <w:right w:val="none" w:sz="0" w:space="0" w:color="auto"/>
          </w:divBdr>
        </w:div>
        <w:div w:id="1284849015">
          <w:marLeft w:val="640"/>
          <w:marRight w:val="0"/>
          <w:marTop w:val="0"/>
          <w:marBottom w:val="0"/>
          <w:divBdr>
            <w:top w:val="none" w:sz="0" w:space="0" w:color="auto"/>
            <w:left w:val="none" w:sz="0" w:space="0" w:color="auto"/>
            <w:bottom w:val="none" w:sz="0" w:space="0" w:color="auto"/>
            <w:right w:val="none" w:sz="0" w:space="0" w:color="auto"/>
          </w:divBdr>
        </w:div>
        <w:div w:id="182132204">
          <w:marLeft w:val="640"/>
          <w:marRight w:val="0"/>
          <w:marTop w:val="0"/>
          <w:marBottom w:val="0"/>
          <w:divBdr>
            <w:top w:val="none" w:sz="0" w:space="0" w:color="auto"/>
            <w:left w:val="none" w:sz="0" w:space="0" w:color="auto"/>
            <w:bottom w:val="none" w:sz="0" w:space="0" w:color="auto"/>
            <w:right w:val="none" w:sz="0" w:space="0" w:color="auto"/>
          </w:divBdr>
        </w:div>
        <w:div w:id="45835840">
          <w:marLeft w:val="640"/>
          <w:marRight w:val="0"/>
          <w:marTop w:val="0"/>
          <w:marBottom w:val="0"/>
          <w:divBdr>
            <w:top w:val="none" w:sz="0" w:space="0" w:color="auto"/>
            <w:left w:val="none" w:sz="0" w:space="0" w:color="auto"/>
            <w:bottom w:val="none" w:sz="0" w:space="0" w:color="auto"/>
            <w:right w:val="none" w:sz="0" w:space="0" w:color="auto"/>
          </w:divBdr>
        </w:div>
        <w:div w:id="1185051563">
          <w:marLeft w:val="640"/>
          <w:marRight w:val="0"/>
          <w:marTop w:val="0"/>
          <w:marBottom w:val="0"/>
          <w:divBdr>
            <w:top w:val="none" w:sz="0" w:space="0" w:color="auto"/>
            <w:left w:val="none" w:sz="0" w:space="0" w:color="auto"/>
            <w:bottom w:val="none" w:sz="0" w:space="0" w:color="auto"/>
            <w:right w:val="none" w:sz="0" w:space="0" w:color="auto"/>
          </w:divBdr>
        </w:div>
        <w:div w:id="522403133">
          <w:marLeft w:val="640"/>
          <w:marRight w:val="0"/>
          <w:marTop w:val="0"/>
          <w:marBottom w:val="0"/>
          <w:divBdr>
            <w:top w:val="none" w:sz="0" w:space="0" w:color="auto"/>
            <w:left w:val="none" w:sz="0" w:space="0" w:color="auto"/>
            <w:bottom w:val="none" w:sz="0" w:space="0" w:color="auto"/>
            <w:right w:val="none" w:sz="0" w:space="0" w:color="auto"/>
          </w:divBdr>
        </w:div>
        <w:div w:id="1923102365">
          <w:marLeft w:val="640"/>
          <w:marRight w:val="0"/>
          <w:marTop w:val="0"/>
          <w:marBottom w:val="0"/>
          <w:divBdr>
            <w:top w:val="none" w:sz="0" w:space="0" w:color="auto"/>
            <w:left w:val="none" w:sz="0" w:space="0" w:color="auto"/>
            <w:bottom w:val="none" w:sz="0" w:space="0" w:color="auto"/>
            <w:right w:val="none" w:sz="0" w:space="0" w:color="auto"/>
          </w:divBdr>
        </w:div>
        <w:div w:id="907959750">
          <w:marLeft w:val="640"/>
          <w:marRight w:val="0"/>
          <w:marTop w:val="0"/>
          <w:marBottom w:val="0"/>
          <w:divBdr>
            <w:top w:val="none" w:sz="0" w:space="0" w:color="auto"/>
            <w:left w:val="none" w:sz="0" w:space="0" w:color="auto"/>
            <w:bottom w:val="none" w:sz="0" w:space="0" w:color="auto"/>
            <w:right w:val="none" w:sz="0" w:space="0" w:color="auto"/>
          </w:divBdr>
        </w:div>
        <w:div w:id="526255802">
          <w:marLeft w:val="640"/>
          <w:marRight w:val="0"/>
          <w:marTop w:val="0"/>
          <w:marBottom w:val="0"/>
          <w:divBdr>
            <w:top w:val="none" w:sz="0" w:space="0" w:color="auto"/>
            <w:left w:val="none" w:sz="0" w:space="0" w:color="auto"/>
            <w:bottom w:val="none" w:sz="0" w:space="0" w:color="auto"/>
            <w:right w:val="none" w:sz="0" w:space="0" w:color="auto"/>
          </w:divBdr>
        </w:div>
        <w:div w:id="413598310">
          <w:marLeft w:val="640"/>
          <w:marRight w:val="0"/>
          <w:marTop w:val="0"/>
          <w:marBottom w:val="0"/>
          <w:divBdr>
            <w:top w:val="none" w:sz="0" w:space="0" w:color="auto"/>
            <w:left w:val="none" w:sz="0" w:space="0" w:color="auto"/>
            <w:bottom w:val="none" w:sz="0" w:space="0" w:color="auto"/>
            <w:right w:val="none" w:sz="0" w:space="0" w:color="auto"/>
          </w:divBdr>
        </w:div>
        <w:div w:id="441657610">
          <w:marLeft w:val="640"/>
          <w:marRight w:val="0"/>
          <w:marTop w:val="0"/>
          <w:marBottom w:val="0"/>
          <w:divBdr>
            <w:top w:val="none" w:sz="0" w:space="0" w:color="auto"/>
            <w:left w:val="none" w:sz="0" w:space="0" w:color="auto"/>
            <w:bottom w:val="none" w:sz="0" w:space="0" w:color="auto"/>
            <w:right w:val="none" w:sz="0" w:space="0" w:color="auto"/>
          </w:divBdr>
        </w:div>
        <w:div w:id="1758671140">
          <w:marLeft w:val="640"/>
          <w:marRight w:val="0"/>
          <w:marTop w:val="0"/>
          <w:marBottom w:val="0"/>
          <w:divBdr>
            <w:top w:val="none" w:sz="0" w:space="0" w:color="auto"/>
            <w:left w:val="none" w:sz="0" w:space="0" w:color="auto"/>
            <w:bottom w:val="none" w:sz="0" w:space="0" w:color="auto"/>
            <w:right w:val="none" w:sz="0" w:space="0" w:color="auto"/>
          </w:divBdr>
        </w:div>
        <w:div w:id="1537349180">
          <w:marLeft w:val="640"/>
          <w:marRight w:val="0"/>
          <w:marTop w:val="0"/>
          <w:marBottom w:val="0"/>
          <w:divBdr>
            <w:top w:val="none" w:sz="0" w:space="0" w:color="auto"/>
            <w:left w:val="none" w:sz="0" w:space="0" w:color="auto"/>
            <w:bottom w:val="none" w:sz="0" w:space="0" w:color="auto"/>
            <w:right w:val="none" w:sz="0" w:space="0" w:color="auto"/>
          </w:divBdr>
        </w:div>
        <w:div w:id="21442272">
          <w:marLeft w:val="640"/>
          <w:marRight w:val="0"/>
          <w:marTop w:val="0"/>
          <w:marBottom w:val="0"/>
          <w:divBdr>
            <w:top w:val="none" w:sz="0" w:space="0" w:color="auto"/>
            <w:left w:val="none" w:sz="0" w:space="0" w:color="auto"/>
            <w:bottom w:val="none" w:sz="0" w:space="0" w:color="auto"/>
            <w:right w:val="none" w:sz="0" w:space="0" w:color="auto"/>
          </w:divBdr>
        </w:div>
        <w:div w:id="1379551155">
          <w:marLeft w:val="640"/>
          <w:marRight w:val="0"/>
          <w:marTop w:val="0"/>
          <w:marBottom w:val="0"/>
          <w:divBdr>
            <w:top w:val="none" w:sz="0" w:space="0" w:color="auto"/>
            <w:left w:val="none" w:sz="0" w:space="0" w:color="auto"/>
            <w:bottom w:val="none" w:sz="0" w:space="0" w:color="auto"/>
            <w:right w:val="none" w:sz="0" w:space="0" w:color="auto"/>
          </w:divBdr>
        </w:div>
        <w:div w:id="799805933">
          <w:marLeft w:val="640"/>
          <w:marRight w:val="0"/>
          <w:marTop w:val="0"/>
          <w:marBottom w:val="0"/>
          <w:divBdr>
            <w:top w:val="none" w:sz="0" w:space="0" w:color="auto"/>
            <w:left w:val="none" w:sz="0" w:space="0" w:color="auto"/>
            <w:bottom w:val="none" w:sz="0" w:space="0" w:color="auto"/>
            <w:right w:val="none" w:sz="0" w:space="0" w:color="auto"/>
          </w:divBdr>
        </w:div>
        <w:div w:id="867110513">
          <w:marLeft w:val="640"/>
          <w:marRight w:val="0"/>
          <w:marTop w:val="0"/>
          <w:marBottom w:val="0"/>
          <w:divBdr>
            <w:top w:val="none" w:sz="0" w:space="0" w:color="auto"/>
            <w:left w:val="none" w:sz="0" w:space="0" w:color="auto"/>
            <w:bottom w:val="none" w:sz="0" w:space="0" w:color="auto"/>
            <w:right w:val="none" w:sz="0" w:space="0" w:color="auto"/>
          </w:divBdr>
        </w:div>
        <w:div w:id="448596761">
          <w:marLeft w:val="640"/>
          <w:marRight w:val="0"/>
          <w:marTop w:val="0"/>
          <w:marBottom w:val="0"/>
          <w:divBdr>
            <w:top w:val="none" w:sz="0" w:space="0" w:color="auto"/>
            <w:left w:val="none" w:sz="0" w:space="0" w:color="auto"/>
            <w:bottom w:val="none" w:sz="0" w:space="0" w:color="auto"/>
            <w:right w:val="none" w:sz="0" w:space="0" w:color="auto"/>
          </w:divBdr>
        </w:div>
        <w:div w:id="1384326295">
          <w:marLeft w:val="640"/>
          <w:marRight w:val="0"/>
          <w:marTop w:val="0"/>
          <w:marBottom w:val="0"/>
          <w:divBdr>
            <w:top w:val="none" w:sz="0" w:space="0" w:color="auto"/>
            <w:left w:val="none" w:sz="0" w:space="0" w:color="auto"/>
            <w:bottom w:val="none" w:sz="0" w:space="0" w:color="auto"/>
            <w:right w:val="none" w:sz="0" w:space="0" w:color="auto"/>
          </w:divBdr>
        </w:div>
        <w:div w:id="1310012165">
          <w:marLeft w:val="640"/>
          <w:marRight w:val="0"/>
          <w:marTop w:val="0"/>
          <w:marBottom w:val="0"/>
          <w:divBdr>
            <w:top w:val="none" w:sz="0" w:space="0" w:color="auto"/>
            <w:left w:val="none" w:sz="0" w:space="0" w:color="auto"/>
            <w:bottom w:val="none" w:sz="0" w:space="0" w:color="auto"/>
            <w:right w:val="none" w:sz="0" w:space="0" w:color="auto"/>
          </w:divBdr>
        </w:div>
        <w:div w:id="1804495642">
          <w:marLeft w:val="640"/>
          <w:marRight w:val="0"/>
          <w:marTop w:val="0"/>
          <w:marBottom w:val="0"/>
          <w:divBdr>
            <w:top w:val="none" w:sz="0" w:space="0" w:color="auto"/>
            <w:left w:val="none" w:sz="0" w:space="0" w:color="auto"/>
            <w:bottom w:val="none" w:sz="0" w:space="0" w:color="auto"/>
            <w:right w:val="none" w:sz="0" w:space="0" w:color="auto"/>
          </w:divBdr>
        </w:div>
        <w:div w:id="1540315395">
          <w:marLeft w:val="640"/>
          <w:marRight w:val="0"/>
          <w:marTop w:val="0"/>
          <w:marBottom w:val="0"/>
          <w:divBdr>
            <w:top w:val="none" w:sz="0" w:space="0" w:color="auto"/>
            <w:left w:val="none" w:sz="0" w:space="0" w:color="auto"/>
            <w:bottom w:val="none" w:sz="0" w:space="0" w:color="auto"/>
            <w:right w:val="none" w:sz="0" w:space="0" w:color="auto"/>
          </w:divBdr>
        </w:div>
        <w:div w:id="1871645076">
          <w:marLeft w:val="640"/>
          <w:marRight w:val="0"/>
          <w:marTop w:val="0"/>
          <w:marBottom w:val="0"/>
          <w:divBdr>
            <w:top w:val="none" w:sz="0" w:space="0" w:color="auto"/>
            <w:left w:val="none" w:sz="0" w:space="0" w:color="auto"/>
            <w:bottom w:val="none" w:sz="0" w:space="0" w:color="auto"/>
            <w:right w:val="none" w:sz="0" w:space="0" w:color="auto"/>
          </w:divBdr>
        </w:div>
        <w:div w:id="230652729">
          <w:marLeft w:val="640"/>
          <w:marRight w:val="0"/>
          <w:marTop w:val="0"/>
          <w:marBottom w:val="0"/>
          <w:divBdr>
            <w:top w:val="none" w:sz="0" w:space="0" w:color="auto"/>
            <w:left w:val="none" w:sz="0" w:space="0" w:color="auto"/>
            <w:bottom w:val="none" w:sz="0" w:space="0" w:color="auto"/>
            <w:right w:val="none" w:sz="0" w:space="0" w:color="auto"/>
          </w:divBdr>
        </w:div>
        <w:div w:id="1634604925">
          <w:marLeft w:val="640"/>
          <w:marRight w:val="0"/>
          <w:marTop w:val="0"/>
          <w:marBottom w:val="0"/>
          <w:divBdr>
            <w:top w:val="none" w:sz="0" w:space="0" w:color="auto"/>
            <w:left w:val="none" w:sz="0" w:space="0" w:color="auto"/>
            <w:bottom w:val="none" w:sz="0" w:space="0" w:color="auto"/>
            <w:right w:val="none" w:sz="0" w:space="0" w:color="auto"/>
          </w:divBdr>
        </w:div>
        <w:div w:id="314066777">
          <w:marLeft w:val="640"/>
          <w:marRight w:val="0"/>
          <w:marTop w:val="0"/>
          <w:marBottom w:val="0"/>
          <w:divBdr>
            <w:top w:val="none" w:sz="0" w:space="0" w:color="auto"/>
            <w:left w:val="none" w:sz="0" w:space="0" w:color="auto"/>
            <w:bottom w:val="none" w:sz="0" w:space="0" w:color="auto"/>
            <w:right w:val="none" w:sz="0" w:space="0" w:color="auto"/>
          </w:divBdr>
        </w:div>
        <w:div w:id="1254820956">
          <w:marLeft w:val="640"/>
          <w:marRight w:val="0"/>
          <w:marTop w:val="0"/>
          <w:marBottom w:val="0"/>
          <w:divBdr>
            <w:top w:val="none" w:sz="0" w:space="0" w:color="auto"/>
            <w:left w:val="none" w:sz="0" w:space="0" w:color="auto"/>
            <w:bottom w:val="none" w:sz="0" w:space="0" w:color="auto"/>
            <w:right w:val="none" w:sz="0" w:space="0" w:color="auto"/>
          </w:divBdr>
        </w:div>
        <w:div w:id="722023562">
          <w:marLeft w:val="640"/>
          <w:marRight w:val="0"/>
          <w:marTop w:val="0"/>
          <w:marBottom w:val="0"/>
          <w:divBdr>
            <w:top w:val="none" w:sz="0" w:space="0" w:color="auto"/>
            <w:left w:val="none" w:sz="0" w:space="0" w:color="auto"/>
            <w:bottom w:val="none" w:sz="0" w:space="0" w:color="auto"/>
            <w:right w:val="none" w:sz="0" w:space="0" w:color="auto"/>
          </w:divBdr>
        </w:div>
        <w:div w:id="600797432">
          <w:marLeft w:val="640"/>
          <w:marRight w:val="0"/>
          <w:marTop w:val="0"/>
          <w:marBottom w:val="0"/>
          <w:divBdr>
            <w:top w:val="none" w:sz="0" w:space="0" w:color="auto"/>
            <w:left w:val="none" w:sz="0" w:space="0" w:color="auto"/>
            <w:bottom w:val="none" w:sz="0" w:space="0" w:color="auto"/>
            <w:right w:val="none" w:sz="0" w:space="0" w:color="auto"/>
          </w:divBdr>
        </w:div>
      </w:divsChild>
    </w:div>
    <w:div w:id="1954047251">
      <w:bodyDiv w:val="1"/>
      <w:marLeft w:val="0"/>
      <w:marRight w:val="0"/>
      <w:marTop w:val="0"/>
      <w:marBottom w:val="0"/>
      <w:divBdr>
        <w:top w:val="none" w:sz="0" w:space="0" w:color="auto"/>
        <w:left w:val="none" w:sz="0" w:space="0" w:color="auto"/>
        <w:bottom w:val="none" w:sz="0" w:space="0" w:color="auto"/>
        <w:right w:val="none" w:sz="0" w:space="0" w:color="auto"/>
      </w:divBdr>
      <w:divsChild>
        <w:div w:id="1423262795">
          <w:marLeft w:val="640"/>
          <w:marRight w:val="0"/>
          <w:marTop w:val="0"/>
          <w:marBottom w:val="0"/>
          <w:divBdr>
            <w:top w:val="none" w:sz="0" w:space="0" w:color="auto"/>
            <w:left w:val="none" w:sz="0" w:space="0" w:color="auto"/>
            <w:bottom w:val="none" w:sz="0" w:space="0" w:color="auto"/>
            <w:right w:val="none" w:sz="0" w:space="0" w:color="auto"/>
          </w:divBdr>
        </w:div>
        <w:div w:id="147478000">
          <w:marLeft w:val="640"/>
          <w:marRight w:val="0"/>
          <w:marTop w:val="0"/>
          <w:marBottom w:val="0"/>
          <w:divBdr>
            <w:top w:val="none" w:sz="0" w:space="0" w:color="auto"/>
            <w:left w:val="none" w:sz="0" w:space="0" w:color="auto"/>
            <w:bottom w:val="none" w:sz="0" w:space="0" w:color="auto"/>
            <w:right w:val="none" w:sz="0" w:space="0" w:color="auto"/>
          </w:divBdr>
        </w:div>
        <w:div w:id="2141879396">
          <w:marLeft w:val="640"/>
          <w:marRight w:val="0"/>
          <w:marTop w:val="0"/>
          <w:marBottom w:val="0"/>
          <w:divBdr>
            <w:top w:val="none" w:sz="0" w:space="0" w:color="auto"/>
            <w:left w:val="none" w:sz="0" w:space="0" w:color="auto"/>
            <w:bottom w:val="none" w:sz="0" w:space="0" w:color="auto"/>
            <w:right w:val="none" w:sz="0" w:space="0" w:color="auto"/>
          </w:divBdr>
        </w:div>
        <w:div w:id="761610605">
          <w:marLeft w:val="640"/>
          <w:marRight w:val="0"/>
          <w:marTop w:val="0"/>
          <w:marBottom w:val="0"/>
          <w:divBdr>
            <w:top w:val="none" w:sz="0" w:space="0" w:color="auto"/>
            <w:left w:val="none" w:sz="0" w:space="0" w:color="auto"/>
            <w:bottom w:val="none" w:sz="0" w:space="0" w:color="auto"/>
            <w:right w:val="none" w:sz="0" w:space="0" w:color="auto"/>
          </w:divBdr>
        </w:div>
        <w:div w:id="223032549">
          <w:marLeft w:val="640"/>
          <w:marRight w:val="0"/>
          <w:marTop w:val="0"/>
          <w:marBottom w:val="0"/>
          <w:divBdr>
            <w:top w:val="none" w:sz="0" w:space="0" w:color="auto"/>
            <w:left w:val="none" w:sz="0" w:space="0" w:color="auto"/>
            <w:bottom w:val="none" w:sz="0" w:space="0" w:color="auto"/>
            <w:right w:val="none" w:sz="0" w:space="0" w:color="auto"/>
          </w:divBdr>
        </w:div>
        <w:div w:id="1315253919">
          <w:marLeft w:val="640"/>
          <w:marRight w:val="0"/>
          <w:marTop w:val="0"/>
          <w:marBottom w:val="0"/>
          <w:divBdr>
            <w:top w:val="none" w:sz="0" w:space="0" w:color="auto"/>
            <w:left w:val="none" w:sz="0" w:space="0" w:color="auto"/>
            <w:bottom w:val="none" w:sz="0" w:space="0" w:color="auto"/>
            <w:right w:val="none" w:sz="0" w:space="0" w:color="auto"/>
          </w:divBdr>
        </w:div>
        <w:div w:id="247158017">
          <w:marLeft w:val="640"/>
          <w:marRight w:val="0"/>
          <w:marTop w:val="0"/>
          <w:marBottom w:val="0"/>
          <w:divBdr>
            <w:top w:val="none" w:sz="0" w:space="0" w:color="auto"/>
            <w:left w:val="none" w:sz="0" w:space="0" w:color="auto"/>
            <w:bottom w:val="none" w:sz="0" w:space="0" w:color="auto"/>
            <w:right w:val="none" w:sz="0" w:space="0" w:color="auto"/>
          </w:divBdr>
        </w:div>
        <w:div w:id="377122762">
          <w:marLeft w:val="640"/>
          <w:marRight w:val="0"/>
          <w:marTop w:val="0"/>
          <w:marBottom w:val="0"/>
          <w:divBdr>
            <w:top w:val="none" w:sz="0" w:space="0" w:color="auto"/>
            <w:left w:val="none" w:sz="0" w:space="0" w:color="auto"/>
            <w:bottom w:val="none" w:sz="0" w:space="0" w:color="auto"/>
            <w:right w:val="none" w:sz="0" w:space="0" w:color="auto"/>
          </w:divBdr>
        </w:div>
        <w:div w:id="1333217238">
          <w:marLeft w:val="640"/>
          <w:marRight w:val="0"/>
          <w:marTop w:val="0"/>
          <w:marBottom w:val="0"/>
          <w:divBdr>
            <w:top w:val="none" w:sz="0" w:space="0" w:color="auto"/>
            <w:left w:val="none" w:sz="0" w:space="0" w:color="auto"/>
            <w:bottom w:val="none" w:sz="0" w:space="0" w:color="auto"/>
            <w:right w:val="none" w:sz="0" w:space="0" w:color="auto"/>
          </w:divBdr>
        </w:div>
        <w:div w:id="2074620798">
          <w:marLeft w:val="640"/>
          <w:marRight w:val="0"/>
          <w:marTop w:val="0"/>
          <w:marBottom w:val="0"/>
          <w:divBdr>
            <w:top w:val="none" w:sz="0" w:space="0" w:color="auto"/>
            <w:left w:val="none" w:sz="0" w:space="0" w:color="auto"/>
            <w:bottom w:val="none" w:sz="0" w:space="0" w:color="auto"/>
            <w:right w:val="none" w:sz="0" w:space="0" w:color="auto"/>
          </w:divBdr>
        </w:div>
        <w:div w:id="1896625472">
          <w:marLeft w:val="640"/>
          <w:marRight w:val="0"/>
          <w:marTop w:val="0"/>
          <w:marBottom w:val="0"/>
          <w:divBdr>
            <w:top w:val="none" w:sz="0" w:space="0" w:color="auto"/>
            <w:left w:val="none" w:sz="0" w:space="0" w:color="auto"/>
            <w:bottom w:val="none" w:sz="0" w:space="0" w:color="auto"/>
            <w:right w:val="none" w:sz="0" w:space="0" w:color="auto"/>
          </w:divBdr>
        </w:div>
        <w:div w:id="1809006626">
          <w:marLeft w:val="640"/>
          <w:marRight w:val="0"/>
          <w:marTop w:val="0"/>
          <w:marBottom w:val="0"/>
          <w:divBdr>
            <w:top w:val="none" w:sz="0" w:space="0" w:color="auto"/>
            <w:left w:val="none" w:sz="0" w:space="0" w:color="auto"/>
            <w:bottom w:val="none" w:sz="0" w:space="0" w:color="auto"/>
            <w:right w:val="none" w:sz="0" w:space="0" w:color="auto"/>
          </w:divBdr>
        </w:div>
        <w:div w:id="42140807">
          <w:marLeft w:val="640"/>
          <w:marRight w:val="0"/>
          <w:marTop w:val="0"/>
          <w:marBottom w:val="0"/>
          <w:divBdr>
            <w:top w:val="none" w:sz="0" w:space="0" w:color="auto"/>
            <w:left w:val="none" w:sz="0" w:space="0" w:color="auto"/>
            <w:bottom w:val="none" w:sz="0" w:space="0" w:color="auto"/>
            <w:right w:val="none" w:sz="0" w:space="0" w:color="auto"/>
          </w:divBdr>
        </w:div>
        <w:div w:id="817188834">
          <w:marLeft w:val="640"/>
          <w:marRight w:val="0"/>
          <w:marTop w:val="0"/>
          <w:marBottom w:val="0"/>
          <w:divBdr>
            <w:top w:val="none" w:sz="0" w:space="0" w:color="auto"/>
            <w:left w:val="none" w:sz="0" w:space="0" w:color="auto"/>
            <w:bottom w:val="none" w:sz="0" w:space="0" w:color="auto"/>
            <w:right w:val="none" w:sz="0" w:space="0" w:color="auto"/>
          </w:divBdr>
        </w:div>
        <w:div w:id="1080560508">
          <w:marLeft w:val="640"/>
          <w:marRight w:val="0"/>
          <w:marTop w:val="0"/>
          <w:marBottom w:val="0"/>
          <w:divBdr>
            <w:top w:val="none" w:sz="0" w:space="0" w:color="auto"/>
            <w:left w:val="none" w:sz="0" w:space="0" w:color="auto"/>
            <w:bottom w:val="none" w:sz="0" w:space="0" w:color="auto"/>
            <w:right w:val="none" w:sz="0" w:space="0" w:color="auto"/>
          </w:divBdr>
        </w:div>
        <w:div w:id="269358129">
          <w:marLeft w:val="640"/>
          <w:marRight w:val="0"/>
          <w:marTop w:val="0"/>
          <w:marBottom w:val="0"/>
          <w:divBdr>
            <w:top w:val="none" w:sz="0" w:space="0" w:color="auto"/>
            <w:left w:val="none" w:sz="0" w:space="0" w:color="auto"/>
            <w:bottom w:val="none" w:sz="0" w:space="0" w:color="auto"/>
            <w:right w:val="none" w:sz="0" w:space="0" w:color="auto"/>
          </w:divBdr>
        </w:div>
        <w:div w:id="518274587">
          <w:marLeft w:val="640"/>
          <w:marRight w:val="0"/>
          <w:marTop w:val="0"/>
          <w:marBottom w:val="0"/>
          <w:divBdr>
            <w:top w:val="none" w:sz="0" w:space="0" w:color="auto"/>
            <w:left w:val="none" w:sz="0" w:space="0" w:color="auto"/>
            <w:bottom w:val="none" w:sz="0" w:space="0" w:color="auto"/>
            <w:right w:val="none" w:sz="0" w:space="0" w:color="auto"/>
          </w:divBdr>
        </w:div>
        <w:div w:id="622658789">
          <w:marLeft w:val="640"/>
          <w:marRight w:val="0"/>
          <w:marTop w:val="0"/>
          <w:marBottom w:val="0"/>
          <w:divBdr>
            <w:top w:val="none" w:sz="0" w:space="0" w:color="auto"/>
            <w:left w:val="none" w:sz="0" w:space="0" w:color="auto"/>
            <w:bottom w:val="none" w:sz="0" w:space="0" w:color="auto"/>
            <w:right w:val="none" w:sz="0" w:space="0" w:color="auto"/>
          </w:divBdr>
        </w:div>
        <w:div w:id="1169295284">
          <w:marLeft w:val="640"/>
          <w:marRight w:val="0"/>
          <w:marTop w:val="0"/>
          <w:marBottom w:val="0"/>
          <w:divBdr>
            <w:top w:val="none" w:sz="0" w:space="0" w:color="auto"/>
            <w:left w:val="none" w:sz="0" w:space="0" w:color="auto"/>
            <w:bottom w:val="none" w:sz="0" w:space="0" w:color="auto"/>
            <w:right w:val="none" w:sz="0" w:space="0" w:color="auto"/>
          </w:divBdr>
        </w:div>
        <w:div w:id="278486706">
          <w:marLeft w:val="640"/>
          <w:marRight w:val="0"/>
          <w:marTop w:val="0"/>
          <w:marBottom w:val="0"/>
          <w:divBdr>
            <w:top w:val="none" w:sz="0" w:space="0" w:color="auto"/>
            <w:left w:val="none" w:sz="0" w:space="0" w:color="auto"/>
            <w:bottom w:val="none" w:sz="0" w:space="0" w:color="auto"/>
            <w:right w:val="none" w:sz="0" w:space="0" w:color="auto"/>
          </w:divBdr>
        </w:div>
        <w:div w:id="1919362471">
          <w:marLeft w:val="640"/>
          <w:marRight w:val="0"/>
          <w:marTop w:val="0"/>
          <w:marBottom w:val="0"/>
          <w:divBdr>
            <w:top w:val="none" w:sz="0" w:space="0" w:color="auto"/>
            <w:left w:val="none" w:sz="0" w:space="0" w:color="auto"/>
            <w:bottom w:val="none" w:sz="0" w:space="0" w:color="auto"/>
            <w:right w:val="none" w:sz="0" w:space="0" w:color="auto"/>
          </w:divBdr>
        </w:div>
        <w:div w:id="285477393">
          <w:marLeft w:val="640"/>
          <w:marRight w:val="0"/>
          <w:marTop w:val="0"/>
          <w:marBottom w:val="0"/>
          <w:divBdr>
            <w:top w:val="none" w:sz="0" w:space="0" w:color="auto"/>
            <w:left w:val="none" w:sz="0" w:space="0" w:color="auto"/>
            <w:bottom w:val="none" w:sz="0" w:space="0" w:color="auto"/>
            <w:right w:val="none" w:sz="0" w:space="0" w:color="auto"/>
          </w:divBdr>
        </w:div>
        <w:div w:id="1113867169">
          <w:marLeft w:val="640"/>
          <w:marRight w:val="0"/>
          <w:marTop w:val="0"/>
          <w:marBottom w:val="0"/>
          <w:divBdr>
            <w:top w:val="none" w:sz="0" w:space="0" w:color="auto"/>
            <w:left w:val="none" w:sz="0" w:space="0" w:color="auto"/>
            <w:bottom w:val="none" w:sz="0" w:space="0" w:color="auto"/>
            <w:right w:val="none" w:sz="0" w:space="0" w:color="auto"/>
          </w:divBdr>
        </w:div>
        <w:div w:id="371393233">
          <w:marLeft w:val="640"/>
          <w:marRight w:val="0"/>
          <w:marTop w:val="0"/>
          <w:marBottom w:val="0"/>
          <w:divBdr>
            <w:top w:val="none" w:sz="0" w:space="0" w:color="auto"/>
            <w:left w:val="none" w:sz="0" w:space="0" w:color="auto"/>
            <w:bottom w:val="none" w:sz="0" w:space="0" w:color="auto"/>
            <w:right w:val="none" w:sz="0" w:space="0" w:color="auto"/>
          </w:divBdr>
        </w:div>
        <w:div w:id="32465948">
          <w:marLeft w:val="640"/>
          <w:marRight w:val="0"/>
          <w:marTop w:val="0"/>
          <w:marBottom w:val="0"/>
          <w:divBdr>
            <w:top w:val="none" w:sz="0" w:space="0" w:color="auto"/>
            <w:left w:val="none" w:sz="0" w:space="0" w:color="auto"/>
            <w:bottom w:val="none" w:sz="0" w:space="0" w:color="auto"/>
            <w:right w:val="none" w:sz="0" w:space="0" w:color="auto"/>
          </w:divBdr>
        </w:div>
        <w:div w:id="1040744389">
          <w:marLeft w:val="640"/>
          <w:marRight w:val="0"/>
          <w:marTop w:val="0"/>
          <w:marBottom w:val="0"/>
          <w:divBdr>
            <w:top w:val="none" w:sz="0" w:space="0" w:color="auto"/>
            <w:left w:val="none" w:sz="0" w:space="0" w:color="auto"/>
            <w:bottom w:val="none" w:sz="0" w:space="0" w:color="auto"/>
            <w:right w:val="none" w:sz="0" w:space="0" w:color="auto"/>
          </w:divBdr>
        </w:div>
        <w:div w:id="1373459632">
          <w:marLeft w:val="640"/>
          <w:marRight w:val="0"/>
          <w:marTop w:val="0"/>
          <w:marBottom w:val="0"/>
          <w:divBdr>
            <w:top w:val="none" w:sz="0" w:space="0" w:color="auto"/>
            <w:left w:val="none" w:sz="0" w:space="0" w:color="auto"/>
            <w:bottom w:val="none" w:sz="0" w:space="0" w:color="auto"/>
            <w:right w:val="none" w:sz="0" w:space="0" w:color="auto"/>
          </w:divBdr>
        </w:div>
        <w:div w:id="271401843">
          <w:marLeft w:val="640"/>
          <w:marRight w:val="0"/>
          <w:marTop w:val="0"/>
          <w:marBottom w:val="0"/>
          <w:divBdr>
            <w:top w:val="none" w:sz="0" w:space="0" w:color="auto"/>
            <w:left w:val="none" w:sz="0" w:space="0" w:color="auto"/>
            <w:bottom w:val="none" w:sz="0" w:space="0" w:color="auto"/>
            <w:right w:val="none" w:sz="0" w:space="0" w:color="auto"/>
          </w:divBdr>
        </w:div>
        <w:div w:id="888805266">
          <w:marLeft w:val="640"/>
          <w:marRight w:val="0"/>
          <w:marTop w:val="0"/>
          <w:marBottom w:val="0"/>
          <w:divBdr>
            <w:top w:val="none" w:sz="0" w:space="0" w:color="auto"/>
            <w:left w:val="none" w:sz="0" w:space="0" w:color="auto"/>
            <w:bottom w:val="none" w:sz="0" w:space="0" w:color="auto"/>
            <w:right w:val="none" w:sz="0" w:space="0" w:color="auto"/>
          </w:divBdr>
        </w:div>
        <w:div w:id="1075132850">
          <w:marLeft w:val="640"/>
          <w:marRight w:val="0"/>
          <w:marTop w:val="0"/>
          <w:marBottom w:val="0"/>
          <w:divBdr>
            <w:top w:val="none" w:sz="0" w:space="0" w:color="auto"/>
            <w:left w:val="none" w:sz="0" w:space="0" w:color="auto"/>
            <w:bottom w:val="none" w:sz="0" w:space="0" w:color="auto"/>
            <w:right w:val="none" w:sz="0" w:space="0" w:color="auto"/>
          </w:divBdr>
        </w:div>
      </w:divsChild>
    </w:div>
    <w:div w:id="1979455871">
      <w:bodyDiv w:val="1"/>
      <w:marLeft w:val="0"/>
      <w:marRight w:val="0"/>
      <w:marTop w:val="0"/>
      <w:marBottom w:val="0"/>
      <w:divBdr>
        <w:top w:val="none" w:sz="0" w:space="0" w:color="auto"/>
        <w:left w:val="none" w:sz="0" w:space="0" w:color="auto"/>
        <w:bottom w:val="none" w:sz="0" w:space="0" w:color="auto"/>
        <w:right w:val="none" w:sz="0" w:space="0" w:color="auto"/>
      </w:divBdr>
      <w:divsChild>
        <w:div w:id="700933633">
          <w:marLeft w:val="640"/>
          <w:marRight w:val="0"/>
          <w:marTop w:val="0"/>
          <w:marBottom w:val="0"/>
          <w:divBdr>
            <w:top w:val="none" w:sz="0" w:space="0" w:color="auto"/>
            <w:left w:val="none" w:sz="0" w:space="0" w:color="auto"/>
            <w:bottom w:val="none" w:sz="0" w:space="0" w:color="auto"/>
            <w:right w:val="none" w:sz="0" w:space="0" w:color="auto"/>
          </w:divBdr>
        </w:div>
        <w:div w:id="1805537058">
          <w:marLeft w:val="640"/>
          <w:marRight w:val="0"/>
          <w:marTop w:val="0"/>
          <w:marBottom w:val="0"/>
          <w:divBdr>
            <w:top w:val="none" w:sz="0" w:space="0" w:color="auto"/>
            <w:left w:val="none" w:sz="0" w:space="0" w:color="auto"/>
            <w:bottom w:val="none" w:sz="0" w:space="0" w:color="auto"/>
            <w:right w:val="none" w:sz="0" w:space="0" w:color="auto"/>
          </w:divBdr>
        </w:div>
        <w:div w:id="1648044737">
          <w:marLeft w:val="640"/>
          <w:marRight w:val="0"/>
          <w:marTop w:val="0"/>
          <w:marBottom w:val="0"/>
          <w:divBdr>
            <w:top w:val="none" w:sz="0" w:space="0" w:color="auto"/>
            <w:left w:val="none" w:sz="0" w:space="0" w:color="auto"/>
            <w:bottom w:val="none" w:sz="0" w:space="0" w:color="auto"/>
            <w:right w:val="none" w:sz="0" w:space="0" w:color="auto"/>
          </w:divBdr>
        </w:div>
        <w:div w:id="1300839076">
          <w:marLeft w:val="640"/>
          <w:marRight w:val="0"/>
          <w:marTop w:val="0"/>
          <w:marBottom w:val="0"/>
          <w:divBdr>
            <w:top w:val="none" w:sz="0" w:space="0" w:color="auto"/>
            <w:left w:val="none" w:sz="0" w:space="0" w:color="auto"/>
            <w:bottom w:val="none" w:sz="0" w:space="0" w:color="auto"/>
            <w:right w:val="none" w:sz="0" w:space="0" w:color="auto"/>
          </w:divBdr>
        </w:div>
        <w:div w:id="1140539026">
          <w:marLeft w:val="640"/>
          <w:marRight w:val="0"/>
          <w:marTop w:val="0"/>
          <w:marBottom w:val="0"/>
          <w:divBdr>
            <w:top w:val="none" w:sz="0" w:space="0" w:color="auto"/>
            <w:left w:val="none" w:sz="0" w:space="0" w:color="auto"/>
            <w:bottom w:val="none" w:sz="0" w:space="0" w:color="auto"/>
            <w:right w:val="none" w:sz="0" w:space="0" w:color="auto"/>
          </w:divBdr>
        </w:div>
        <w:div w:id="1911693277">
          <w:marLeft w:val="640"/>
          <w:marRight w:val="0"/>
          <w:marTop w:val="0"/>
          <w:marBottom w:val="0"/>
          <w:divBdr>
            <w:top w:val="none" w:sz="0" w:space="0" w:color="auto"/>
            <w:left w:val="none" w:sz="0" w:space="0" w:color="auto"/>
            <w:bottom w:val="none" w:sz="0" w:space="0" w:color="auto"/>
            <w:right w:val="none" w:sz="0" w:space="0" w:color="auto"/>
          </w:divBdr>
        </w:div>
        <w:div w:id="1807042147">
          <w:marLeft w:val="640"/>
          <w:marRight w:val="0"/>
          <w:marTop w:val="0"/>
          <w:marBottom w:val="0"/>
          <w:divBdr>
            <w:top w:val="none" w:sz="0" w:space="0" w:color="auto"/>
            <w:left w:val="none" w:sz="0" w:space="0" w:color="auto"/>
            <w:bottom w:val="none" w:sz="0" w:space="0" w:color="auto"/>
            <w:right w:val="none" w:sz="0" w:space="0" w:color="auto"/>
          </w:divBdr>
        </w:div>
        <w:div w:id="1381132630">
          <w:marLeft w:val="640"/>
          <w:marRight w:val="0"/>
          <w:marTop w:val="0"/>
          <w:marBottom w:val="0"/>
          <w:divBdr>
            <w:top w:val="none" w:sz="0" w:space="0" w:color="auto"/>
            <w:left w:val="none" w:sz="0" w:space="0" w:color="auto"/>
            <w:bottom w:val="none" w:sz="0" w:space="0" w:color="auto"/>
            <w:right w:val="none" w:sz="0" w:space="0" w:color="auto"/>
          </w:divBdr>
        </w:div>
        <w:div w:id="891886090">
          <w:marLeft w:val="640"/>
          <w:marRight w:val="0"/>
          <w:marTop w:val="0"/>
          <w:marBottom w:val="0"/>
          <w:divBdr>
            <w:top w:val="none" w:sz="0" w:space="0" w:color="auto"/>
            <w:left w:val="none" w:sz="0" w:space="0" w:color="auto"/>
            <w:bottom w:val="none" w:sz="0" w:space="0" w:color="auto"/>
            <w:right w:val="none" w:sz="0" w:space="0" w:color="auto"/>
          </w:divBdr>
        </w:div>
        <w:div w:id="2058620138">
          <w:marLeft w:val="640"/>
          <w:marRight w:val="0"/>
          <w:marTop w:val="0"/>
          <w:marBottom w:val="0"/>
          <w:divBdr>
            <w:top w:val="none" w:sz="0" w:space="0" w:color="auto"/>
            <w:left w:val="none" w:sz="0" w:space="0" w:color="auto"/>
            <w:bottom w:val="none" w:sz="0" w:space="0" w:color="auto"/>
            <w:right w:val="none" w:sz="0" w:space="0" w:color="auto"/>
          </w:divBdr>
        </w:div>
        <w:div w:id="1728214324">
          <w:marLeft w:val="640"/>
          <w:marRight w:val="0"/>
          <w:marTop w:val="0"/>
          <w:marBottom w:val="0"/>
          <w:divBdr>
            <w:top w:val="none" w:sz="0" w:space="0" w:color="auto"/>
            <w:left w:val="none" w:sz="0" w:space="0" w:color="auto"/>
            <w:bottom w:val="none" w:sz="0" w:space="0" w:color="auto"/>
            <w:right w:val="none" w:sz="0" w:space="0" w:color="auto"/>
          </w:divBdr>
        </w:div>
        <w:div w:id="36709827">
          <w:marLeft w:val="640"/>
          <w:marRight w:val="0"/>
          <w:marTop w:val="0"/>
          <w:marBottom w:val="0"/>
          <w:divBdr>
            <w:top w:val="none" w:sz="0" w:space="0" w:color="auto"/>
            <w:left w:val="none" w:sz="0" w:space="0" w:color="auto"/>
            <w:bottom w:val="none" w:sz="0" w:space="0" w:color="auto"/>
            <w:right w:val="none" w:sz="0" w:space="0" w:color="auto"/>
          </w:divBdr>
        </w:div>
        <w:div w:id="1245071033">
          <w:marLeft w:val="640"/>
          <w:marRight w:val="0"/>
          <w:marTop w:val="0"/>
          <w:marBottom w:val="0"/>
          <w:divBdr>
            <w:top w:val="none" w:sz="0" w:space="0" w:color="auto"/>
            <w:left w:val="none" w:sz="0" w:space="0" w:color="auto"/>
            <w:bottom w:val="none" w:sz="0" w:space="0" w:color="auto"/>
            <w:right w:val="none" w:sz="0" w:space="0" w:color="auto"/>
          </w:divBdr>
        </w:div>
        <w:div w:id="1446271755">
          <w:marLeft w:val="640"/>
          <w:marRight w:val="0"/>
          <w:marTop w:val="0"/>
          <w:marBottom w:val="0"/>
          <w:divBdr>
            <w:top w:val="none" w:sz="0" w:space="0" w:color="auto"/>
            <w:left w:val="none" w:sz="0" w:space="0" w:color="auto"/>
            <w:bottom w:val="none" w:sz="0" w:space="0" w:color="auto"/>
            <w:right w:val="none" w:sz="0" w:space="0" w:color="auto"/>
          </w:divBdr>
        </w:div>
        <w:div w:id="1311864362">
          <w:marLeft w:val="640"/>
          <w:marRight w:val="0"/>
          <w:marTop w:val="0"/>
          <w:marBottom w:val="0"/>
          <w:divBdr>
            <w:top w:val="none" w:sz="0" w:space="0" w:color="auto"/>
            <w:left w:val="none" w:sz="0" w:space="0" w:color="auto"/>
            <w:bottom w:val="none" w:sz="0" w:space="0" w:color="auto"/>
            <w:right w:val="none" w:sz="0" w:space="0" w:color="auto"/>
          </w:divBdr>
        </w:div>
        <w:div w:id="1739285400">
          <w:marLeft w:val="640"/>
          <w:marRight w:val="0"/>
          <w:marTop w:val="0"/>
          <w:marBottom w:val="0"/>
          <w:divBdr>
            <w:top w:val="none" w:sz="0" w:space="0" w:color="auto"/>
            <w:left w:val="none" w:sz="0" w:space="0" w:color="auto"/>
            <w:bottom w:val="none" w:sz="0" w:space="0" w:color="auto"/>
            <w:right w:val="none" w:sz="0" w:space="0" w:color="auto"/>
          </w:divBdr>
        </w:div>
        <w:div w:id="1748723248">
          <w:marLeft w:val="640"/>
          <w:marRight w:val="0"/>
          <w:marTop w:val="0"/>
          <w:marBottom w:val="0"/>
          <w:divBdr>
            <w:top w:val="none" w:sz="0" w:space="0" w:color="auto"/>
            <w:left w:val="none" w:sz="0" w:space="0" w:color="auto"/>
            <w:bottom w:val="none" w:sz="0" w:space="0" w:color="auto"/>
            <w:right w:val="none" w:sz="0" w:space="0" w:color="auto"/>
          </w:divBdr>
        </w:div>
        <w:div w:id="1813860737">
          <w:marLeft w:val="640"/>
          <w:marRight w:val="0"/>
          <w:marTop w:val="0"/>
          <w:marBottom w:val="0"/>
          <w:divBdr>
            <w:top w:val="none" w:sz="0" w:space="0" w:color="auto"/>
            <w:left w:val="none" w:sz="0" w:space="0" w:color="auto"/>
            <w:bottom w:val="none" w:sz="0" w:space="0" w:color="auto"/>
            <w:right w:val="none" w:sz="0" w:space="0" w:color="auto"/>
          </w:divBdr>
        </w:div>
        <w:div w:id="1894074428">
          <w:marLeft w:val="640"/>
          <w:marRight w:val="0"/>
          <w:marTop w:val="0"/>
          <w:marBottom w:val="0"/>
          <w:divBdr>
            <w:top w:val="none" w:sz="0" w:space="0" w:color="auto"/>
            <w:left w:val="none" w:sz="0" w:space="0" w:color="auto"/>
            <w:bottom w:val="none" w:sz="0" w:space="0" w:color="auto"/>
            <w:right w:val="none" w:sz="0" w:space="0" w:color="auto"/>
          </w:divBdr>
        </w:div>
        <w:div w:id="1034887903">
          <w:marLeft w:val="640"/>
          <w:marRight w:val="0"/>
          <w:marTop w:val="0"/>
          <w:marBottom w:val="0"/>
          <w:divBdr>
            <w:top w:val="none" w:sz="0" w:space="0" w:color="auto"/>
            <w:left w:val="none" w:sz="0" w:space="0" w:color="auto"/>
            <w:bottom w:val="none" w:sz="0" w:space="0" w:color="auto"/>
            <w:right w:val="none" w:sz="0" w:space="0" w:color="auto"/>
          </w:divBdr>
        </w:div>
        <w:div w:id="1285579010">
          <w:marLeft w:val="640"/>
          <w:marRight w:val="0"/>
          <w:marTop w:val="0"/>
          <w:marBottom w:val="0"/>
          <w:divBdr>
            <w:top w:val="none" w:sz="0" w:space="0" w:color="auto"/>
            <w:left w:val="none" w:sz="0" w:space="0" w:color="auto"/>
            <w:bottom w:val="none" w:sz="0" w:space="0" w:color="auto"/>
            <w:right w:val="none" w:sz="0" w:space="0" w:color="auto"/>
          </w:divBdr>
        </w:div>
        <w:div w:id="786587128">
          <w:marLeft w:val="640"/>
          <w:marRight w:val="0"/>
          <w:marTop w:val="0"/>
          <w:marBottom w:val="0"/>
          <w:divBdr>
            <w:top w:val="none" w:sz="0" w:space="0" w:color="auto"/>
            <w:left w:val="none" w:sz="0" w:space="0" w:color="auto"/>
            <w:bottom w:val="none" w:sz="0" w:space="0" w:color="auto"/>
            <w:right w:val="none" w:sz="0" w:space="0" w:color="auto"/>
          </w:divBdr>
        </w:div>
        <w:div w:id="466820739">
          <w:marLeft w:val="640"/>
          <w:marRight w:val="0"/>
          <w:marTop w:val="0"/>
          <w:marBottom w:val="0"/>
          <w:divBdr>
            <w:top w:val="none" w:sz="0" w:space="0" w:color="auto"/>
            <w:left w:val="none" w:sz="0" w:space="0" w:color="auto"/>
            <w:bottom w:val="none" w:sz="0" w:space="0" w:color="auto"/>
            <w:right w:val="none" w:sz="0" w:space="0" w:color="auto"/>
          </w:divBdr>
        </w:div>
        <w:div w:id="546454697">
          <w:marLeft w:val="640"/>
          <w:marRight w:val="0"/>
          <w:marTop w:val="0"/>
          <w:marBottom w:val="0"/>
          <w:divBdr>
            <w:top w:val="none" w:sz="0" w:space="0" w:color="auto"/>
            <w:left w:val="none" w:sz="0" w:space="0" w:color="auto"/>
            <w:bottom w:val="none" w:sz="0" w:space="0" w:color="auto"/>
            <w:right w:val="none" w:sz="0" w:space="0" w:color="auto"/>
          </w:divBdr>
        </w:div>
        <w:div w:id="1254045077">
          <w:marLeft w:val="640"/>
          <w:marRight w:val="0"/>
          <w:marTop w:val="0"/>
          <w:marBottom w:val="0"/>
          <w:divBdr>
            <w:top w:val="none" w:sz="0" w:space="0" w:color="auto"/>
            <w:left w:val="none" w:sz="0" w:space="0" w:color="auto"/>
            <w:bottom w:val="none" w:sz="0" w:space="0" w:color="auto"/>
            <w:right w:val="none" w:sz="0" w:space="0" w:color="auto"/>
          </w:divBdr>
        </w:div>
        <w:div w:id="906842578">
          <w:marLeft w:val="640"/>
          <w:marRight w:val="0"/>
          <w:marTop w:val="0"/>
          <w:marBottom w:val="0"/>
          <w:divBdr>
            <w:top w:val="none" w:sz="0" w:space="0" w:color="auto"/>
            <w:left w:val="none" w:sz="0" w:space="0" w:color="auto"/>
            <w:bottom w:val="none" w:sz="0" w:space="0" w:color="auto"/>
            <w:right w:val="none" w:sz="0" w:space="0" w:color="auto"/>
          </w:divBdr>
        </w:div>
      </w:divsChild>
    </w:div>
    <w:div w:id="1997493020">
      <w:bodyDiv w:val="1"/>
      <w:marLeft w:val="0"/>
      <w:marRight w:val="0"/>
      <w:marTop w:val="0"/>
      <w:marBottom w:val="0"/>
      <w:divBdr>
        <w:top w:val="none" w:sz="0" w:space="0" w:color="auto"/>
        <w:left w:val="none" w:sz="0" w:space="0" w:color="auto"/>
        <w:bottom w:val="none" w:sz="0" w:space="0" w:color="auto"/>
        <w:right w:val="none" w:sz="0" w:space="0" w:color="auto"/>
      </w:divBdr>
      <w:divsChild>
        <w:div w:id="400105095">
          <w:marLeft w:val="640"/>
          <w:marRight w:val="0"/>
          <w:marTop w:val="0"/>
          <w:marBottom w:val="0"/>
          <w:divBdr>
            <w:top w:val="none" w:sz="0" w:space="0" w:color="auto"/>
            <w:left w:val="none" w:sz="0" w:space="0" w:color="auto"/>
            <w:bottom w:val="none" w:sz="0" w:space="0" w:color="auto"/>
            <w:right w:val="none" w:sz="0" w:space="0" w:color="auto"/>
          </w:divBdr>
        </w:div>
        <w:div w:id="948512894">
          <w:marLeft w:val="640"/>
          <w:marRight w:val="0"/>
          <w:marTop w:val="0"/>
          <w:marBottom w:val="0"/>
          <w:divBdr>
            <w:top w:val="none" w:sz="0" w:space="0" w:color="auto"/>
            <w:left w:val="none" w:sz="0" w:space="0" w:color="auto"/>
            <w:bottom w:val="none" w:sz="0" w:space="0" w:color="auto"/>
            <w:right w:val="none" w:sz="0" w:space="0" w:color="auto"/>
          </w:divBdr>
        </w:div>
        <w:div w:id="203062290">
          <w:marLeft w:val="640"/>
          <w:marRight w:val="0"/>
          <w:marTop w:val="0"/>
          <w:marBottom w:val="0"/>
          <w:divBdr>
            <w:top w:val="none" w:sz="0" w:space="0" w:color="auto"/>
            <w:left w:val="none" w:sz="0" w:space="0" w:color="auto"/>
            <w:bottom w:val="none" w:sz="0" w:space="0" w:color="auto"/>
            <w:right w:val="none" w:sz="0" w:space="0" w:color="auto"/>
          </w:divBdr>
        </w:div>
        <w:div w:id="1929659233">
          <w:marLeft w:val="640"/>
          <w:marRight w:val="0"/>
          <w:marTop w:val="0"/>
          <w:marBottom w:val="0"/>
          <w:divBdr>
            <w:top w:val="none" w:sz="0" w:space="0" w:color="auto"/>
            <w:left w:val="none" w:sz="0" w:space="0" w:color="auto"/>
            <w:bottom w:val="none" w:sz="0" w:space="0" w:color="auto"/>
            <w:right w:val="none" w:sz="0" w:space="0" w:color="auto"/>
          </w:divBdr>
        </w:div>
        <w:div w:id="1827699731">
          <w:marLeft w:val="640"/>
          <w:marRight w:val="0"/>
          <w:marTop w:val="0"/>
          <w:marBottom w:val="0"/>
          <w:divBdr>
            <w:top w:val="none" w:sz="0" w:space="0" w:color="auto"/>
            <w:left w:val="none" w:sz="0" w:space="0" w:color="auto"/>
            <w:bottom w:val="none" w:sz="0" w:space="0" w:color="auto"/>
            <w:right w:val="none" w:sz="0" w:space="0" w:color="auto"/>
          </w:divBdr>
        </w:div>
        <w:div w:id="390084583">
          <w:marLeft w:val="640"/>
          <w:marRight w:val="0"/>
          <w:marTop w:val="0"/>
          <w:marBottom w:val="0"/>
          <w:divBdr>
            <w:top w:val="none" w:sz="0" w:space="0" w:color="auto"/>
            <w:left w:val="none" w:sz="0" w:space="0" w:color="auto"/>
            <w:bottom w:val="none" w:sz="0" w:space="0" w:color="auto"/>
            <w:right w:val="none" w:sz="0" w:space="0" w:color="auto"/>
          </w:divBdr>
        </w:div>
        <w:div w:id="1103769285">
          <w:marLeft w:val="640"/>
          <w:marRight w:val="0"/>
          <w:marTop w:val="0"/>
          <w:marBottom w:val="0"/>
          <w:divBdr>
            <w:top w:val="none" w:sz="0" w:space="0" w:color="auto"/>
            <w:left w:val="none" w:sz="0" w:space="0" w:color="auto"/>
            <w:bottom w:val="none" w:sz="0" w:space="0" w:color="auto"/>
            <w:right w:val="none" w:sz="0" w:space="0" w:color="auto"/>
          </w:divBdr>
        </w:div>
        <w:div w:id="1097138427">
          <w:marLeft w:val="640"/>
          <w:marRight w:val="0"/>
          <w:marTop w:val="0"/>
          <w:marBottom w:val="0"/>
          <w:divBdr>
            <w:top w:val="none" w:sz="0" w:space="0" w:color="auto"/>
            <w:left w:val="none" w:sz="0" w:space="0" w:color="auto"/>
            <w:bottom w:val="none" w:sz="0" w:space="0" w:color="auto"/>
            <w:right w:val="none" w:sz="0" w:space="0" w:color="auto"/>
          </w:divBdr>
        </w:div>
        <w:div w:id="686060948">
          <w:marLeft w:val="640"/>
          <w:marRight w:val="0"/>
          <w:marTop w:val="0"/>
          <w:marBottom w:val="0"/>
          <w:divBdr>
            <w:top w:val="none" w:sz="0" w:space="0" w:color="auto"/>
            <w:left w:val="none" w:sz="0" w:space="0" w:color="auto"/>
            <w:bottom w:val="none" w:sz="0" w:space="0" w:color="auto"/>
            <w:right w:val="none" w:sz="0" w:space="0" w:color="auto"/>
          </w:divBdr>
        </w:div>
        <w:div w:id="1663971171">
          <w:marLeft w:val="640"/>
          <w:marRight w:val="0"/>
          <w:marTop w:val="0"/>
          <w:marBottom w:val="0"/>
          <w:divBdr>
            <w:top w:val="none" w:sz="0" w:space="0" w:color="auto"/>
            <w:left w:val="none" w:sz="0" w:space="0" w:color="auto"/>
            <w:bottom w:val="none" w:sz="0" w:space="0" w:color="auto"/>
            <w:right w:val="none" w:sz="0" w:space="0" w:color="auto"/>
          </w:divBdr>
        </w:div>
        <w:div w:id="302465798">
          <w:marLeft w:val="640"/>
          <w:marRight w:val="0"/>
          <w:marTop w:val="0"/>
          <w:marBottom w:val="0"/>
          <w:divBdr>
            <w:top w:val="none" w:sz="0" w:space="0" w:color="auto"/>
            <w:left w:val="none" w:sz="0" w:space="0" w:color="auto"/>
            <w:bottom w:val="none" w:sz="0" w:space="0" w:color="auto"/>
            <w:right w:val="none" w:sz="0" w:space="0" w:color="auto"/>
          </w:divBdr>
        </w:div>
        <w:div w:id="1356998638">
          <w:marLeft w:val="640"/>
          <w:marRight w:val="0"/>
          <w:marTop w:val="0"/>
          <w:marBottom w:val="0"/>
          <w:divBdr>
            <w:top w:val="none" w:sz="0" w:space="0" w:color="auto"/>
            <w:left w:val="none" w:sz="0" w:space="0" w:color="auto"/>
            <w:bottom w:val="none" w:sz="0" w:space="0" w:color="auto"/>
            <w:right w:val="none" w:sz="0" w:space="0" w:color="auto"/>
          </w:divBdr>
        </w:div>
        <w:div w:id="1694764124">
          <w:marLeft w:val="640"/>
          <w:marRight w:val="0"/>
          <w:marTop w:val="0"/>
          <w:marBottom w:val="0"/>
          <w:divBdr>
            <w:top w:val="none" w:sz="0" w:space="0" w:color="auto"/>
            <w:left w:val="none" w:sz="0" w:space="0" w:color="auto"/>
            <w:bottom w:val="none" w:sz="0" w:space="0" w:color="auto"/>
            <w:right w:val="none" w:sz="0" w:space="0" w:color="auto"/>
          </w:divBdr>
        </w:div>
        <w:div w:id="1142113223">
          <w:marLeft w:val="640"/>
          <w:marRight w:val="0"/>
          <w:marTop w:val="0"/>
          <w:marBottom w:val="0"/>
          <w:divBdr>
            <w:top w:val="none" w:sz="0" w:space="0" w:color="auto"/>
            <w:left w:val="none" w:sz="0" w:space="0" w:color="auto"/>
            <w:bottom w:val="none" w:sz="0" w:space="0" w:color="auto"/>
            <w:right w:val="none" w:sz="0" w:space="0" w:color="auto"/>
          </w:divBdr>
        </w:div>
        <w:div w:id="1383599914">
          <w:marLeft w:val="640"/>
          <w:marRight w:val="0"/>
          <w:marTop w:val="0"/>
          <w:marBottom w:val="0"/>
          <w:divBdr>
            <w:top w:val="none" w:sz="0" w:space="0" w:color="auto"/>
            <w:left w:val="none" w:sz="0" w:space="0" w:color="auto"/>
            <w:bottom w:val="none" w:sz="0" w:space="0" w:color="auto"/>
            <w:right w:val="none" w:sz="0" w:space="0" w:color="auto"/>
          </w:divBdr>
        </w:div>
        <w:div w:id="1141728734">
          <w:marLeft w:val="640"/>
          <w:marRight w:val="0"/>
          <w:marTop w:val="0"/>
          <w:marBottom w:val="0"/>
          <w:divBdr>
            <w:top w:val="none" w:sz="0" w:space="0" w:color="auto"/>
            <w:left w:val="none" w:sz="0" w:space="0" w:color="auto"/>
            <w:bottom w:val="none" w:sz="0" w:space="0" w:color="auto"/>
            <w:right w:val="none" w:sz="0" w:space="0" w:color="auto"/>
          </w:divBdr>
        </w:div>
        <w:div w:id="750202845">
          <w:marLeft w:val="640"/>
          <w:marRight w:val="0"/>
          <w:marTop w:val="0"/>
          <w:marBottom w:val="0"/>
          <w:divBdr>
            <w:top w:val="none" w:sz="0" w:space="0" w:color="auto"/>
            <w:left w:val="none" w:sz="0" w:space="0" w:color="auto"/>
            <w:bottom w:val="none" w:sz="0" w:space="0" w:color="auto"/>
            <w:right w:val="none" w:sz="0" w:space="0" w:color="auto"/>
          </w:divBdr>
        </w:div>
        <w:div w:id="897712201">
          <w:marLeft w:val="640"/>
          <w:marRight w:val="0"/>
          <w:marTop w:val="0"/>
          <w:marBottom w:val="0"/>
          <w:divBdr>
            <w:top w:val="none" w:sz="0" w:space="0" w:color="auto"/>
            <w:left w:val="none" w:sz="0" w:space="0" w:color="auto"/>
            <w:bottom w:val="none" w:sz="0" w:space="0" w:color="auto"/>
            <w:right w:val="none" w:sz="0" w:space="0" w:color="auto"/>
          </w:divBdr>
        </w:div>
        <w:div w:id="103698078">
          <w:marLeft w:val="640"/>
          <w:marRight w:val="0"/>
          <w:marTop w:val="0"/>
          <w:marBottom w:val="0"/>
          <w:divBdr>
            <w:top w:val="none" w:sz="0" w:space="0" w:color="auto"/>
            <w:left w:val="none" w:sz="0" w:space="0" w:color="auto"/>
            <w:bottom w:val="none" w:sz="0" w:space="0" w:color="auto"/>
            <w:right w:val="none" w:sz="0" w:space="0" w:color="auto"/>
          </w:divBdr>
        </w:div>
        <w:div w:id="596593956">
          <w:marLeft w:val="640"/>
          <w:marRight w:val="0"/>
          <w:marTop w:val="0"/>
          <w:marBottom w:val="0"/>
          <w:divBdr>
            <w:top w:val="none" w:sz="0" w:space="0" w:color="auto"/>
            <w:left w:val="none" w:sz="0" w:space="0" w:color="auto"/>
            <w:bottom w:val="none" w:sz="0" w:space="0" w:color="auto"/>
            <w:right w:val="none" w:sz="0" w:space="0" w:color="auto"/>
          </w:divBdr>
        </w:div>
        <w:div w:id="1875069398">
          <w:marLeft w:val="640"/>
          <w:marRight w:val="0"/>
          <w:marTop w:val="0"/>
          <w:marBottom w:val="0"/>
          <w:divBdr>
            <w:top w:val="none" w:sz="0" w:space="0" w:color="auto"/>
            <w:left w:val="none" w:sz="0" w:space="0" w:color="auto"/>
            <w:bottom w:val="none" w:sz="0" w:space="0" w:color="auto"/>
            <w:right w:val="none" w:sz="0" w:space="0" w:color="auto"/>
          </w:divBdr>
        </w:div>
        <w:div w:id="981664281">
          <w:marLeft w:val="640"/>
          <w:marRight w:val="0"/>
          <w:marTop w:val="0"/>
          <w:marBottom w:val="0"/>
          <w:divBdr>
            <w:top w:val="none" w:sz="0" w:space="0" w:color="auto"/>
            <w:left w:val="none" w:sz="0" w:space="0" w:color="auto"/>
            <w:bottom w:val="none" w:sz="0" w:space="0" w:color="auto"/>
            <w:right w:val="none" w:sz="0" w:space="0" w:color="auto"/>
          </w:divBdr>
        </w:div>
        <w:div w:id="258105538">
          <w:marLeft w:val="640"/>
          <w:marRight w:val="0"/>
          <w:marTop w:val="0"/>
          <w:marBottom w:val="0"/>
          <w:divBdr>
            <w:top w:val="none" w:sz="0" w:space="0" w:color="auto"/>
            <w:left w:val="none" w:sz="0" w:space="0" w:color="auto"/>
            <w:bottom w:val="none" w:sz="0" w:space="0" w:color="auto"/>
            <w:right w:val="none" w:sz="0" w:space="0" w:color="auto"/>
          </w:divBdr>
        </w:div>
        <w:div w:id="609045882">
          <w:marLeft w:val="640"/>
          <w:marRight w:val="0"/>
          <w:marTop w:val="0"/>
          <w:marBottom w:val="0"/>
          <w:divBdr>
            <w:top w:val="none" w:sz="0" w:space="0" w:color="auto"/>
            <w:left w:val="none" w:sz="0" w:space="0" w:color="auto"/>
            <w:bottom w:val="none" w:sz="0" w:space="0" w:color="auto"/>
            <w:right w:val="none" w:sz="0" w:space="0" w:color="auto"/>
          </w:divBdr>
        </w:div>
        <w:div w:id="1720202350">
          <w:marLeft w:val="640"/>
          <w:marRight w:val="0"/>
          <w:marTop w:val="0"/>
          <w:marBottom w:val="0"/>
          <w:divBdr>
            <w:top w:val="none" w:sz="0" w:space="0" w:color="auto"/>
            <w:left w:val="none" w:sz="0" w:space="0" w:color="auto"/>
            <w:bottom w:val="none" w:sz="0" w:space="0" w:color="auto"/>
            <w:right w:val="none" w:sz="0" w:space="0" w:color="auto"/>
          </w:divBdr>
        </w:div>
        <w:div w:id="100147626">
          <w:marLeft w:val="640"/>
          <w:marRight w:val="0"/>
          <w:marTop w:val="0"/>
          <w:marBottom w:val="0"/>
          <w:divBdr>
            <w:top w:val="none" w:sz="0" w:space="0" w:color="auto"/>
            <w:left w:val="none" w:sz="0" w:space="0" w:color="auto"/>
            <w:bottom w:val="none" w:sz="0" w:space="0" w:color="auto"/>
            <w:right w:val="none" w:sz="0" w:space="0" w:color="auto"/>
          </w:divBdr>
        </w:div>
      </w:divsChild>
    </w:div>
    <w:div w:id="2026979535">
      <w:bodyDiv w:val="1"/>
      <w:marLeft w:val="0"/>
      <w:marRight w:val="0"/>
      <w:marTop w:val="0"/>
      <w:marBottom w:val="0"/>
      <w:divBdr>
        <w:top w:val="none" w:sz="0" w:space="0" w:color="auto"/>
        <w:left w:val="none" w:sz="0" w:space="0" w:color="auto"/>
        <w:bottom w:val="none" w:sz="0" w:space="0" w:color="auto"/>
        <w:right w:val="none" w:sz="0" w:space="0" w:color="auto"/>
      </w:divBdr>
      <w:divsChild>
        <w:div w:id="1759666611">
          <w:marLeft w:val="640"/>
          <w:marRight w:val="0"/>
          <w:marTop w:val="0"/>
          <w:marBottom w:val="0"/>
          <w:divBdr>
            <w:top w:val="none" w:sz="0" w:space="0" w:color="auto"/>
            <w:left w:val="none" w:sz="0" w:space="0" w:color="auto"/>
            <w:bottom w:val="none" w:sz="0" w:space="0" w:color="auto"/>
            <w:right w:val="none" w:sz="0" w:space="0" w:color="auto"/>
          </w:divBdr>
        </w:div>
        <w:div w:id="674574602">
          <w:marLeft w:val="640"/>
          <w:marRight w:val="0"/>
          <w:marTop w:val="0"/>
          <w:marBottom w:val="0"/>
          <w:divBdr>
            <w:top w:val="none" w:sz="0" w:space="0" w:color="auto"/>
            <w:left w:val="none" w:sz="0" w:space="0" w:color="auto"/>
            <w:bottom w:val="none" w:sz="0" w:space="0" w:color="auto"/>
            <w:right w:val="none" w:sz="0" w:space="0" w:color="auto"/>
          </w:divBdr>
        </w:div>
        <w:div w:id="1450969480">
          <w:marLeft w:val="640"/>
          <w:marRight w:val="0"/>
          <w:marTop w:val="0"/>
          <w:marBottom w:val="0"/>
          <w:divBdr>
            <w:top w:val="none" w:sz="0" w:space="0" w:color="auto"/>
            <w:left w:val="none" w:sz="0" w:space="0" w:color="auto"/>
            <w:bottom w:val="none" w:sz="0" w:space="0" w:color="auto"/>
            <w:right w:val="none" w:sz="0" w:space="0" w:color="auto"/>
          </w:divBdr>
        </w:div>
        <w:div w:id="654797573">
          <w:marLeft w:val="640"/>
          <w:marRight w:val="0"/>
          <w:marTop w:val="0"/>
          <w:marBottom w:val="0"/>
          <w:divBdr>
            <w:top w:val="none" w:sz="0" w:space="0" w:color="auto"/>
            <w:left w:val="none" w:sz="0" w:space="0" w:color="auto"/>
            <w:bottom w:val="none" w:sz="0" w:space="0" w:color="auto"/>
            <w:right w:val="none" w:sz="0" w:space="0" w:color="auto"/>
          </w:divBdr>
        </w:div>
        <w:div w:id="1436244843">
          <w:marLeft w:val="640"/>
          <w:marRight w:val="0"/>
          <w:marTop w:val="0"/>
          <w:marBottom w:val="0"/>
          <w:divBdr>
            <w:top w:val="none" w:sz="0" w:space="0" w:color="auto"/>
            <w:left w:val="none" w:sz="0" w:space="0" w:color="auto"/>
            <w:bottom w:val="none" w:sz="0" w:space="0" w:color="auto"/>
            <w:right w:val="none" w:sz="0" w:space="0" w:color="auto"/>
          </w:divBdr>
        </w:div>
        <w:div w:id="1193959103">
          <w:marLeft w:val="640"/>
          <w:marRight w:val="0"/>
          <w:marTop w:val="0"/>
          <w:marBottom w:val="0"/>
          <w:divBdr>
            <w:top w:val="none" w:sz="0" w:space="0" w:color="auto"/>
            <w:left w:val="none" w:sz="0" w:space="0" w:color="auto"/>
            <w:bottom w:val="none" w:sz="0" w:space="0" w:color="auto"/>
            <w:right w:val="none" w:sz="0" w:space="0" w:color="auto"/>
          </w:divBdr>
        </w:div>
        <w:div w:id="1673144513">
          <w:marLeft w:val="640"/>
          <w:marRight w:val="0"/>
          <w:marTop w:val="0"/>
          <w:marBottom w:val="0"/>
          <w:divBdr>
            <w:top w:val="none" w:sz="0" w:space="0" w:color="auto"/>
            <w:left w:val="none" w:sz="0" w:space="0" w:color="auto"/>
            <w:bottom w:val="none" w:sz="0" w:space="0" w:color="auto"/>
            <w:right w:val="none" w:sz="0" w:space="0" w:color="auto"/>
          </w:divBdr>
        </w:div>
        <w:div w:id="395519287">
          <w:marLeft w:val="640"/>
          <w:marRight w:val="0"/>
          <w:marTop w:val="0"/>
          <w:marBottom w:val="0"/>
          <w:divBdr>
            <w:top w:val="none" w:sz="0" w:space="0" w:color="auto"/>
            <w:left w:val="none" w:sz="0" w:space="0" w:color="auto"/>
            <w:bottom w:val="none" w:sz="0" w:space="0" w:color="auto"/>
            <w:right w:val="none" w:sz="0" w:space="0" w:color="auto"/>
          </w:divBdr>
        </w:div>
        <w:div w:id="1165438426">
          <w:marLeft w:val="640"/>
          <w:marRight w:val="0"/>
          <w:marTop w:val="0"/>
          <w:marBottom w:val="0"/>
          <w:divBdr>
            <w:top w:val="none" w:sz="0" w:space="0" w:color="auto"/>
            <w:left w:val="none" w:sz="0" w:space="0" w:color="auto"/>
            <w:bottom w:val="none" w:sz="0" w:space="0" w:color="auto"/>
            <w:right w:val="none" w:sz="0" w:space="0" w:color="auto"/>
          </w:divBdr>
        </w:div>
        <w:div w:id="634334342">
          <w:marLeft w:val="640"/>
          <w:marRight w:val="0"/>
          <w:marTop w:val="0"/>
          <w:marBottom w:val="0"/>
          <w:divBdr>
            <w:top w:val="none" w:sz="0" w:space="0" w:color="auto"/>
            <w:left w:val="none" w:sz="0" w:space="0" w:color="auto"/>
            <w:bottom w:val="none" w:sz="0" w:space="0" w:color="auto"/>
            <w:right w:val="none" w:sz="0" w:space="0" w:color="auto"/>
          </w:divBdr>
        </w:div>
        <w:div w:id="951592863">
          <w:marLeft w:val="640"/>
          <w:marRight w:val="0"/>
          <w:marTop w:val="0"/>
          <w:marBottom w:val="0"/>
          <w:divBdr>
            <w:top w:val="none" w:sz="0" w:space="0" w:color="auto"/>
            <w:left w:val="none" w:sz="0" w:space="0" w:color="auto"/>
            <w:bottom w:val="none" w:sz="0" w:space="0" w:color="auto"/>
            <w:right w:val="none" w:sz="0" w:space="0" w:color="auto"/>
          </w:divBdr>
        </w:div>
        <w:div w:id="134493748">
          <w:marLeft w:val="640"/>
          <w:marRight w:val="0"/>
          <w:marTop w:val="0"/>
          <w:marBottom w:val="0"/>
          <w:divBdr>
            <w:top w:val="none" w:sz="0" w:space="0" w:color="auto"/>
            <w:left w:val="none" w:sz="0" w:space="0" w:color="auto"/>
            <w:bottom w:val="none" w:sz="0" w:space="0" w:color="auto"/>
            <w:right w:val="none" w:sz="0" w:space="0" w:color="auto"/>
          </w:divBdr>
        </w:div>
        <w:div w:id="205332888">
          <w:marLeft w:val="640"/>
          <w:marRight w:val="0"/>
          <w:marTop w:val="0"/>
          <w:marBottom w:val="0"/>
          <w:divBdr>
            <w:top w:val="none" w:sz="0" w:space="0" w:color="auto"/>
            <w:left w:val="none" w:sz="0" w:space="0" w:color="auto"/>
            <w:bottom w:val="none" w:sz="0" w:space="0" w:color="auto"/>
            <w:right w:val="none" w:sz="0" w:space="0" w:color="auto"/>
          </w:divBdr>
        </w:div>
        <w:div w:id="1718429073">
          <w:marLeft w:val="640"/>
          <w:marRight w:val="0"/>
          <w:marTop w:val="0"/>
          <w:marBottom w:val="0"/>
          <w:divBdr>
            <w:top w:val="none" w:sz="0" w:space="0" w:color="auto"/>
            <w:left w:val="none" w:sz="0" w:space="0" w:color="auto"/>
            <w:bottom w:val="none" w:sz="0" w:space="0" w:color="auto"/>
            <w:right w:val="none" w:sz="0" w:space="0" w:color="auto"/>
          </w:divBdr>
        </w:div>
        <w:div w:id="841317997">
          <w:marLeft w:val="640"/>
          <w:marRight w:val="0"/>
          <w:marTop w:val="0"/>
          <w:marBottom w:val="0"/>
          <w:divBdr>
            <w:top w:val="none" w:sz="0" w:space="0" w:color="auto"/>
            <w:left w:val="none" w:sz="0" w:space="0" w:color="auto"/>
            <w:bottom w:val="none" w:sz="0" w:space="0" w:color="auto"/>
            <w:right w:val="none" w:sz="0" w:space="0" w:color="auto"/>
          </w:divBdr>
        </w:div>
        <w:div w:id="1039473136">
          <w:marLeft w:val="640"/>
          <w:marRight w:val="0"/>
          <w:marTop w:val="0"/>
          <w:marBottom w:val="0"/>
          <w:divBdr>
            <w:top w:val="none" w:sz="0" w:space="0" w:color="auto"/>
            <w:left w:val="none" w:sz="0" w:space="0" w:color="auto"/>
            <w:bottom w:val="none" w:sz="0" w:space="0" w:color="auto"/>
            <w:right w:val="none" w:sz="0" w:space="0" w:color="auto"/>
          </w:divBdr>
        </w:div>
        <w:div w:id="665864064">
          <w:marLeft w:val="640"/>
          <w:marRight w:val="0"/>
          <w:marTop w:val="0"/>
          <w:marBottom w:val="0"/>
          <w:divBdr>
            <w:top w:val="none" w:sz="0" w:space="0" w:color="auto"/>
            <w:left w:val="none" w:sz="0" w:space="0" w:color="auto"/>
            <w:bottom w:val="none" w:sz="0" w:space="0" w:color="auto"/>
            <w:right w:val="none" w:sz="0" w:space="0" w:color="auto"/>
          </w:divBdr>
        </w:div>
        <w:div w:id="499660036">
          <w:marLeft w:val="640"/>
          <w:marRight w:val="0"/>
          <w:marTop w:val="0"/>
          <w:marBottom w:val="0"/>
          <w:divBdr>
            <w:top w:val="none" w:sz="0" w:space="0" w:color="auto"/>
            <w:left w:val="none" w:sz="0" w:space="0" w:color="auto"/>
            <w:bottom w:val="none" w:sz="0" w:space="0" w:color="auto"/>
            <w:right w:val="none" w:sz="0" w:space="0" w:color="auto"/>
          </w:divBdr>
        </w:div>
        <w:div w:id="60254800">
          <w:marLeft w:val="640"/>
          <w:marRight w:val="0"/>
          <w:marTop w:val="0"/>
          <w:marBottom w:val="0"/>
          <w:divBdr>
            <w:top w:val="none" w:sz="0" w:space="0" w:color="auto"/>
            <w:left w:val="none" w:sz="0" w:space="0" w:color="auto"/>
            <w:bottom w:val="none" w:sz="0" w:space="0" w:color="auto"/>
            <w:right w:val="none" w:sz="0" w:space="0" w:color="auto"/>
          </w:divBdr>
        </w:div>
        <w:div w:id="917910871">
          <w:marLeft w:val="640"/>
          <w:marRight w:val="0"/>
          <w:marTop w:val="0"/>
          <w:marBottom w:val="0"/>
          <w:divBdr>
            <w:top w:val="none" w:sz="0" w:space="0" w:color="auto"/>
            <w:left w:val="none" w:sz="0" w:space="0" w:color="auto"/>
            <w:bottom w:val="none" w:sz="0" w:space="0" w:color="auto"/>
            <w:right w:val="none" w:sz="0" w:space="0" w:color="auto"/>
          </w:divBdr>
        </w:div>
        <w:div w:id="1730496726">
          <w:marLeft w:val="640"/>
          <w:marRight w:val="0"/>
          <w:marTop w:val="0"/>
          <w:marBottom w:val="0"/>
          <w:divBdr>
            <w:top w:val="none" w:sz="0" w:space="0" w:color="auto"/>
            <w:left w:val="none" w:sz="0" w:space="0" w:color="auto"/>
            <w:bottom w:val="none" w:sz="0" w:space="0" w:color="auto"/>
            <w:right w:val="none" w:sz="0" w:space="0" w:color="auto"/>
          </w:divBdr>
        </w:div>
        <w:div w:id="1514997138">
          <w:marLeft w:val="640"/>
          <w:marRight w:val="0"/>
          <w:marTop w:val="0"/>
          <w:marBottom w:val="0"/>
          <w:divBdr>
            <w:top w:val="none" w:sz="0" w:space="0" w:color="auto"/>
            <w:left w:val="none" w:sz="0" w:space="0" w:color="auto"/>
            <w:bottom w:val="none" w:sz="0" w:space="0" w:color="auto"/>
            <w:right w:val="none" w:sz="0" w:space="0" w:color="auto"/>
          </w:divBdr>
        </w:div>
        <w:div w:id="804465182">
          <w:marLeft w:val="640"/>
          <w:marRight w:val="0"/>
          <w:marTop w:val="0"/>
          <w:marBottom w:val="0"/>
          <w:divBdr>
            <w:top w:val="none" w:sz="0" w:space="0" w:color="auto"/>
            <w:left w:val="none" w:sz="0" w:space="0" w:color="auto"/>
            <w:bottom w:val="none" w:sz="0" w:space="0" w:color="auto"/>
            <w:right w:val="none" w:sz="0" w:space="0" w:color="auto"/>
          </w:divBdr>
        </w:div>
        <w:div w:id="1454205207">
          <w:marLeft w:val="640"/>
          <w:marRight w:val="0"/>
          <w:marTop w:val="0"/>
          <w:marBottom w:val="0"/>
          <w:divBdr>
            <w:top w:val="none" w:sz="0" w:space="0" w:color="auto"/>
            <w:left w:val="none" w:sz="0" w:space="0" w:color="auto"/>
            <w:bottom w:val="none" w:sz="0" w:space="0" w:color="auto"/>
            <w:right w:val="none" w:sz="0" w:space="0" w:color="auto"/>
          </w:divBdr>
        </w:div>
        <w:div w:id="844518250">
          <w:marLeft w:val="640"/>
          <w:marRight w:val="0"/>
          <w:marTop w:val="0"/>
          <w:marBottom w:val="0"/>
          <w:divBdr>
            <w:top w:val="none" w:sz="0" w:space="0" w:color="auto"/>
            <w:left w:val="none" w:sz="0" w:space="0" w:color="auto"/>
            <w:bottom w:val="none" w:sz="0" w:space="0" w:color="auto"/>
            <w:right w:val="none" w:sz="0" w:space="0" w:color="auto"/>
          </w:divBdr>
        </w:div>
        <w:div w:id="848712077">
          <w:marLeft w:val="640"/>
          <w:marRight w:val="0"/>
          <w:marTop w:val="0"/>
          <w:marBottom w:val="0"/>
          <w:divBdr>
            <w:top w:val="none" w:sz="0" w:space="0" w:color="auto"/>
            <w:left w:val="none" w:sz="0" w:space="0" w:color="auto"/>
            <w:bottom w:val="none" w:sz="0" w:space="0" w:color="auto"/>
            <w:right w:val="none" w:sz="0" w:space="0" w:color="auto"/>
          </w:divBdr>
        </w:div>
        <w:div w:id="775101943">
          <w:marLeft w:val="640"/>
          <w:marRight w:val="0"/>
          <w:marTop w:val="0"/>
          <w:marBottom w:val="0"/>
          <w:divBdr>
            <w:top w:val="none" w:sz="0" w:space="0" w:color="auto"/>
            <w:left w:val="none" w:sz="0" w:space="0" w:color="auto"/>
            <w:bottom w:val="none" w:sz="0" w:space="0" w:color="auto"/>
            <w:right w:val="none" w:sz="0" w:space="0" w:color="auto"/>
          </w:divBdr>
        </w:div>
        <w:div w:id="307517648">
          <w:marLeft w:val="640"/>
          <w:marRight w:val="0"/>
          <w:marTop w:val="0"/>
          <w:marBottom w:val="0"/>
          <w:divBdr>
            <w:top w:val="none" w:sz="0" w:space="0" w:color="auto"/>
            <w:left w:val="none" w:sz="0" w:space="0" w:color="auto"/>
            <w:bottom w:val="none" w:sz="0" w:space="0" w:color="auto"/>
            <w:right w:val="none" w:sz="0" w:space="0" w:color="auto"/>
          </w:divBdr>
        </w:div>
        <w:div w:id="1268125227">
          <w:marLeft w:val="640"/>
          <w:marRight w:val="0"/>
          <w:marTop w:val="0"/>
          <w:marBottom w:val="0"/>
          <w:divBdr>
            <w:top w:val="none" w:sz="0" w:space="0" w:color="auto"/>
            <w:left w:val="none" w:sz="0" w:space="0" w:color="auto"/>
            <w:bottom w:val="none" w:sz="0" w:space="0" w:color="auto"/>
            <w:right w:val="none" w:sz="0" w:space="0" w:color="auto"/>
          </w:divBdr>
        </w:div>
        <w:div w:id="333807399">
          <w:marLeft w:val="640"/>
          <w:marRight w:val="0"/>
          <w:marTop w:val="0"/>
          <w:marBottom w:val="0"/>
          <w:divBdr>
            <w:top w:val="none" w:sz="0" w:space="0" w:color="auto"/>
            <w:left w:val="none" w:sz="0" w:space="0" w:color="auto"/>
            <w:bottom w:val="none" w:sz="0" w:space="0" w:color="auto"/>
            <w:right w:val="none" w:sz="0" w:space="0" w:color="auto"/>
          </w:divBdr>
        </w:div>
        <w:div w:id="664011743">
          <w:marLeft w:val="640"/>
          <w:marRight w:val="0"/>
          <w:marTop w:val="0"/>
          <w:marBottom w:val="0"/>
          <w:divBdr>
            <w:top w:val="none" w:sz="0" w:space="0" w:color="auto"/>
            <w:left w:val="none" w:sz="0" w:space="0" w:color="auto"/>
            <w:bottom w:val="none" w:sz="0" w:space="0" w:color="auto"/>
            <w:right w:val="none" w:sz="0" w:space="0" w:color="auto"/>
          </w:divBdr>
        </w:div>
        <w:div w:id="290014248">
          <w:marLeft w:val="640"/>
          <w:marRight w:val="0"/>
          <w:marTop w:val="0"/>
          <w:marBottom w:val="0"/>
          <w:divBdr>
            <w:top w:val="none" w:sz="0" w:space="0" w:color="auto"/>
            <w:left w:val="none" w:sz="0" w:space="0" w:color="auto"/>
            <w:bottom w:val="none" w:sz="0" w:space="0" w:color="auto"/>
            <w:right w:val="none" w:sz="0" w:space="0" w:color="auto"/>
          </w:divBdr>
        </w:div>
        <w:div w:id="1039354787">
          <w:marLeft w:val="640"/>
          <w:marRight w:val="0"/>
          <w:marTop w:val="0"/>
          <w:marBottom w:val="0"/>
          <w:divBdr>
            <w:top w:val="none" w:sz="0" w:space="0" w:color="auto"/>
            <w:left w:val="none" w:sz="0" w:space="0" w:color="auto"/>
            <w:bottom w:val="none" w:sz="0" w:space="0" w:color="auto"/>
            <w:right w:val="none" w:sz="0" w:space="0" w:color="auto"/>
          </w:divBdr>
        </w:div>
        <w:div w:id="1261598372">
          <w:marLeft w:val="640"/>
          <w:marRight w:val="0"/>
          <w:marTop w:val="0"/>
          <w:marBottom w:val="0"/>
          <w:divBdr>
            <w:top w:val="none" w:sz="0" w:space="0" w:color="auto"/>
            <w:left w:val="none" w:sz="0" w:space="0" w:color="auto"/>
            <w:bottom w:val="none" w:sz="0" w:space="0" w:color="auto"/>
            <w:right w:val="none" w:sz="0" w:space="0" w:color="auto"/>
          </w:divBdr>
        </w:div>
        <w:div w:id="223227098">
          <w:marLeft w:val="640"/>
          <w:marRight w:val="0"/>
          <w:marTop w:val="0"/>
          <w:marBottom w:val="0"/>
          <w:divBdr>
            <w:top w:val="none" w:sz="0" w:space="0" w:color="auto"/>
            <w:left w:val="none" w:sz="0" w:space="0" w:color="auto"/>
            <w:bottom w:val="none" w:sz="0" w:space="0" w:color="auto"/>
            <w:right w:val="none" w:sz="0" w:space="0" w:color="auto"/>
          </w:divBdr>
        </w:div>
        <w:div w:id="1156530853">
          <w:marLeft w:val="640"/>
          <w:marRight w:val="0"/>
          <w:marTop w:val="0"/>
          <w:marBottom w:val="0"/>
          <w:divBdr>
            <w:top w:val="none" w:sz="0" w:space="0" w:color="auto"/>
            <w:left w:val="none" w:sz="0" w:space="0" w:color="auto"/>
            <w:bottom w:val="none" w:sz="0" w:space="0" w:color="auto"/>
            <w:right w:val="none" w:sz="0" w:space="0" w:color="auto"/>
          </w:divBdr>
        </w:div>
        <w:div w:id="1446728969">
          <w:marLeft w:val="640"/>
          <w:marRight w:val="0"/>
          <w:marTop w:val="0"/>
          <w:marBottom w:val="0"/>
          <w:divBdr>
            <w:top w:val="none" w:sz="0" w:space="0" w:color="auto"/>
            <w:left w:val="none" w:sz="0" w:space="0" w:color="auto"/>
            <w:bottom w:val="none" w:sz="0" w:space="0" w:color="auto"/>
            <w:right w:val="none" w:sz="0" w:space="0" w:color="auto"/>
          </w:divBdr>
        </w:div>
        <w:div w:id="1479104622">
          <w:marLeft w:val="640"/>
          <w:marRight w:val="0"/>
          <w:marTop w:val="0"/>
          <w:marBottom w:val="0"/>
          <w:divBdr>
            <w:top w:val="none" w:sz="0" w:space="0" w:color="auto"/>
            <w:left w:val="none" w:sz="0" w:space="0" w:color="auto"/>
            <w:bottom w:val="none" w:sz="0" w:space="0" w:color="auto"/>
            <w:right w:val="none" w:sz="0" w:space="0" w:color="auto"/>
          </w:divBdr>
        </w:div>
        <w:div w:id="559289514">
          <w:marLeft w:val="640"/>
          <w:marRight w:val="0"/>
          <w:marTop w:val="0"/>
          <w:marBottom w:val="0"/>
          <w:divBdr>
            <w:top w:val="none" w:sz="0" w:space="0" w:color="auto"/>
            <w:left w:val="none" w:sz="0" w:space="0" w:color="auto"/>
            <w:bottom w:val="none" w:sz="0" w:space="0" w:color="auto"/>
            <w:right w:val="none" w:sz="0" w:space="0" w:color="auto"/>
          </w:divBdr>
        </w:div>
        <w:div w:id="1298411153">
          <w:marLeft w:val="640"/>
          <w:marRight w:val="0"/>
          <w:marTop w:val="0"/>
          <w:marBottom w:val="0"/>
          <w:divBdr>
            <w:top w:val="none" w:sz="0" w:space="0" w:color="auto"/>
            <w:left w:val="none" w:sz="0" w:space="0" w:color="auto"/>
            <w:bottom w:val="none" w:sz="0" w:space="0" w:color="auto"/>
            <w:right w:val="none" w:sz="0" w:space="0" w:color="auto"/>
          </w:divBdr>
        </w:div>
        <w:div w:id="173543634">
          <w:marLeft w:val="640"/>
          <w:marRight w:val="0"/>
          <w:marTop w:val="0"/>
          <w:marBottom w:val="0"/>
          <w:divBdr>
            <w:top w:val="none" w:sz="0" w:space="0" w:color="auto"/>
            <w:left w:val="none" w:sz="0" w:space="0" w:color="auto"/>
            <w:bottom w:val="none" w:sz="0" w:space="0" w:color="auto"/>
            <w:right w:val="none" w:sz="0" w:space="0" w:color="auto"/>
          </w:divBdr>
        </w:div>
        <w:div w:id="1267276015">
          <w:marLeft w:val="640"/>
          <w:marRight w:val="0"/>
          <w:marTop w:val="0"/>
          <w:marBottom w:val="0"/>
          <w:divBdr>
            <w:top w:val="none" w:sz="0" w:space="0" w:color="auto"/>
            <w:left w:val="none" w:sz="0" w:space="0" w:color="auto"/>
            <w:bottom w:val="none" w:sz="0" w:space="0" w:color="auto"/>
            <w:right w:val="none" w:sz="0" w:space="0" w:color="auto"/>
          </w:divBdr>
        </w:div>
        <w:div w:id="263194871">
          <w:marLeft w:val="640"/>
          <w:marRight w:val="0"/>
          <w:marTop w:val="0"/>
          <w:marBottom w:val="0"/>
          <w:divBdr>
            <w:top w:val="none" w:sz="0" w:space="0" w:color="auto"/>
            <w:left w:val="none" w:sz="0" w:space="0" w:color="auto"/>
            <w:bottom w:val="none" w:sz="0" w:space="0" w:color="auto"/>
            <w:right w:val="none" w:sz="0" w:space="0" w:color="auto"/>
          </w:divBdr>
        </w:div>
        <w:div w:id="1757940539">
          <w:marLeft w:val="640"/>
          <w:marRight w:val="0"/>
          <w:marTop w:val="0"/>
          <w:marBottom w:val="0"/>
          <w:divBdr>
            <w:top w:val="none" w:sz="0" w:space="0" w:color="auto"/>
            <w:left w:val="none" w:sz="0" w:space="0" w:color="auto"/>
            <w:bottom w:val="none" w:sz="0" w:space="0" w:color="auto"/>
            <w:right w:val="none" w:sz="0" w:space="0" w:color="auto"/>
          </w:divBdr>
        </w:div>
        <w:div w:id="1739014235">
          <w:marLeft w:val="640"/>
          <w:marRight w:val="0"/>
          <w:marTop w:val="0"/>
          <w:marBottom w:val="0"/>
          <w:divBdr>
            <w:top w:val="none" w:sz="0" w:space="0" w:color="auto"/>
            <w:left w:val="none" w:sz="0" w:space="0" w:color="auto"/>
            <w:bottom w:val="none" w:sz="0" w:space="0" w:color="auto"/>
            <w:right w:val="none" w:sz="0" w:space="0" w:color="auto"/>
          </w:divBdr>
        </w:div>
        <w:div w:id="2112429141">
          <w:marLeft w:val="640"/>
          <w:marRight w:val="0"/>
          <w:marTop w:val="0"/>
          <w:marBottom w:val="0"/>
          <w:divBdr>
            <w:top w:val="none" w:sz="0" w:space="0" w:color="auto"/>
            <w:left w:val="none" w:sz="0" w:space="0" w:color="auto"/>
            <w:bottom w:val="none" w:sz="0" w:space="0" w:color="auto"/>
            <w:right w:val="none" w:sz="0" w:space="0" w:color="auto"/>
          </w:divBdr>
        </w:div>
      </w:divsChild>
    </w:div>
    <w:div w:id="2059207994">
      <w:bodyDiv w:val="1"/>
      <w:marLeft w:val="0"/>
      <w:marRight w:val="0"/>
      <w:marTop w:val="0"/>
      <w:marBottom w:val="0"/>
      <w:divBdr>
        <w:top w:val="none" w:sz="0" w:space="0" w:color="auto"/>
        <w:left w:val="none" w:sz="0" w:space="0" w:color="auto"/>
        <w:bottom w:val="none" w:sz="0" w:space="0" w:color="auto"/>
        <w:right w:val="none" w:sz="0" w:space="0" w:color="auto"/>
      </w:divBdr>
      <w:divsChild>
        <w:div w:id="1515995841">
          <w:marLeft w:val="640"/>
          <w:marRight w:val="0"/>
          <w:marTop w:val="0"/>
          <w:marBottom w:val="0"/>
          <w:divBdr>
            <w:top w:val="none" w:sz="0" w:space="0" w:color="auto"/>
            <w:left w:val="none" w:sz="0" w:space="0" w:color="auto"/>
            <w:bottom w:val="none" w:sz="0" w:space="0" w:color="auto"/>
            <w:right w:val="none" w:sz="0" w:space="0" w:color="auto"/>
          </w:divBdr>
        </w:div>
        <w:div w:id="2080863545">
          <w:marLeft w:val="640"/>
          <w:marRight w:val="0"/>
          <w:marTop w:val="0"/>
          <w:marBottom w:val="0"/>
          <w:divBdr>
            <w:top w:val="none" w:sz="0" w:space="0" w:color="auto"/>
            <w:left w:val="none" w:sz="0" w:space="0" w:color="auto"/>
            <w:bottom w:val="none" w:sz="0" w:space="0" w:color="auto"/>
            <w:right w:val="none" w:sz="0" w:space="0" w:color="auto"/>
          </w:divBdr>
        </w:div>
        <w:div w:id="1112869018">
          <w:marLeft w:val="640"/>
          <w:marRight w:val="0"/>
          <w:marTop w:val="0"/>
          <w:marBottom w:val="0"/>
          <w:divBdr>
            <w:top w:val="none" w:sz="0" w:space="0" w:color="auto"/>
            <w:left w:val="none" w:sz="0" w:space="0" w:color="auto"/>
            <w:bottom w:val="none" w:sz="0" w:space="0" w:color="auto"/>
            <w:right w:val="none" w:sz="0" w:space="0" w:color="auto"/>
          </w:divBdr>
        </w:div>
        <w:div w:id="2116554141">
          <w:marLeft w:val="640"/>
          <w:marRight w:val="0"/>
          <w:marTop w:val="0"/>
          <w:marBottom w:val="0"/>
          <w:divBdr>
            <w:top w:val="none" w:sz="0" w:space="0" w:color="auto"/>
            <w:left w:val="none" w:sz="0" w:space="0" w:color="auto"/>
            <w:bottom w:val="none" w:sz="0" w:space="0" w:color="auto"/>
            <w:right w:val="none" w:sz="0" w:space="0" w:color="auto"/>
          </w:divBdr>
        </w:div>
        <w:div w:id="1059090365">
          <w:marLeft w:val="640"/>
          <w:marRight w:val="0"/>
          <w:marTop w:val="0"/>
          <w:marBottom w:val="0"/>
          <w:divBdr>
            <w:top w:val="none" w:sz="0" w:space="0" w:color="auto"/>
            <w:left w:val="none" w:sz="0" w:space="0" w:color="auto"/>
            <w:bottom w:val="none" w:sz="0" w:space="0" w:color="auto"/>
            <w:right w:val="none" w:sz="0" w:space="0" w:color="auto"/>
          </w:divBdr>
        </w:div>
        <w:div w:id="1294678183">
          <w:marLeft w:val="640"/>
          <w:marRight w:val="0"/>
          <w:marTop w:val="0"/>
          <w:marBottom w:val="0"/>
          <w:divBdr>
            <w:top w:val="none" w:sz="0" w:space="0" w:color="auto"/>
            <w:left w:val="none" w:sz="0" w:space="0" w:color="auto"/>
            <w:bottom w:val="none" w:sz="0" w:space="0" w:color="auto"/>
            <w:right w:val="none" w:sz="0" w:space="0" w:color="auto"/>
          </w:divBdr>
        </w:div>
        <w:div w:id="1797794450">
          <w:marLeft w:val="640"/>
          <w:marRight w:val="0"/>
          <w:marTop w:val="0"/>
          <w:marBottom w:val="0"/>
          <w:divBdr>
            <w:top w:val="none" w:sz="0" w:space="0" w:color="auto"/>
            <w:left w:val="none" w:sz="0" w:space="0" w:color="auto"/>
            <w:bottom w:val="none" w:sz="0" w:space="0" w:color="auto"/>
            <w:right w:val="none" w:sz="0" w:space="0" w:color="auto"/>
          </w:divBdr>
        </w:div>
        <w:div w:id="719551238">
          <w:marLeft w:val="640"/>
          <w:marRight w:val="0"/>
          <w:marTop w:val="0"/>
          <w:marBottom w:val="0"/>
          <w:divBdr>
            <w:top w:val="none" w:sz="0" w:space="0" w:color="auto"/>
            <w:left w:val="none" w:sz="0" w:space="0" w:color="auto"/>
            <w:bottom w:val="none" w:sz="0" w:space="0" w:color="auto"/>
            <w:right w:val="none" w:sz="0" w:space="0" w:color="auto"/>
          </w:divBdr>
        </w:div>
        <w:div w:id="1264849037">
          <w:marLeft w:val="640"/>
          <w:marRight w:val="0"/>
          <w:marTop w:val="0"/>
          <w:marBottom w:val="0"/>
          <w:divBdr>
            <w:top w:val="none" w:sz="0" w:space="0" w:color="auto"/>
            <w:left w:val="none" w:sz="0" w:space="0" w:color="auto"/>
            <w:bottom w:val="none" w:sz="0" w:space="0" w:color="auto"/>
            <w:right w:val="none" w:sz="0" w:space="0" w:color="auto"/>
          </w:divBdr>
        </w:div>
        <w:div w:id="1806697094">
          <w:marLeft w:val="640"/>
          <w:marRight w:val="0"/>
          <w:marTop w:val="0"/>
          <w:marBottom w:val="0"/>
          <w:divBdr>
            <w:top w:val="none" w:sz="0" w:space="0" w:color="auto"/>
            <w:left w:val="none" w:sz="0" w:space="0" w:color="auto"/>
            <w:bottom w:val="none" w:sz="0" w:space="0" w:color="auto"/>
            <w:right w:val="none" w:sz="0" w:space="0" w:color="auto"/>
          </w:divBdr>
        </w:div>
        <w:div w:id="1237856648">
          <w:marLeft w:val="640"/>
          <w:marRight w:val="0"/>
          <w:marTop w:val="0"/>
          <w:marBottom w:val="0"/>
          <w:divBdr>
            <w:top w:val="none" w:sz="0" w:space="0" w:color="auto"/>
            <w:left w:val="none" w:sz="0" w:space="0" w:color="auto"/>
            <w:bottom w:val="none" w:sz="0" w:space="0" w:color="auto"/>
            <w:right w:val="none" w:sz="0" w:space="0" w:color="auto"/>
          </w:divBdr>
        </w:div>
        <w:div w:id="1336419641">
          <w:marLeft w:val="640"/>
          <w:marRight w:val="0"/>
          <w:marTop w:val="0"/>
          <w:marBottom w:val="0"/>
          <w:divBdr>
            <w:top w:val="none" w:sz="0" w:space="0" w:color="auto"/>
            <w:left w:val="none" w:sz="0" w:space="0" w:color="auto"/>
            <w:bottom w:val="none" w:sz="0" w:space="0" w:color="auto"/>
            <w:right w:val="none" w:sz="0" w:space="0" w:color="auto"/>
          </w:divBdr>
        </w:div>
        <w:div w:id="180628033">
          <w:marLeft w:val="640"/>
          <w:marRight w:val="0"/>
          <w:marTop w:val="0"/>
          <w:marBottom w:val="0"/>
          <w:divBdr>
            <w:top w:val="none" w:sz="0" w:space="0" w:color="auto"/>
            <w:left w:val="none" w:sz="0" w:space="0" w:color="auto"/>
            <w:bottom w:val="none" w:sz="0" w:space="0" w:color="auto"/>
            <w:right w:val="none" w:sz="0" w:space="0" w:color="auto"/>
          </w:divBdr>
        </w:div>
        <w:div w:id="230888849">
          <w:marLeft w:val="640"/>
          <w:marRight w:val="0"/>
          <w:marTop w:val="0"/>
          <w:marBottom w:val="0"/>
          <w:divBdr>
            <w:top w:val="none" w:sz="0" w:space="0" w:color="auto"/>
            <w:left w:val="none" w:sz="0" w:space="0" w:color="auto"/>
            <w:bottom w:val="none" w:sz="0" w:space="0" w:color="auto"/>
            <w:right w:val="none" w:sz="0" w:space="0" w:color="auto"/>
          </w:divBdr>
        </w:div>
        <w:div w:id="1869637346">
          <w:marLeft w:val="640"/>
          <w:marRight w:val="0"/>
          <w:marTop w:val="0"/>
          <w:marBottom w:val="0"/>
          <w:divBdr>
            <w:top w:val="none" w:sz="0" w:space="0" w:color="auto"/>
            <w:left w:val="none" w:sz="0" w:space="0" w:color="auto"/>
            <w:bottom w:val="none" w:sz="0" w:space="0" w:color="auto"/>
            <w:right w:val="none" w:sz="0" w:space="0" w:color="auto"/>
          </w:divBdr>
        </w:div>
        <w:div w:id="460458823">
          <w:marLeft w:val="640"/>
          <w:marRight w:val="0"/>
          <w:marTop w:val="0"/>
          <w:marBottom w:val="0"/>
          <w:divBdr>
            <w:top w:val="none" w:sz="0" w:space="0" w:color="auto"/>
            <w:left w:val="none" w:sz="0" w:space="0" w:color="auto"/>
            <w:bottom w:val="none" w:sz="0" w:space="0" w:color="auto"/>
            <w:right w:val="none" w:sz="0" w:space="0" w:color="auto"/>
          </w:divBdr>
        </w:div>
        <w:div w:id="738789494">
          <w:marLeft w:val="640"/>
          <w:marRight w:val="0"/>
          <w:marTop w:val="0"/>
          <w:marBottom w:val="0"/>
          <w:divBdr>
            <w:top w:val="none" w:sz="0" w:space="0" w:color="auto"/>
            <w:left w:val="none" w:sz="0" w:space="0" w:color="auto"/>
            <w:bottom w:val="none" w:sz="0" w:space="0" w:color="auto"/>
            <w:right w:val="none" w:sz="0" w:space="0" w:color="auto"/>
          </w:divBdr>
        </w:div>
        <w:div w:id="251477453">
          <w:marLeft w:val="640"/>
          <w:marRight w:val="0"/>
          <w:marTop w:val="0"/>
          <w:marBottom w:val="0"/>
          <w:divBdr>
            <w:top w:val="none" w:sz="0" w:space="0" w:color="auto"/>
            <w:left w:val="none" w:sz="0" w:space="0" w:color="auto"/>
            <w:bottom w:val="none" w:sz="0" w:space="0" w:color="auto"/>
            <w:right w:val="none" w:sz="0" w:space="0" w:color="auto"/>
          </w:divBdr>
        </w:div>
        <w:div w:id="196166399">
          <w:marLeft w:val="640"/>
          <w:marRight w:val="0"/>
          <w:marTop w:val="0"/>
          <w:marBottom w:val="0"/>
          <w:divBdr>
            <w:top w:val="none" w:sz="0" w:space="0" w:color="auto"/>
            <w:left w:val="none" w:sz="0" w:space="0" w:color="auto"/>
            <w:bottom w:val="none" w:sz="0" w:space="0" w:color="auto"/>
            <w:right w:val="none" w:sz="0" w:space="0" w:color="auto"/>
          </w:divBdr>
        </w:div>
        <w:div w:id="1439909873">
          <w:marLeft w:val="640"/>
          <w:marRight w:val="0"/>
          <w:marTop w:val="0"/>
          <w:marBottom w:val="0"/>
          <w:divBdr>
            <w:top w:val="none" w:sz="0" w:space="0" w:color="auto"/>
            <w:left w:val="none" w:sz="0" w:space="0" w:color="auto"/>
            <w:bottom w:val="none" w:sz="0" w:space="0" w:color="auto"/>
            <w:right w:val="none" w:sz="0" w:space="0" w:color="auto"/>
          </w:divBdr>
        </w:div>
        <w:div w:id="1963145975">
          <w:marLeft w:val="640"/>
          <w:marRight w:val="0"/>
          <w:marTop w:val="0"/>
          <w:marBottom w:val="0"/>
          <w:divBdr>
            <w:top w:val="none" w:sz="0" w:space="0" w:color="auto"/>
            <w:left w:val="none" w:sz="0" w:space="0" w:color="auto"/>
            <w:bottom w:val="none" w:sz="0" w:space="0" w:color="auto"/>
            <w:right w:val="none" w:sz="0" w:space="0" w:color="auto"/>
          </w:divBdr>
        </w:div>
        <w:div w:id="807865458">
          <w:marLeft w:val="640"/>
          <w:marRight w:val="0"/>
          <w:marTop w:val="0"/>
          <w:marBottom w:val="0"/>
          <w:divBdr>
            <w:top w:val="none" w:sz="0" w:space="0" w:color="auto"/>
            <w:left w:val="none" w:sz="0" w:space="0" w:color="auto"/>
            <w:bottom w:val="none" w:sz="0" w:space="0" w:color="auto"/>
            <w:right w:val="none" w:sz="0" w:space="0" w:color="auto"/>
          </w:divBdr>
        </w:div>
        <w:div w:id="1805268666">
          <w:marLeft w:val="640"/>
          <w:marRight w:val="0"/>
          <w:marTop w:val="0"/>
          <w:marBottom w:val="0"/>
          <w:divBdr>
            <w:top w:val="none" w:sz="0" w:space="0" w:color="auto"/>
            <w:left w:val="none" w:sz="0" w:space="0" w:color="auto"/>
            <w:bottom w:val="none" w:sz="0" w:space="0" w:color="auto"/>
            <w:right w:val="none" w:sz="0" w:space="0" w:color="auto"/>
          </w:divBdr>
        </w:div>
        <w:div w:id="302974038">
          <w:marLeft w:val="640"/>
          <w:marRight w:val="0"/>
          <w:marTop w:val="0"/>
          <w:marBottom w:val="0"/>
          <w:divBdr>
            <w:top w:val="none" w:sz="0" w:space="0" w:color="auto"/>
            <w:left w:val="none" w:sz="0" w:space="0" w:color="auto"/>
            <w:bottom w:val="none" w:sz="0" w:space="0" w:color="auto"/>
            <w:right w:val="none" w:sz="0" w:space="0" w:color="auto"/>
          </w:divBdr>
        </w:div>
        <w:div w:id="1822622415">
          <w:marLeft w:val="640"/>
          <w:marRight w:val="0"/>
          <w:marTop w:val="0"/>
          <w:marBottom w:val="0"/>
          <w:divBdr>
            <w:top w:val="none" w:sz="0" w:space="0" w:color="auto"/>
            <w:left w:val="none" w:sz="0" w:space="0" w:color="auto"/>
            <w:bottom w:val="none" w:sz="0" w:space="0" w:color="auto"/>
            <w:right w:val="none" w:sz="0" w:space="0" w:color="auto"/>
          </w:divBdr>
        </w:div>
        <w:div w:id="1379090631">
          <w:marLeft w:val="640"/>
          <w:marRight w:val="0"/>
          <w:marTop w:val="0"/>
          <w:marBottom w:val="0"/>
          <w:divBdr>
            <w:top w:val="none" w:sz="0" w:space="0" w:color="auto"/>
            <w:left w:val="none" w:sz="0" w:space="0" w:color="auto"/>
            <w:bottom w:val="none" w:sz="0" w:space="0" w:color="auto"/>
            <w:right w:val="none" w:sz="0" w:space="0" w:color="auto"/>
          </w:divBdr>
        </w:div>
        <w:div w:id="700056599">
          <w:marLeft w:val="640"/>
          <w:marRight w:val="0"/>
          <w:marTop w:val="0"/>
          <w:marBottom w:val="0"/>
          <w:divBdr>
            <w:top w:val="none" w:sz="0" w:space="0" w:color="auto"/>
            <w:left w:val="none" w:sz="0" w:space="0" w:color="auto"/>
            <w:bottom w:val="none" w:sz="0" w:space="0" w:color="auto"/>
            <w:right w:val="none" w:sz="0" w:space="0" w:color="auto"/>
          </w:divBdr>
        </w:div>
        <w:div w:id="1603953054">
          <w:marLeft w:val="640"/>
          <w:marRight w:val="0"/>
          <w:marTop w:val="0"/>
          <w:marBottom w:val="0"/>
          <w:divBdr>
            <w:top w:val="none" w:sz="0" w:space="0" w:color="auto"/>
            <w:left w:val="none" w:sz="0" w:space="0" w:color="auto"/>
            <w:bottom w:val="none" w:sz="0" w:space="0" w:color="auto"/>
            <w:right w:val="none" w:sz="0" w:space="0" w:color="auto"/>
          </w:divBdr>
        </w:div>
        <w:div w:id="554042">
          <w:marLeft w:val="640"/>
          <w:marRight w:val="0"/>
          <w:marTop w:val="0"/>
          <w:marBottom w:val="0"/>
          <w:divBdr>
            <w:top w:val="none" w:sz="0" w:space="0" w:color="auto"/>
            <w:left w:val="none" w:sz="0" w:space="0" w:color="auto"/>
            <w:bottom w:val="none" w:sz="0" w:space="0" w:color="auto"/>
            <w:right w:val="none" w:sz="0" w:space="0" w:color="auto"/>
          </w:divBdr>
        </w:div>
        <w:div w:id="2023623868">
          <w:marLeft w:val="640"/>
          <w:marRight w:val="0"/>
          <w:marTop w:val="0"/>
          <w:marBottom w:val="0"/>
          <w:divBdr>
            <w:top w:val="none" w:sz="0" w:space="0" w:color="auto"/>
            <w:left w:val="none" w:sz="0" w:space="0" w:color="auto"/>
            <w:bottom w:val="none" w:sz="0" w:space="0" w:color="auto"/>
            <w:right w:val="none" w:sz="0" w:space="0" w:color="auto"/>
          </w:divBdr>
        </w:div>
        <w:div w:id="438258685">
          <w:marLeft w:val="640"/>
          <w:marRight w:val="0"/>
          <w:marTop w:val="0"/>
          <w:marBottom w:val="0"/>
          <w:divBdr>
            <w:top w:val="none" w:sz="0" w:space="0" w:color="auto"/>
            <w:left w:val="none" w:sz="0" w:space="0" w:color="auto"/>
            <w:bottom w:val="none" w:sz="0" w:space="0" w:color="auto"/>
            <w:right w:val="none" w:sz="0" w:space="0" w:color="auto"/>
          </w:divBdr>
        </w:div>
        <w:div w:id="1145703557">
          <w:marLeft w:val="640"/>
          <w:marRight w:val="0"/>
          <w:marTop w:val="0"/>
          <w:marBottom w:val="0"/>
          <w:divBdr>
            <w:top w:val="none" w:sz="0" w:space="0" w:color="auto"/>
            <w:left w:val="none" w:sz="0" w:space="0" w:color="auto"/>
            <w:bottom w:val="none" w:sz="0" w:space="0" w:color="auto"/>
            <w:right w:val="none" w:sz="0" w:space="0" w:color="auto"/>
          </w:divBdr>
        </w:div>
        <w:div w:id="1310136637">
          <w:marLeft w:val="640"/>
          <w:marRight w:val="0"/>
          <w:marTop w:val="0"/>
          <w:marBottom w:val="0"/>
          <w:divBdr>
            <w:top w:val="none" w:sz="0" w:space="0" w:color="auto"/>
            <w:left w:val="none" w:sz="0" w:space="0" w:color="auto"/>
            <w:bottom w:val="none" w:sz="0" w:space="0" w:color="auto"/>
            <w:right w:val="none" w:sz="0" w:space="0" w:color="auto"/>
          </w:divBdr>
        </w:div>
        <w:div w:id="1185633664">
          <w:marLeft w:val="640"/>
          <w:marRight w:val="0"/>
          <w:marTop w:val="0"/>
          <w:marBottom w:val="0"/>
          <w:divBdr>
            <w:top w:val="none" w:sz="0" w:space="0" w:color="auto"/>
            <w:left w:val="none" w:sz="0" w:space="0" w:color="auto"/>
            <w:bottom w:val="none" w:sz="0" w:space="0" w:color="auto"/>
            <w:right w:val="none" w:sz="0" w:space="0" w:color="auto"/>
          </w:divBdr>
        </w:div>
        <w:div w:id="1128468677">
          <w:marLeft w:val="640"/>
          <w:marRight w:val="0"/>
          <w:marTop w:val="0"/>
          <w:marBottom w:val="0"/>
          <w:divBdr>
            <w:top w:val="none" w:sz="0" w:space="0" w:color="auto"/>
            <w:left w:val="none" w:sz="0" w:space="0" w:color="auto"/>
            <w:bottom w:val="none" w:sz="0" w:space="0" w:color="auto"/>
            <w:right w:val="none" w:sz="0" w:space="0" w:color="auto"/>
          </w:divBdr>
        </w:div>
        <w:div w:id="1760373970">
          <w:marLeft w:val="640"/>
          <w:marRight w:val="0"/>
          <w:marTop w:val="0"/>
          <w:marBottom w:val="0"/>
          <w:divBdr>
            <w:top w:val="none" w:sz="0" w:space="0" w:color="auto"/>
            <w:left w:val="none" w:sz="0" w:space="0" w:color="auto"/>
            <w:bottom w:val="none" w:sz="0" w:space="0" w:color="auto"/>
            <w:right w:val="none" w:sz="0" w:space="0" w:color="auto"/>
          </w:divBdr>
        </w:div>
      </w:divsChild>
    </w:div>
    <w:div w:id="2065375423">
      <w:bodyDiv w:val="1"/>
      <w:marLeft w:val="0"/>
      <w:marRight w:val="0"/>
      <w:marTop w:val="0"/>
      <w:marBottom w:val="0"/>
      <w:divBdr>
        <w:top w:val="none" w:sz="0" w:space="0" w:color="auto"/>
        <w:left w:val="none" w:sz="0" w:space="0" w:color="auto"/>
        <w:bottom w:val="none" w:sz="0" w:space="0" w:color="auto"/>
        <w:right w:val="none" w:sz="0" w:space="0" w:color="auto"/>
      </w:divBdr>
      <w:divsChild>
        <w:div w:id="1062410593">
          <w:marLeft w:val="640"/>
          <w:marRight w:val="0"/>
          <w:marTop w:val="0"/>
          <w:marBottom w:val="0"/>
          <w:divBdr>
            <w:top w:val="none" w:sz="0" w:space="0" w:color="auto"/>
            <w:left w:val="none" w:sz="0" w:space="0" w:color="auto"/>
            <w:bottom w:val="none" w:sz="0" w:space="0" w:color="auto"/>
            <w:right w:val="none" w:sz="0" w:space="0" w:color="auto"/>
          </w:divBdr>
        </w:div>
        <w:div w:id="1586694087">
          <w:marLeft w:val="640"/>
          <w:marRight w:val="0"/>
          <w:marTop w:val="0"/>
          <w:marBottom w:val="0"/>
          <w:divBdr>
            <w:top w:val="none" w:sz="0" w:space="0" w:color="auto"/>
            <w:left w:val="none" w:sz="0" w:space="0" w:color="auto"/>
            <w:bottom w:val="none" w:sz="0" w:space="0" w:color="auto"/>
            <w:right w:val="none" w:sz="0" w:space="0" w:color="auto"/>
          </w:divBdr>
        </w:div>
        <w:div w:id="564418704">
          <w:marLeft w:val="640"/>
          <w:marRight w:val="0"/>
          <w:marTop w:val="0"/>
          <w:marBottom w:val="0"/>
          <w:divBdr>
            <w:top w:val="none" w:sz="0" w:space="0" w:color="auto"/>
            <w:left w:val="none" w:sz="0" w:space="0" w:color="auto"/>
            <w:bottom w:val="none" w:sz="0" w:space="0" w:color="auto"/>
            <w:right w:val="none" w:sz="0" w:space="0" w:color="auto"/>
          </w:divBdr>
        </w:div>
        <w:div w:id="1947956583">
          <w:marLeft w:val="640"/>
          <w:marRight w:val="0"/>
          <w:marTop w:val="0"/>
          <w:marBottom w:val="0"/>
          <w:divBdr>
            <w:top w:val="none" w:sz="0" w:space="0" w:color="auto"/>
            <w:left w:val="none" w:sz="0" w:space="0" w:color="auto"/>
            <w:bottom w:val="none" w:sz="0" w:space="0" w:color="auto"/>
            <w:right w:val="none" w:sz="0" w:space="0" w:color="auto"/>
          </w:divBdr>
        </w:div>
        <w:div w:id="1907837613">
          <w:marLeft w:val="640"/>
          <w:marRight w:val="0"/>
          <w:marTop w:val="0"/>
          <w:marBottom w:val="0"/>
          <w:divBdr>
            <w:top w:val="none" w:sz="0" w:space="0" w:color="auto"/>
            <w:left w:val="none" w:sz="0" w:space="0" w:color="auto"/>
            <w:bottom w:val="none" w:sz="0" w:space="0" w:color="auto"/>
            <w:right w:val="none" w:sz="0" w:space="0" w:color="auto"/>
          </w:divBdr>
        </w:div>
        <w:div w:id="225457141">
          <w:marLeft w:val="640"/>
          <w:marRight w:val="0"/>
          <w:marTop w:val="0"/>
          <w:marBottom w:val="0"/>
          <w:divBdr>
            <w:top w:val="none" w:sz="0" w:space="0" w:color="auto"/>
            <w:left w:val="none" w:sz="0" w:space="0" w:color="auto"/>
            <w:bottom w:val="none" w:sz="0" w:space="0" w:color="auto"/>
            <w:right w:val="none" w:sz="0" w:space="0" w:color="auto"/>
          </w:divBdr>
        </w:div>
        <w:div w:id="446002258">
          <w:marLeft w:val="640"/>
          <w:marRight w:val="0"/>
          <w:marTop w:val="0"/>
          <w:marBottom w:val="0"/>
          <w:divBdr>
            <w:top w:val="none" w:sz="0" w:space="0" w:color="auto"/>
            <w:left w:val="none" w:sz="0" w:space="0" w:color="auto"/>
            <w:bottom w:val="none" w:sz="0" w:space="0" w:color="auto"/>
            <w:right w:val="none" w:sz="0" w:space="0" w:color="auto"/>
          </w:divBdr>
        </w:div>
        <w:div w:id="794911846">
          <w:marLeft w:val="640"/>
          <w:marRight w:val="0"/>
          <w:marTop w:val="0"/>
          <w:marBottom w:val="0"/>
          <w:divBdr>
            <w:top w:val="none" w:sz="0" w:space="0" w:color="auto"/>
            <w:left w:val="none" w:sz="0" w:space="0" w:color="auto"/>
            <w:bottom w:val="none" w:sz="0" w:space="0" w:color="auto"/>
            <w:right w:val="none" w:sz="0" w:space="0" w:color="auto"/>
          </w:divBdr>
        </w:div>
        <w:div w:id="2123305241">
          <w:marLeft w:val="640"/>
          <w:marRight w:val="0"/>
          <w:marTop w:val="0"/>
          <w:marBottom w:val="0"/>
          <w:divBdr>
            <w:top w:val="none" w:sz="0" w:space="0" w:color="auto"/>
            <w:left w:val="none" w:sz="0" w:space="0" w:color="auto"/>
            <w:bottom w:val="none" w:sz="0" w:space="0" w:color="auto"/>
            <w:right w:val="none" w:sz="0" w:space="0" w:color="auto"/>
          </w:divBdr>
        </w:div>
        <w:div w:id="553850416">
          <w:marLeft w:val="640"/>
          <w:marRight w:val="0"/>
          <w:marTop w:val="0"/>
          <w:marBottom w:val="0"/>
          <w:divBdr>
            <w:top w:val="none" w:sz="0" w:space="0" w:color="auto"/>
            <w:left w:val="none" w:sz="0" w:space="0" w:color="auto"/>
            <w:bottom w:val="none" w:sz="0" w:space="0" w:color="auto"/>
            <w:right w:val="none" w:sz="0" w:space="0" w:color="auto"/>
          </w:divBdr>
        </w:div>
        <w:div w:id="613293499">
          <w:marLeft w:val="640"/>
          <w:marRight w:val="0"/>
          <w:marTop w:val="0"/>
          <w:marBottom w:val="0"/>
          <w:divBdr>
            <w:top w:val="none" w:sz="0" w:space="0" w:color="auto"/>
            <w:left w:val="none" w:sz="0" w:space="0" w:color="auto"/>
            <w:bottom w:val="none" w:sz="0" w:space="0" w:color="auto"/>
            <w:right w:val="none" w:sz="0" w:space="0" w:color="auto"/>
          </w:divBdr>
        </w:div>
        <w:div w:id="1506478650">
          <w:marLeft w:val="640"/>
          <w:marRight w:val="0"/>
          <w:marTop w:val="0"/>
          <w:marBottom w:val="0"/>
          <w:divBdr>
            <w:top w:val="none" w:sz="0" w:space="0" w:color="auto"/>
            <w:left w:val="none" w:sz="0" w:space="0" w:color="auto"/>
            <w:bottom w:val="none" w:sz="0" w:space="0" w:color="auto"/>
            <w:right w:val="none" w:sz="0" w:space="0" w:color="auto"/>
          </w:divBdr>
        </w:div>
        <w:div w:id="716316594">
          <w:marLeft w:val="640"/>
          <w:marRight w:val="0"/>
          <w:marTop w:val="0"/>
          <w:marBottom w:val="0"/>
          <w:divBdr>
            <w:top w:val="none" w:sz="0" w:space="0" w:color="auto"/>
            <w:left w:val="none" w:sz="0" w:space="0" w:color="auto"/>
            <w:bottom w:val="none" w:sz="0" w:space="0" w:color="auto"/>
            <w:right w:val="none" w:sz="0" w:space="0" w:color="auto"/>
          </w:divBdr>
        </w:div>
        <w:div w:id="973363319">
          <w:marLeft w:val="640"/>
          <w:marRight w:val="0"/>
          <w:marTop w:val="0"/>
          <w:marBottom w:val="0"/>
          <w:divBdr>
            <w:top w:val="none" w:sz="0" w:space="0" w:color="auto"/>
            <w:left w:val="none" w:sz="0" w:space="0" w:color="auto"/>
            <w:bottom w:val="none" w:sz="0" w:space="0" w:color="auto"/>
            <w:right w:val="none" w:sz="0" w:space="0" w:color="auto"/>
          </w:divBdr>
        </w:div>
        <w:div w:id="202406160">
          <w:marLeft w:val="640"/>
          <w:marRight w:val="0"/>
          <w:marTop w:val="0"/>
          <w:marBottom w:val="0"/>
          <w:divBdr>
            <w:top w:val="none" w:sz="0" w:space="0" w:color="auto"/>
            <w:left w:val="none" w:sz="0" w:space="0" w:color="auto"/>
            <w:bottom w:val="none" w:sz="0" w:space="0" w:color="auto"/>
            <w:right w:val="none" w:sz="0" w:space="0" w:color="auto"/>
          </w:divBdr>
        </w:div>
        <w:div w:id="2136825224">
          <w:marLeft w:val="640"/>
          <w:marRight w:val="0"/>
          <w:marTop w:val="0"/>
          <w:marBottom w:val="0"/>
          <w:divBdr>
            <w:top w:val="none" w:sz="0" w:space="0" w:color="auto"/>
            <w:left w:val="none" w:sz="0" w:space="0" w:color="auto"/>
            <w:bottom w:val="none" w:sz="0" w:space="0" w:color="auto"/>
            <w:right w:val="none" w:sz="0" w:space="0" w:color="auto"/>
          </w:divBdr>
        </w:div>
        <w:div w:id="998002192">
          <w:marLeft w:val="640"/>
          <w:marRight w:val="0"/>
          <w:marTop w:val="0"/>
          <w:marBottom w:val="0"/>
          <w:divBdr>
            <w:top w:val="none" w:sz="0" w:space="0" w:color="auto"/>
            <w:left w:val="none" w:sz="0" w:space="0" w:color="auto"/>
            <w:bottom w:val="none" w:sz="0" w:space="0" w:color="auto"/>
            <w:right w:val="none" w:sz="0" w:space="0" w:color="auto"/>
          </w:divBdr>
        </w:div>
        <w:div w:id="1051996335">
          <w:marLeft w:val="640"/>
          <w:marRight w:val="0"/>
          <w:marTop w:val="0"/>
          <w:marBottom w:val="0"/>
          <w:divBdr>
            <w:top w:val="none" w:sz="0" w:space="0" w:color="auto"/>
            <w:left w:val="none" w:sz="0" w:space="0" w:color="auto"/>
            <w:bottom w:val="none" w:sz="0" w:space="0" w:color="auto"/>
            <w:right w:val="none" w:sz="0" w:space="0" w:color="auto"/>
          </w:divBdr>
        </w:div>
        <w:div w:id="1030568007">
          <w:marLeft w:val="640"/>
          <w:marRight w:val="0"/>
          <w:marTop w:val="0"/>
          <w:marBottom w:val="0"/>
          <w:divBdr>
            <w:top w:val="none" w:sz="0" w:space="0" w:color="auto"/>
            <w:left w:val="none" w:sz="0" w:space="0" w:color="auto"/>
            <w:bottom w:val="none" w:sz="0" w:space="0" w:color="auto"/>
            <w:right w:val="none" w:sz="0" w:space="0" w:color="auto"/>
          </w:divBdr>
        </w:div>
        <w:div w:id="1863938272">
          <w:marLeft w:val="640"/>
          <w:marRight w:val="0"/>
          <w:marTop w:val="0"/>
          <w:marBottom w:val="0"/>
          <w:divBdr>
            <w:top w:val="none" w:sz="0" w:space="0" w:color="auto"/>
            <w:left w:val="none" w:sz="0" w:space="0" w:color="auto"/>
            <w:bottom w:val="none" w:sz="0" w:space="0" w:color="auto"/>
            <w:right w:val="none" w:sz="0" w:space="0" w:color="auto"/>
          </w:divBdr>
        </w:div>
        <w:div w:id="1795447070">
          <w:marLeft w:val="640"/>
          <w:marRight w:val="0"/>
          <w:marTop w:val="0"/>
          <w:marBottom w:val="0"/>
          <w:divBdr>
            <w:top w:val="none" w:sz="0" w:space="0" w:color="auto"/>
            <w:left w:val="none" w:sz="0" w:space="0" w:color="auto"/>
            <w:bottom w:val="none" w:sz="0" w:space="0" w:color="auto"/>
            <w:right w:val="none" w:sz="0" w:space="0" w:color="auto"/>
          </w:divBdr>
        </w:div>
        <w:div w:id="1647051698">
          <w:marLeft w:val="640"/>
          <w:marRight w:val="0"/>
          <w:marTop w:val="0"/>
          <w:marBottom w:val="0"/>
          <w:divBdr>
            <w:top w:val="none" w:sz="0" w:space="0" w:color="auto"/>
            <w:left w:val="none" w:sz="0" w:space="0" w:color="auto"/>
            <w:bottom w:val="none" w:sz="0" w:space="0" w:color="auto"/>
            <w:right w:val="none" w:sz="0" w:space="0" w:color="auto"/>
          </w:divBdr>
        </w:div>
        <w:div w:id="285501355">
          <w:marLeft w:val="640"/>
          <w:marRight w:val="0"/>
          <w:marTop w:val="0"/>
          <w:marBottom w:val="0"/>
          <w:divBdr>
            <w:top w:val="none" w:sz="0" w:space="0" w:color="auto"/>
            <w:left w:val="none" w:sz="0" w:space="0" w:color="auto"/>
            <w:bottom w:val="none" w:sz="0" w:space="0" w:color="auto"/>
            <w:right w:val="none" w:sz="0" w:space="0" w:color="auto"/>
          </w:divBdr>
        </w:div>
        <w:div w:id="1778406360">
          <w:marLeft w:val="640"/>
          <w:marRight w:val="0"/>
          <w:marTop w:val="0"/>
          <w:marBottom w:val="0"/>
          <w:divBdr>
            <w:top w:val="none" w:sz="0" w:space="0" w:color="auto"/>
            <w:left w:val="none" w:sz="0" w:space="0" w:color="auto"/>
            <w:bottom w:val="none" w:sz="0" w:space="0" w:color="auto"/>
            <w:right w:val="none" w:sz="0" w:space="0" w:color="auto"/>
          </w:divBdr>
        </w:div>
        <w:div w:id="1444304289">
          <w:marLeft w:val="640"/>
          <w:marRight w:val="0"/>
          <w:marTop w:val="0"/>
          <w:marBottom w:val="0"/>
          <w:divBdr>
            <w:top w:val="none" w:sz="0" w:space="0" w:color="auto"/>
            <w:left w:val="none" w:sz="0" w:space="0" w:color="auto"/>
            <w:bottom w:val="none" w:sz="0" w:space="0" w:color="auto"/>
            <w:right w:val="none" w:sz="0" w:space="0" w:color="auto"/>
          </w:divBdr>
        </w:div>
        <w:div w:id="1835797553">
          <w:marLeft w:val="640"/>
          <w:marRight w:val="0"/>
          <w:marTop w:val="0"/>
          <w:marBottom w:val="0"/>
          <w:divBdr>
            <w:top w:val="none" w:sz="0" w:space="0" w:color="auto"/>
            <w:left w:val="none" w:sz="0" w:space="0" w:color="auto"/>
            <w:bottom w:val="none" w:sz="0" w:space="0" w:color="auto"/>
            <w:right w:val="none" w:sz="0" w:space="0" w:color="auto"/>
          </w:divBdr>
        </w:div>
        <w:div w:id="368410179">
          <w:marLeft w:val="640"/>
          <w:marRight w:val="0"/>
          <w:marTop w:val="0"/>
          <w:marBottom w:val="0"/>
          <w:divBdr>
            <w:top w:val="none" w:sz="0" w:space="0" w:color="auto"/>
            <w:left w:val="none" w:sz="0" w:space="0" w:color="auto"/>
            <w:bottom w:val="none" w:sz="0" w:space="0" w:color="auto"/>
            <w:right w:val="none" w:sz="0" w:space="0" w:color="auto"/>
          </w:divBdr>
        </w:div>
        <w:div w:id="926772238">
          <w:marLeft w:val="640"/>
          <w:marRight w:val="0"/>
          <w:marTop w:val="0"/>
          <w:marBottom w:val="0"/>
          <w:divBdr>
            <w:top w:val="none" w:sz="0" w:space="0" w:color="auto"/>
            <w:left w:val="none" w:sz="0" w:space="0" w:color="auto"/>
            <w:bottom w:val="none" w:sz="0" w:space="0" w:color="auto"/>
            <w:right w:val="none" w:sz="0" w:space="0" w:color="auto"/>
          </w:divBdr>
        </w:div>
        <w:div w:id="2027899997">
          <w:marLeft w:val="640"/>
          <w:marRight w:val="0"/>
          <w:marTop w:val="0"/>
          <w:marBottom w:val="0"/>
          <w:divBdr>
            <w:top w:val="none" w:sz="0" w:space="0" w:color="auto"/>
            <w:left w:val="none" w:sz="0" w:space="0" w:color="auto"/>
            <w:bottom w:val="none" w:sz="0" w:space="0" w:color="auto"/>
            <w:right w:val="none" w:sz="0" w:space="0" w:color="auto"/>
          </w:divBdr>
        </w:div>
        <w:div w:id="1922248572">
          <w:marLeft w:val="640"/>
          <w:marRight w:val="0"/>
          <w:marTop w:val="0"/>
          <w:marBottom w:val="0"/>
          <w:divBdr>
            <w:top w:val="none" w:sz="0" w:space="0" w:color="auto"/>
            <w:left w:val="none" w:sz="0" w:space="0" w:color="auto"/>
            <w:bottom w:val="none" w:sz="0" w:space="0" w:color="auto"/>
            <w:right w:val="none" w:sz="0" w:space="0" w:color="auto"/>
          </w:divBdr>
        </w:div>
        <w:div w:id="745414770">
          <w:marLeft w:val="640"/>
          <w:marRight w:val="0"/>
          <w:marTop w:val="0"/>
          <w:marBottom w:val="0"/>
          <w:divBdr>
            <w:top w:val="none" w:sz="0" w:space="0" w:color="auto"/>
            <w:left w:val="none" w:sz="0" w:space="0" w:color="auto"/>
            <w:bottom w:val="none" w:sz="0" w:space="0" w:color="auto"/>
            <w:right w:val="none" w:sz="0" w:space="0" w:color="auto"/>
          </w:divBdr>
        </w:div>
        <w:div w:id="1538392839">
          <w:marLeft w:val="640"/>
          <w:marRight w:val="0"/>
          <w:marTop w:val="0"/>
          <w:marBottom w:val="0"/>
          <w:divBdr>
            <w:top w:val="none" w:sz="0" w:space="0" w:color="auto"/>
            <w:left w:val="none" w:sz="0" w:space="0" w:color="auto"/>
            <w:bottom w:val="none" w:sz="0" w:space="0" w:color="auto"/>
            <w:right w:val="none" w:sz="0" w:space="0" w:color="auto"/>
          </w:divBdr>
        </w:div>
        <w:div w:id="1456754784">
          <w:marLeft w:val="640"/>
          <w:marRight w:val="0"/>
          <w:marTop w:val="0"/>
          <w:marBottom w:val="0"/>
          <w:divBdr>
            <w:top w:val="none" w:sz="0" w:space="0" w:color="auto"/>
            <w:left w:val="none" w:sz="0" w:space="0" w:color="auto"/>
            <w:bottom w:val="none" w:sz="0" w:space="0" w:color="auto"/>
            <w:right w:val="none" w:sz="0" w:space="0" w:color="auto"/>
          </w:divBdr>
        </w:div>
        <w:div w:id="835801080">
          <w:marLeft w:val="640"/>
          <w:marRight w:val="0"/>
          <w:marTop w:val="0"/>
          <w:marBottom w:val="0"/>
          <w:divBdr>
            <w:top w:val="none" w:sz="0" w:space="0" w:color="auto"/>
            <w:left w:val="none" w:sz="0" w:space="0" w:color="auto"/>
            <w:bottom w:val="none" w:sz="0" w:space="0" w:color="auto"/>
            <w:right w:val="none" w:sz="0" w:space="0" w:color="auto"/>
          </w:divBdr>
        </w:div>
        <w:div w:id="573708378">
          <w:marLeft w:val="640"/>
          <w:marRight w:val="0"/>
          <w:marTop w:val="0"/>
          <w:marBottom w:val="0"/>
          <w:divBdr>
            <w:top w:val="none" w:sz="0" w:space="0" w:color="auto"/>
            <w:left w:val="none" w:sz="0" w:space="0" w:color="auto"/>
            <w:bottom w:val="none" w:sz="0" w:space="0" w:color="auto"/>
            <w:right w:val="none" w:sz="0" w:space="0" w:color="auto"/>
          </w:divBdr>
        </w:div>
        <w:div w:id="1195843631">
          <w:marLeft w:val="640"/>
          <w:marRight w:val="0"/>
          <w:marTop w:val="0"/>
          <w:marBottom w:val="0"/>
          <w:divBdr>
            <w:top w:val="none" w:sz="0" w:space="0" w:color="auto"/>
            <w:left w:val="none" w:sz="0" w:space="0" w:color="auto"/>
            <w:bottom w:val="none" w:sz="0" w:space="0" w:color="auto"/>
            <w:right w:val="none" w:sz="0" w:space="0" w:color="auto"/>
          </w:divBdr>
        </w:div>
        <w:div w:id="1522476566">
          <w:marLeft w:val="640"/>
          <w:marRight w:val="0"/>
          <w:marTop w:val="0"/>
          <w:marBottom w:val="0"/>
          <w:divBdr>
            <w:top w:val="none" w:sz="0" w:space="0" w:color="auto"/>
            <w:left w:val="none" w:sz="0" w:space="0" w:color="auto"/>
            <w:bottom w:val="none" w:sz="0" w:space="0" w:color="auto"/>
            <w:right w:val="none" w:sz="0" w:space="0" w:color="auto"/>
          </w:divBdr>
        </w:div>
        <w:div w:id="1787189376">
          <w:marLeft w:val="640"/>
          <w:marRight w:val="0"/>
          <w:marTop w:val="0"/>
          <w:marBottom w:val="0"/>
          <w:divBdr>
            <w:top w:val="none" w:sz="0" w:space="0" w:color="auto"/>
            <w:left w:val="none" w:sz="0" w:space="0" w:color="auto"/>
            <w:bottom w:val="none" w:sz="0" w:space="0" w:color="auto"/>
            <w:right w:val="none" w:sz="0" w:space="0" w:color="auto"/>
          </w:divBdr>
        </w:div>
        <w:div w:id="245262075">
          <w:marLeft w:val="640"/>
          <w:marRight w:val="0"/>
          <w:marTop w:val="0"/>
          <w:marBottom w:val="0"/>
          <w:divBdr>
            <w:top w:val="none" w:sz="0" w:space="0" w:color="auto"/>
            <w:left w:val="none" w:sz="0" w:space="0" w:color="auto"/>
            <w:bottom w:val="none" w:sz="0" w:space="0" w:color="auto"/>
            <w:right w:val="none" w:sz="0" w:space="0" w:color="auto"/>
          </w:divBdr>
        </w:div>
        <w:div w:id="1759935296">
          <w:marLeft w:val="640"/>
          <w:marRight w:val="0"/>
          <w:marTop w:val="0"/>
          <w:marBottom w:val="0"/>
          <w:divBdr>
            <w:top w:val="none" w:sz="0" w:space="0" w:color="auto"/>
            <w:left w:val="none" w:sz="0" w:space="0" w:color="auto"/>
            <w:bottom w:val="none" w:sz="0" w:space="0" w:color="auto"/>
            <w:right w:val="none" w:sz="0" w:space="0" w:color="auto"/>
          </w:divBdr>
        </w:div>
        <w:div w:id="1274677801">
          <w:marLeft w:val="640"/>
          <w:marRight w:val="0"/>
          <w:marTop w:val="0"/>
          <w:marBottom w:val="0"/>
          <w:divBdr>
            <w:top w:val="none" w:sz="0" w:space="0" w:color="auto"/>
            <w:left w:val="none" w:sz="0" w:space="0" w:color="auto"/>
            <w:bottom w:val="none" w:sz="0" w:space="0" w:color="auto"/>
            <w:right w:val="none" w:sz="0" w:space="0" w:color="auto"/>
          </w:divBdr>
        </w:div>
        <w:div w:id="1874338421">
          <w:marLeft w:val="640"/>
          <w:marRight w:val="0"/>
          <w:marTop w:val="0"/>
          <w:marBottom w:val="0"/>
          <w:divBdr>
            <w:top w:val="none" w:sz="0" w:space="0" w:color="auto"/>
            <w:left w:val="none" w:sz="0" w:space="0" w:color="auto"/>
            <w:bottom w:val="none" w:sz="0" w:space="0" w:color="auto"/>
            <w:right w:val="none" w:sz="0" w:space="0" w:color="auto"/>
          </w:divBdr>
        </w:div>
        <w:div w:id="790854946">
          <w:marLeft w:val="640"/>
          <w:marRight w:val="0"/>
          <w:marTop w:val="0"/>
          <w:marBottom w:val="0"/>
          <w:divBdr>
            <w:top w:val="none" w:sz="0" w:space="0" w:color="auto"/>
            <w:left w:val="none" w:sz="0" w:space="0" w:color="auto"/>
            <w:bottom w:val="none" w:sz="0" w:space="0" w:color="auto"/>
            <w:right w:val="none" w:sz="0" w:space="0" w:color="auto"/>
          </w:divBdr>
        </w:div>
        <w:div w:id="1499226364">
          <w:marLeft w:val="640"/>
          <w:marRight w:val="0"/>
          <w:marTop w:val="0"/>
          <w:marBottom w:val="0"/>
          <w:divBdr>
            <w:top w:val="none" w:sz="0" w:space="0" w:color="auto"/>
            <w:left w:val="none" w:sz="0" w:space="0" w:color="auto"/>
            <w:bottom w:val="none" w:sz="0" w:space="0" w:color="auto"/>
            <w:right w:val="none" w:sz="0" w:space="0" w:color="auto"/>
          </w:divBdr>
        </w:div>
        <w:div w:id="1644191134">
          <w:marLeft w:val="640"/>
          <w:marRight w:val="0"/>
          <w:marTop w:val="0"/>
          <w:marBottom w:val="0"/>
          <w:divBdr>
            <w:top w:val="none" w:sz="0" w:space="0" w:color="auto"/>
            <w:left w:val="none" w:sz="0" w:space="0" w:color="auto"/>
            <w:bottom w:val="none" w:sz="0" w:space="0" w:color="auto"/>
            <w:right w:val="none" w:sz="0" w:space="0" w:color="auto"/>
          </w:divBdr>
        </w:div>
        <w:div w:id="852956391">
          <w:marLeft w:val="640"/>
          <w:marRight w:val="0"/>
          <w:marTop w:val="0"/>
          <w:marBottom w:val="0"/>
          <w:divBdr>
            <w:top w:val="none" w:sz="0" w:space="0" w:color="auto"/>
            <w:left w:val="none" w:sz="0" w:space="0" w:color="auto"/>
            <w:bottom w:val="none" w:sz="0" w:space="0" w:color="auto"/>
            <w:right w:val="none" w:sz="0" w:space="0" w:color="auto"/>
          </w:divBdr>
        </w:div>
        <w:div w:id="885606726">
          <w:marLeft w:val="640"/>
          <w:marRight w:val="0"/>
          <w:marTop w:val="0"/>
          <w:marBottom w:val="0"/>
          <w:divBdr>
            <w:top w:val="none" w:sz="0" w:space="0" w:color="auto"/>
            <w:left w:val="none" w:sz="0" w:space="0" w:color="auto"/>
            <w:bottom w:val="none" w:sz="0" w:space="0" w:color="auto"/>
            <w:right w:val="none" w:sz="0" w:space="0" w:color="auto"/>
          </w:divBdr>
        </w:div>
      </w:divsChild>
    </w:div>
    <w:div w:id="2080863382">
      <w:bodyDiv w:val="1"/>
      <w:marLeft w:val="0"/>
      <w:marRight w:val="0"/>
      <w:marTop w:val="0"/>
      <w:marBottom w:val="0"/>
      <w:divBdr>
        <w:top w:val="none" w:sz="0" w:space="0" w:color="auto"/>
        <w:left w:val="none" w:sz="0" w:space="0" w:color="auto"/>
        <w:bottom w:val="none" w:sz="0" w:space="0" w:color="auto"/>
        <w:right w:val="none" w:sz="0" w:space="0" w:color="auto"/>
      </w:divBdr>
      <w:divsChild>
        <w:div w:id="721447120">
          <w:marLeft w:val="640"/>
          <w:marRight w:val="0"/>
          <w:marTop w:val="0"/>
          <w:marBottom w:val="0"/>
          <w:divBdr>
            <w:top w:val="none" w:sz="0" w:space="0" w:color="auto"/>
            <w:left w:val="none" w:sz="0" w:space="0" w:color="auto"/>
            <w:bottom w:val="none" w:sz="0" w:space="0" w:color="auto"/>
            <w:right w:val="none" w:sz="0" w:space="0" w:color="auto"/>
          </w:divBdr>
        </w:div>
        <w:div w:id="373233791">
          <w:marLeft w:val="640"/>
          <w:marRight w:val="0"/>
          <w:marTop w:val="0"/>
          <w:marBottom w:val="0"/>
          <w:divBdr>
            <w:top w:val="none" w:sz="0" w:space="0" w:color="auto"/>
            <w:left w:val="none" w:sz="0" w:space="0" w:color="auto"/>
            <w:bottom w:val="none" w:sz="0" w:space="0" w:color="auto"/>
            <w:right w:val="none" w:sz="0" w:space="0" w:color="auto"/>
          </w:divBdr>
        </w:div>
        <w:div w:id="1522090906">
          <w:marLeft w:val="640"/>
          <w:marRight w:val="0"/>
          <w:marTop w:val="0"/>
          <w:marBottom w:val="0"/>
          <w:divBdr>
            <w:top w:val="none" w:sz="0" w:space="0" w:color="auto"/>
            <w:left w:val="none" w:sz="0" w:space="0" w:color="auto"/>
            <w:bottom w:val="none" w:sz="0" w:space="0" w:color="auto"/>
            <w:right w:val="none" w:sz="0" w:space="0" w:color="auto"/>
          </w:divBdr>
        </w:div>
        <w:div w:id="2004358204">
          <w:marLeft w:val="640"/>
          <w:marRight w:val="0"/>
          <w:marTop w:val="0"/>
          <w:marBottom w:val="0"/>
          <w:divBdr>
            <w:top w:val="none" w:sz="0" w:space="0" w:color="auto"/>
            <w:left w:val="none" w:sz="0" w:space="0" w:color="auto"/>
            <w:bottom w:val="none" w:sz="0" w:space="0" w:color="auto"/>
            <w:right w:val="none" w:sz="0" w:space="0" w:color="auto"/>
          </w:divBdr>
        </w:div>
        <w:div w:id="1376543626">
          <w:marLeft w:val="640"/>
          <w:marRight w:val="0"/>
          <w:marTop w:val="0"/>
          <w:marBottom w:val="0"/>
          <w:divBdr>
            <w:top w:val="none" w:sz="0" w:space="0" w:color="auto"/>
            <w:left w:val="none" w:sz="0" w:space="0" w:color="auto"/>
            <w:bottom w:val="none" w:sz="0" w:space="0" w:color="auto"/>
            <w:right w:val="none" w:sz="0" w:space="0" w:color="auto"/>
          </w:divBdr>
        </w:div>
        <w:div w:id="1388608518">
          <w:marLeft w:val="640"/>
          <w:marRight w:val="0"/>
          <w:marTop w:val="0"/>
          <w:marBottom w:val="0"/>
          <w:divBdr>
            <w:top w:val="none" w:sz="0" w:space="0" w:color="auto"/>
            <w:left w:val="none" w:sz="0" w:space="0" w:color="auto"/>
            <w:bottom w:val="none" w:sz="0" w:space="0" w:color="auto"/>
            <w:right w:val="none" w:sz="0" w:space="0" w:color="auto"/>
          </w:divBdr>
        </w:div>
        <w:div w:id="250282104">
          <w:marLeft w:val="640"/>
          <w:marRight w:val="0"/>
          <w:marTop w:val="0"/>
          <w:marBottom w:val="0"/>
          <w:divBdr>
            <w:top w:val="none" w:sz="0" w:space="0" w:color="auto"/>
            <w:left w:val="none" w:sz="0" w:space="0" w:color="auto"/>
            <w:bottom w:val="none" w:sz="0" w:space="0" w:color="auto"/>
            <w:right w:val="none" w:sz="0" w:space="0" w:color="auto"/>
          </w:divBdr>
        </w:div>
        <w:div w:id="1981153904">
          <w:marLeft w:val="640"/>
          <w:marRight w:val="0"/>
          <w:marTop w:val="0"/>
          <w:marBottom w:val="0"/>
          <w:divBdr>
            <w:top w:val="none" w:sz="0" w:space="0" w:color="auto"/>
            <w:left w:val="none" w:sz="0" w:space="0" w:color="auto"/>
            <w:bottom w:val="none" w:sz="0" w:space="0" w:color="auto"/>
            <w:right w:val="none" w:sz="0" w:space="0" w:color="auto"/>
          </w:divBdr>
        </w:div>
        <w:div w:id="110636113">
          <w:marLeft w:val="640"/>
          <w:marRight w:val="0"/>
          <w:marTop w:val="0"/>
          <w:marBottom w:val="0"/>
          <w:divBdr>
            <w:top w:val="none" w:sz="0" w:space="0" w:color="auto"/>
            <w:left w:val="none" w:sz="0" w:space="0" w:color="auto"/>
            <w:bottom w:val="none" w:sz="0" w:space="0" w:color="auto"/>
            <w:right w:val="none" w:sz="0" w:space="0" w:color="auto"/>
          </w:divBdr>
        </w:div>
        <w:div w:id="738600632">
          <w:marLeft w:val="640"/>
          <w:marRight w:val="0"/>
          <w:marTop w:val="0"/>
          <w:marBottom w:val="0"/>
          <w:divBdr>
            <w:top w:val="none" w:sz="0" w:space="0" w:color="auto"/>
            <w:left w:val="none" w:sz="0" w:space="0" w:color="auto"/>
            <w:bottom w:val="none" w:sz="0" w:space="0" w:color="auto"/>
            <w:right w:val="none" w:sz="0" w:space="0" w:color="auto"/>
          </w:divBdr>
        </w:div>
        <w:div w:id="1882014755">
          <w:marLeft w:val="640"/>
          <w:marRight w:val="0"/>
          <w:marTop w:val="0"/>
          <w:marBottom w:val="0"/>
          <w:divBdr>
            <w:top w:val="none" w:sz="0" w:space="0" w:color="auto"/>
            <w:left w:val="none" w:sz="0" w:space="0" w:color="auto"/>
            <w:bottom w:val="none" w:sz="0" w:space="0" w:color="auto"/>
            <w:right w:val="none" w:sz="0" w:space="0" w:color="auto"/>
          </w:divBdr>
        </w:div>
        <w:div w:id="242952303">
          <w:marLeft w:val="640"/>
          <w:marRight w:val="0"/>
          <w:marTop w:val="0"/>
          <w:marBottom w:val="0"/>
          <w:divBdr>
            <w:top w:val="none" w:sz="0" w:space="0" w:color="auto"/>
            <w:left w:val="none" w:sz="0" w:space="0" w:color="auto"/>
            <w:bottom w:val="none" w:sz="0" w:space="0" w:color="auto"/>
            <w:right w:val="none" w:sz="0" w:space="0" w:color="auto"/>
          </w:divBdr>
        </w:div>
        <w:div w:id="1237473498">
          <w:marLeft w:val="640"/>
          <w:marRight w:val="0"/>
          <w:marTop w:val="0"/>
          <w:marBottom w:val="0"/>
          <w:divBdr>
            <w:top w:val="none" w:sz="0" w:space="0" w:color="auto"/>
            <w:left w:val="none" w:sz="0" w:space="0" w:color="auto"/>
            <w:bottom w:val="none" w:sz="0" w:space="0" w:color="auto"/>
            <w:right w:val="none" w:sz="0" w:space="0" w:color="auto"/>
          </w:divBdr>
        </w:div>
        <w:div w:id="929629253">
          <w:marLeft w:val="640"/>
          <w:marRight w:val="0"/>
          <w:marTop w:val="0"/>
          <w:marBottom w:val="0"/>
          <w:divBdr>
            <w:top w:val="none" w:sz="0" w:space="0" w:color="auto"/>
            <w:left w:val="none" w:sz="0" w:space="0" w:color="auto"/>
            <w:bottom w:val="none" w:sz="0" w:space="0" w:color="auto"/>
            <w:right w:val="none" w:sz="0" w:space="0" w:color="auto"/>
          </w:divBdr>
        </w:div>
        <w:div w:id="1135181604">
          <w:marLeft w:val="640"/>
          <w:marRight w:val="0"/>
          <w:marTop w:val="0"/>
          <w:marBottom w:val="0"/>
          <w:divBdr>
            <w:top w:val="none" w:sz="0" w:space="0" w:color="auto"/>
            <w:left w:val="none" w:sz="0" w:space="0" w:color="auto"/>
            <w:bottom w:val="none" w:sz="0" w:space="0" w:color="auto"/>
            <w:right w:val="none" w:sz="0" w:space="0" w:color="auto"/>
          </w:divBdr>
        </w:div>
        <w:div w:id="603348825">
          <w:marLeft w:val="640"/>
          <w:marRight w:val="0"/>
          <w:marTop w:val="0"/>
          <w:marBottom w:val="0"/>
          <w:divBdr>
            <w:top w:val="none" w:sz="0" w:space="0" w:color="auto"/>
            <w:left w:val="none" w:sz="0" w:space="0" w:color="auto"/>
            <w:bottom w:val="none" w:sz="0" w:space="0" w:color="auto"/>
            <w:right w:val="none" w:sz="0" w:space="0" w:color="auto"/>
          </w:divBdr>
        </w:div>
        <w:div w:id="171728391">
          <w:marLeft w:val="640"/>
          <w:marRight w:val="0"/>
          <w:marTop w:val="0"/>
          <w:marBottom w:val="0"/>
          <w:divBdr>
            <w:top w:val="none" w:sz="0" w:space="0" w:color="auto"/>
            <w:left w:val="none" w:sz="0" w:space="0" w:color="auto"/>
            <w:bottom w:val="none" w:sz="0" w:space="0" w:color="auto"/>
            <w:right w:val="none" w:sz="0" w:space="0" w:color="auto"/>
          </w:divBdr>
        </w:div>
        <w:div w:id="1744060771">
          <w:marLeft w:val="640"/>
          <w:marRight w:val="0"/>
          <w:marTop w:val="0"/>
          <w:marBottom w:val="0"/>
          <w:divBdr>
            <w:top w:val="none" w:sz="0" w:space="0" w:color="auto"/>
            <w:left w:val="none" w:sz="0" w:space="0" w:color="auto"/>
            <w:bottom w:val="none" w:sz="0" w:space="0" w:color="auto"/>
            <w:right w:val="none" w:sz="0" w:space="0" w:color="auto"/>
          </w:divBdr>
        </w:div>
        <w:div w:id="428548094">
          <w:marLeft w:val="640"/>
          <w:marRight w:val="0"/>
          <w:marTop w:val="0"/>
          <w:marBottom w:val="0"/>
          <w:divBdr>
            <w:top w:val="none" w:sz="0" w:space="0" w:color="auto"/>
            <w:left w:val="none" w:sz="0" w:space="0" w:color="auto"/>
            <w:bottom w:val="none" w:sz="0" w:space="0" w:color="auto"/>
            <w:right w:val="none" w:sz="0" w:space="0" w:color="auto"/>
          </w:divBdr>
        </w:div>
        <w:div w:id="1426731435">
          <w:marLeft w:val="640"/>
          <w:marRight w:val="0"/>
          <w:marTop w:val="0"/>
          <w:marBottom w:val="0"/>
          <w:divBdr>
            <w:top w:val="none" w:sz="0" w:space="0" w:color="auto"/>
            <w:left w:val="none" w:sz="0" w:space="0" w:color="auto"/>
            <w:bottom w:val="none" w:sz="0" w:space="0" w:color="auto"/>
            <w:right w:val="none" w:sz="0" w:space="0" w:color="auto"/>
          </w:divBdr>
        </w:div>
        <w:div w:id="2076539987">
          <w:marLeft w:val="640"/>
          <w:marRight w:val="0"/>
          <w:marTop w:val="0"/>
          <w:marBottom w:val="0"/>
          <w:divBdr>
            <w:top w:val="none" w:sz="0" w:space="0" w:color="auto"/>
            <w:left w:val="none" w:sz="0" w:space="0" w:color="auto"/>
            <w:bottom w:val="none" w:sz="0" w:space="0" w:color="auto"/>
            <w:right w:val="none" w:sz="0" w:space="0" w:color="auto"/>
          </w:divBdr>
        </w:div>
        <w:div w:id="718477080">
          <w:marLeft w:val="640"/>
          <w:marRight w:val="0"/>
          <w:marTop w:val="0"/>
          <w:marBottom w:val="0"/>
          <w:divBdr>
            <w:top w:val="none" w:sz="0" w:space="0" w:color="auto"/>
            <w:left w:val="none" w:sz="0" w:space="0" w:color="auto"/>
            <w:bottom w:val="none" w:sz="0" w:space="0" w:color="auto"/>
            <w:right w:val="none" w:sz="0" w:space="0" w:color="auto"/>
          </w:divBdr>
        </w:div>
        <w:div w:id="1884515635">
          <w:marLeft w:val="640"/>
          <w:marRight w:val="0"/>
          <w:marTop w:val="0"/>
          <w:marBottom w:val="0"/>
          <w:divBdr>
            <w:top w:val="none" w:sz="0" w:space="0" w:color="auto"/>
            <w:left w:val="none" w:sz="0" w:space="0" w:color="auto"/>
            <w:bottom w:val="none" w:sz="0" w:space="0" w:color="auto"/>
            <w:right w:val="none" w:sz="0" w:space="0" w:color="auto"/>
          </w:divBdr>
        </w:div>
        <w:div w:id="1740865227">
          <w:marLeft w:val="640"/>
          <w:marRight w:val="0"/>
          <w:marTop w:val="0"/>
          <w:marBottom w:val="0"/>
          <w:divBdr>
            <w:top w:val="none" w:sz="0" w:space="0" w:color="auto"/>
            <w:left w:val="none" w:sz="0" w:space="0" w:color="auto"/>
            <w:bottom w:val="none" w:sz="0" w:space="0" w:color="auto"/>
            <w:right w:val="none" w:sz="0" w:space="0" w:color="auto"/>
          </w:divBdr>
        </w:div>
        <w:div w:id="1316951335">
          <w:marLeft w:val="640"/>
          <w:marRight w:val="0"/>
          <w:marTop w:val="0"/>
          <w:marBottom w:val="0"/>
          <w:divBdr>
            <w:top w:val="none" w:sz="0" w:space="0" w:color="auto"/>
            <w:left w:val="none" w:sz="0" w:space="0" w:color="auto"/>
            <w:bottom w:val="none" w:sz="0" w:space="0" w:color="auto"/>
            <w:right w:val="none" w:sz="0" w:space="0" w:color="auto"/>
          </w:divBdr>
        </w:div>
        <w:div w:id="288827019">
          <w:marLeft w:val="640"/>
          <w:marRight w:val="0"/>
          <w:marTop w:val="0"/>
          <w:marBottom w:val="0"/>
          <w:divBdr>
            <w:top w:val="none" w:sz="0" w:space="0" w:color="auto"/>
            <w:left w:val="none" w:sz="0" w:space="0" w:color="auto"/>
            <w:bottom w:val="none" w:sz="0" w:space="0" w:color="auto"/>
            <w:right w:val="none" w:sz="0" w:space="0" w:color="auto"/>
          </w:divBdr>
        </w:div>
        <w:div w:id="752974603">
          <w:marLeft w:val="640"/>
          <w:marRight w:val="0"/>
          <w:marTop w:val="0"/>
          <w:marBottom w:val="0"/>
          <w:divBdr>
            <w:top w:val="none" w:sz="0" w:space="0" w:color="auto"/>
            <w:left w:val="none" w:sz="0" w:space="0" w:color="auto"/>
            <w:bottom w:val="none" w:sz="0" w:space="0" w:color="auto"/>
            <w:right w:val="none" w:sz="0" w:space="0" w:color="auto"/>
          </w:divBdr>
        </w:div>
        <w:div w:id="2084984034">
          <w:marLeft w:val="640"/>
          <w:marRight w:val="0"/>
          <w:marTop w:val="0"/>
          <w:marBottom w:val="0"/>
          <w:divBdr>
            <w:top w:val="none" w:sz="0" w:space="0" w:color="auto"/>
            <w:left w:val="none" w:sz="0" w:space="0" w:color="auto"/>
            <w:bottom w:val="none" w:sz="0" w:space="0" w:color="auto"/>
            <w:right w:val="none" w:sz="0" w:space="0" w:color="auto"/>
          </w:divBdr>
        </w:div>
        <w:div w:id="1903641476">
          <w:marLeft w:val="640"/>
          <w:marRight w:val="0"/>
          <w:marTop w:val="0"/>
          <w:marBottom w:val="0"/>
          <w:divBdr>
            <w:top w:val="none" w:sz="0" w:space="0" w:color="auto"/>
            <w:left w:val="none" w:sz="0" w:space="0" w:color="auto"/>
            <w:bottom w:val="none" w:sz="0" w:space="0" w:color="auto"/>
            <w:right w:val="none" w:sz="0" w:space="0" w:color="auto"/>
          </w:divBdr>
        </w:div>
        <w:div w:id="735662407">
          <w:marLeft w:val="640"/>
          <w:marRight w:val="0"/>
          <w:marTop w:val="0"/>
          <w:marBottom w:val="0"/>
          <w:divBdr>
            <w:top w:val="none" w:sz="0" w:space="0" w:color="auto"/>
            <w:left w:val="none" w:sz="0" w:space="0" w:color="auto"/>
            <w:bottom w:val="none" w:sz="0" w:space="0" w:color="auto"/>
            <w:right w:val="none" w:sz="0" w:space="0" w:color="auto"/>
          </w:divBdr>
        </w:div>
        <w:div w:id="923681572">
          <w:marLeft w:val="640"/>
          <w:marRight w:val="0"/>
          <w:marTop w:val="0"/>
          <w:marBottom w:val="0"/>
          <w:divBdr>
            <w:top w:val="none" w:sz="0" w:space="0" w:color="auto"/>
            <w:left w:val="none" w:sz="0" w:space="0" w:color="auto"/>
            <w:bottom w:val="none" w:sz="0" w:space="0" w:color="auto"/>
            <w:right w:val="none" w:sz="0" w:space="0" w:color="auto"/>
          </w:divBdr>
        </w:div>
        <w:div w:id="1691026206">
          <w:marLeft w:val="640"/>
          <w:marRight w:val="0"/>
          <w:marTop w:val="0"/>
          <w:marBottom w:val="0"/>
          <w:divBdr>
            <w:top w:val="none" w:sz="0" w:space="0" w:color="auto"/>
            <w:left w:val="none" w:sz="0" w:space="0" w:color="auto"/>
            <w:bottom w:val="none" w:sz="0" w:space="0" w:color="auto"/>
            <w:right w:val="none" w:sz="0" w:space="0" w:color="auto"/>
          </w:divBdr>
        </w:div>
        <w:div w:id="349648136">
          <w:marLeft w:val="640"/>
          <w:marRight w:val="0"/>
          <w:marTop w:val="0"/>
          <w:marBottom w:val="0"/>
          <w:divBdr>
            <w:top w:val="none" w:sz="0" w:space="0" w:color="auto"/>
            <w:left w:val="none" w:sz="0" w:space="0" w:color="auto"/>
            <w:bottom w:val="none" w:sz="0" w:space="0" w:color="auto"/>
            <w:right w:val="none" w:sz="0" w:space="0" w:color="auto"/>
          </w:divBdr>
        </w:div>
        <w:div w:id="431753635">
          <w:marLeft w:val="640"/>
          <w:marRight w:val="0"/>
          <w:marTop w:val="0"/>
          <w:marBottom w:val="0"/>
          <w:divBdr>
            <w:top w:val="none" w:sz="0" w:space="0" w:color="auto"/>
            <w:left w:val="none" w:sz="0" w:space="0" w:color="auto"/>
            <w:bottom w:val="none" w:sz="0" w:space="0" w:color="auto"/>
            <w:right w:val="none" w:sz="0" w:space="0" w:color="auto"/>
          </w:divBdr>
        </w:div>
        <w:div w:id="1089814814">
          <w:marLeft w:val="640"/>
          <w:marRight w:val="0"/>
          <w:marTop w:val="0"/>
          <w:marBottom w:val="0"/>
          <w:divBdr>
            <w:top w:val="none" w:sz="0" w:space="0" w:color="auto"/>
            <w:left w:val="none" w:sz="0" w:space="0" w:color="auto"/>
            <w:bottom w:val="none" w:sz="0" w:space="0" w:color="auto"/>
            <w:right w:val="none" w:sz="0" w:space="0" w:color="auto"/>
          </w:divBdr>
        </w:div>
        <w:div w:id="910117543">
          <w:marLeft w:val="640"/>
          <w:marRight w:val="0"/>
          <w:marTop w:val="0"/>
          <w:marBottom w:val="0"/>
          <w:divBdr>
            <w:top w:val="none" w:sz="0" w:space="0" w:color="auto"/>
            <w:left w:val="none" w:sz="0" w:space="0" w:color="auto"/>
            <w:bottom w:val="none" w:sz="0" w:space="0" w:color="auto"/>
            <w:right w:val="none" w:sz="0" w:space="0" w:color="auto"/>
          </w:divBdr>
        </w:div>
        <w:div w:id="348871046">
          <w:marLeft w:val="640"/>
          <w:marRight w:val="0"/>
          <w:marTop w:val="0"/>
          <w:marBottom w:val="0"/>
          <w:divBdr>
            <w:top w:val="none" w:sz="0" w:space="0" w:color="auto"/>
            <w:left w:val="none" w:sz="0" w:space="0" w:color="auto"/>
            <w:bottom w:val="none" w:sz="0" w:space="0" w:color="auto"/>
            <w:right w:val="none" w:sz="0" w:space="0" w:color="auto"/>
          </w:divBdr>
        </w:div>
        <w:div w:id="79252611">
          <w:marLeft w:val="640"/>
          <w:marRight w:val="0"/>
          <w:marTop w:val="0"/>
          <w:marBottom w:val="0"/>
          <w:divBdr>
            <w:top w:val="none" w:sz="0" w:space="0" w:color="auto"/>
            <w:left w:val="none" w:sz="0" w:space="0" w:color="auto"/>
            <w:bottom w:val="none" w:sz="0" w:space="0" w:color="auto"/>
            <w:right w:val="none" w:sz="0" w:space="0" w:color="auto"/>
          </w:divBdr>
        </w:div>
        <w:div w:id="1486123270">
          <w:marLeft w:val="640"/>
          <w:marRight w:val="0"/>
          <w:marTop w:val="0"/>
          <w:marBottom w:val="0"/>
          <w:divBdr>
            <w:top w:val="none" w:sz="0" w:space="0" w:color="auto"/>
            <w:left w:val="none" w:sz="0" w:space="0" w:color="auto"/>
            <w:bottom w:val="none" w:sz="0" w:space="0" w:color="auto"/>
            <w:right w:val="none" w:sz="0" w:space="0" w:color="auto"/>
          </w:divBdr>
        </w:div>
        <w:div w:id="196890284">
          <w:marLeft w:val="640"/>
          <w:marRight w:val="0"/>
          <w:marTop w:val="0"/>
          <w:marBottom w:val="0"/>
          <w:divBdr>
            <w:top w:val="none" w:sz="0" w:space="0" w:color="auto"/>
            <w:left w:val="none" w:sz="0" w:space="0" w:color="auto"/>
            <w:bottom w:val="none" w:sz="0" w:space="0" w:color="auto"/>
            <w:right w:val="none" w:sz="0" w:space="0" w:color="auto"/>
          </w:divBdr>
        </w:div>
        <w:div w:id="786923139">
          <w:marLeft w:val="640"/>
          <w:marRight w:val="0"/>
          <w:marTop w:val="0"/>
          <w:marBottom w:val="0"/>
          <w:divBdr>
            <w:top w:val="none" w:sz="0" w:space="0" w:color="auto"/>
            <w:left w:val="none" w:sz="0" w:space="0" w:color="auto"/>
            <w:bottom w:val="none" w:sz="0" w:space="0" w:color="auto"/>
            <w:right w:val="none" w:sz="0" w:space="0" w:color="auto"/>
          </w:divBdr>
        </w:div>
        <w:div w:id="358505761">
          <w:marLeft w:val="640"/>
          <w:marRight w:val="0"/>
          <w:marTop w:val="0"/>
          <w:marBottom w:val="0"/>
          <w:divBdr>
            <w:top w:val="none" w:sz="0" w:space="0" w:color="auto"/>
            <w:left w:val="none" w:sz="0" w:space="0" w:color="auto"/>
            <w:bottom w:val="none" w:sz="0" w:space="0" w:color="auto"/>
            <w:right w:val="none" w:sz="0" w:space="0" w:color="auto"/>
          </w:divBdr>
        </w:div>
        <w:div w:id="1813209421">
          <w:marLeft w:val="640"/>
          <w:marRight w:val="0"/>
          <w:marTop w:val="0"/>
          <w:marBottom w:val="0"/>
          <w:divBdr>
            <w:top w:val="none" w:sz="0" w:space="0" w:color="auto"/>
            <w:left w:val="none" w:sz="0" w:space="0" w:color="auto"/>
            <w:bottom w:val="none" w:sz="0" w:space="0" w:color="auto"/>
            <w:right w:val="none" w:sz="0" w:space="0" w:color="auto"/>
          </w:divBdr>
        </w:div>
      </w:divsChild>
    </w:div>
    <w:div w:id="2083946253">
      <w:bodyDiv w:val="1"/>
      <w:marLeft w:val="0"/>
      <w:marRight w:val="0"/>
      <w:marTop w:val="0"/>
      <w:marBottom w:val="0"/>
      <w:divBdr>
        <w:top w:val="none" w:sz="0" w:space="0" w:color="auto"/>
        <w:left w:val="none" w:sz="0" w:space="0" w:color="auto"/>
        <w:bottom w:val="none" w:sz="0" w:space="0" w:color="auto"/>
        <w:right w:val="none" w:sz="0" w:space="0" w:color="auto"/>
      </w:divBdr>
      <w:divsChild>
        <w:div w:id="809397692">
          <w:marLeft w:val="640"/>
          <w:marRight w:val="0"/>
          <w:marTop w:val="0"/>
          <w:marBottom w:val="0"/>
          <w:divBdr>
            <w:top w:val="none" w:sz="0" w:space="0" w:color="auto"/>
            <w:left w:val="none" w:sz="0" w:space="0" w:color="auto"/>
            <w:bottom w:val="none" w:sz="0" w:space="0" w:color="auto"/>
            <w:right w:val="none" w:sz="0" w:space="0" w:color="auto"/>
          </w:divBdr>
        </w:div>
        <w:div w:id="1856651765">
          <w:marLeft w:val="640"/>
          <w:marRight w:val="0"/>
          <w:marTop w:val="0"/>
          <w:marBottom w:val="0"/>
          <w:divBdr>
            <w:top w:val="none" w:sz="0" w:space="0" w:color="auto"/>
            <w:left w:val="none" w:sz="0" w:space="0" w:color="auto"/>
            <w:bottom w:val="none" w:sz="0" w:space="0" w:color="auto"/>
            <w:right w:val="none" w:sz="0" w:space="0" w:color="auto"/>
          </w:divBdr>
        </w:div>
        <w:div w:id="1691906752">
          <w:marLeft w:val="640"/>
          <w:marRight w:val="0"/>
          <w:marTop w:val="0"/>
          <w:marBottom w:val="0"/>
          <w:divBdr>
            <w:top w:val="none" w:sz="0" w:space="0" w:color="auto"/>
            <w:left w:val="none" w:sz="0" w:space="0" w:color="auto"/>
            <w:bottom w:val="none" w:sz="0" w:space="0" w:color="auto"/>
            <w:right w:val="none" w:sz="0" w:space="0" w:color="auto"/>
          </w:divBdr>
        </w:div>
        <w:div w:id="1698658764">
          <w:marLeft w:val="640"/>
          <w:marRight w:val="0"/>
          <w:marTop w:val="0"/>
          <w:marBottom w:val="0"/>
          <w:divBdr>
            <w:top w:val="none" w:sz="0" w:space="0" w:color="auto"/>
            <w:left w:val="none" w:sz="0" w:space="0" w:color="auto"/>
            <w:bottom w:val="none" w:sz="0" w:space="0" w:color="auto"/>
            <w:right w:val="none" w:sz="0" w:space="0" w:color="auto"/>
          </w:divBdr>
        </w:div>
        <w:div w:id="982851129">
          <w:marLeft w:val="640"/>
          <w:marRight w:val="0"/>
          <w:marTop w:val="0"/>
          <w:marBottom w:val="0"/>
          <w:divBdr>
            <w:top w:val="none" w:sz="0" w:space="0" w:color="auto"/>
            <w:left w:val="none" w:sz="0" w:space="0" w:color="auto"/>
            <w:bottom w:val="none" w:sz="0" w:space="0" w:color="auto"/>
            <w:right w:val="none" w:sz="0" w:space="0" w:color="auto"/>
          </w:divBdr>
        </w:div>
        <w:div w:id="1867519482">
          <w:marLeft w:val="640"/>
          <w:marRight w:val="0"/>
          <w:marTop w:val="0"/>
          <w:marBottom w:val="0"/>
          <w:divBdr>
            <w:top w:val="none" w:sz="0" w:space="0" w:color="auto"/>
            <w:left w:val="none" w:sz="0" w:space="0" w:color="auto"/>
            <w:bottom w:val="none" w:sz="0" w:space="0" w:color="auto"/>
            <w:right w:val="none" w:sz="0" w:space="0" w:color="auto"/>
          </w:divBdr>
        </w:div>
        <w:div w:id="858159710">
          <w:marLeft w:val="640"/>
          <w:marRight w:val="0"/>
          <w:marTop w:val="0"/>
          <w:marBottom w:val="0"/>
          <w:divBdr>
            <w:top w:val="none" w:sz="0" w:space="0" w:color="auto"/>
            <w:left w:val="none" w:sz="0" w:space="0" w:color="auto"/>
            <w:bottom w:val="none" w:sz="0" w:space="0" w:color="auto"/>
            <w:right w:val="none" w:sz="0" w:space="0" w:color="auto"/>
          </w:divBdr>
        </w:div>
        <w:div w:id="429817764">
          <w:marLeft w:val="640"/>
          <w:marRight w:val="0"/>
          <w:marTop w:val="0"/>
          <w:marBottom w:val="0"/>
          <w:divBdr>
            <w:top w:val="none" w:sz="0" w:space="0" w:color="auto"/>
            <w:left w:val="none" w:sz="0" w:space="0" w:color="auto"/>
            <w:bottom w:val="none" w:sz="0" w:space="0" w:color="auto"/>
            <w:right w:val="none" w:sz="0" w:space="0" w:color="auto"/>
          </w:divBdr>
        </w:div>
        <w:div w:id="1747651775">
          <w:marLeft w:val="640"/>
          <w:marRight w:val="0"/>
          <w:marTop w:val="0"/>
          <w:marBottom w:val="0"/>
          <w:divBdr>
            <w:top w:val="none" w:sz="0" w:space="0" w:color="auto"/>
            <w:left w:val="none" w:sz="0" w:space="0" w:color="auto"/>
            <w:bottom w:val="none" w:sz="0" w:space="0" w:color="auto"/>
            <w:right w:val="none" w:sz="0" w:space="0" w:color="auto"/>
          </w:divBdr>
        </w:div>
        <w:div w:id="2023625216">
          <w:marLeft w:val="640"/>
          <w:marRight w:val="0"/>
          <w:marTop w:val="0"/>
          <w:marBottom w:val="0"/>
          <w:divBdr>
            <w:top w:val="none" w:sz="0" w:space="0" w:color="auto"/>
            <w:left w:val="none" w:sz="0" w:space="0" w:color="auto"/>
            <w:bottom w:val="none" w:sz="0" w:space="0" w:color="auto"/>
            <w:right w:val="none" w:sz="0" w:space="0" w:color="auto"/>
          </w:divBdr>
        </w:div>
        <w:div w:id="143353524">
          <w:marLeft w:val="640"/>
          <w:marRight w:val="0"/>
          <w:marTop w:val="0"/>
          <w:marBottom w:val="0"/>
          <w:divBdr>
            <w:top w:val="none" w:sz="0" w:space="0" w:color="auto"/>
            <w:left w:val="none" w:sz="0" w:space="0" w:color="auto"/>
            <w:bottom w:val="none" w:sz="0" w:space="0" w:color="auto"/>
            <w:right w:val="none" w:sz="0" w:space="0" w:color="auto"/>
          </w:divBdr>
        </w:div>
        <w:div w:id="896205452">
          <w:marLeft w:val="640"/>
          <w:marRight w:val="0"/>
          <w:marTop w:val="0"/>
          <w:marBottom w:val="0"/>
          <w:divBdr>
            <w:top w:val="none" w:sz="0" w:space="0" w:color="auto"/>
            <w:left w:val="none" w:sz="0" w:space="0" w:color="auto"/>
            <w:bottom w:val="none" w:sz="0" w:space="0" w:color="auto"/>
            <w:right w:val="none" w:sz="0" w:space="0" w:color="auto"/>
          </w:divBdr>
        </w:div>
        <w:div w:id="951135366">
          <w:marLeft w:val="640"/>
          <w:marRight w:val="0"/>
          <w:marTop w:val="0"/>
          <w:marBottom w:val="0"/>
          <w:divBdr>
            <w:top w:val="none" w:sz="0" w:space="0" w:color="auto"/>
            <w:left w:val="none" w:sz="0" w:space="0" w:color="auto"/>
            <w:bottom w:val="none" w:sz="0" w:space="0" w:color="auto"/>
            <w:right w:val="none" w:sz="0" w:space="0" w:color="auto"/>
          </w:divBdr>
        </w:div>
        <w:div w:id="332609608">
          <w:marLeft w:val="640"/>
          <w:marRight w:val="0"/>
          <w:marTop w:val="0"/>
          <w:marBottom w:val="0"/>
          <w:divBdr>
            <w:top w:val="none" w:sz="0" w:space="0" w:color="auto"/>
            <w:left w:val="none" w:sz="0" w:space="0" w:color="auto"/>
            <w:bottom w:val="none" w:sz="0" w:space="0" w:color="auto"/>
            <w:right w:val="none" w:sz="0" w:space="0" w:color="auto"/>
          </w:divBdr>
        </w:div>
        <w:div w:id="877819172">
          <w:marLeft w:val="640"/>
          <w:marRight w:val="0"/>
          <w:marTop w:val="0"/>
          <w:marBottom w:val="0"/>
          <w:divBdr>
            <w:top w:val="none" w:sz="0" w:space="0" w:color="auto"/>
            <w:left w:val="none" w:sz="0" w:space="0" w:color="auto"/>
            <w:bottom w:val="none" w:sz="0" w:space="0" w:color="auto"/>
            <w:right w:val="none" w:sz="0" w:space="0" w:color="auto"/>
          </w:divBdr>
        </w:div>
        <w:div w:id="105202032">
          <w:marLeft w:val="640"/>
          <w:marRight w:val="0"/>
          <w:marTop w:val="0"/>
          <w:marBottom w:val="0"/>
          <w:divBdr>
            <w:top w:val="none" w:sz="0" w:space="0" w:color="auto"/>
            <w:left w:val="none" w:sz="0" w:space="0" w:color="auto"/>
            <w:bottom w:val="none" w:sz="0" w:space="0" w:color="auto"/>
            <w:right w:val="none" w:sz="0" w:space="0" w:color="auto"/>
          </w:divBdr>
        </w:div>
        <w:div w:id="224417223">
          <w:marLeft w:val="640"/>
          <w:marRight w:val="0"/>
          <w:marTop w:val="0"/>
          <w:marBottom w:val="0"/>
          <w:divBdr>
            <w:top w:val="none" w:sz="0" w:space="0" w:color="auto"/>
            <w:left w:val="none" w:sz="0" w:space="0" w:color="auto"/>
            <w:bottom w:val="none" w:sz="0" w:space="0" w:color="auto"/>
            <w:right w:val="none" w:sz="0" w:space="0" w:color="auto"/>
          </w:divBdr>
        </w:div>
        <w:div w:id="1156653399">
          <w:marLeft w:val="640"/>
          <w:marRight w:val="0"/>
          <w:marTop w:val="0"/>
          <w:marBottom w:val="0"/>
          <w:divBdr>
            <w:top w:val="none" w:sz="0" w:space="0" w:color="auto"/>
            <w:left w:val="none" w:sz="0" w:space="0" w:color="auto"/>
            <w:bottom w:val="none" w:sz="0" w:space="0" w:color="auto"/>
            <w:right w:val="none" w:sz="0" w:space="0" w:color="auto"/>
          </w:divBdr>
        </w:div>
        <w:div w:id="298149662">
          <w:marLeft w:val="640"/>
          <w:marRight w:val="0"/>
          <w:marTop w:val="0"/>
          <w:marBottom w:val="0"/>
          <w:divBdr>
            <w:top w:val="none" w:sz="0" w:space="0" w:color="auto"/>
            <w:left w:val="none" w:sz="0" w:space="0" w:color="auto"/>
            <w:bottom w:val="none" w:sz="0" w:space="0" w:color="auto"/>
            <w:right w:val="none" w:sz="0" w:space="0" w:color="auto"/>
          </w:divBdr>
        </w:div>
        <w:div w:id="542211705">
          <w:marLeft w:val="640"/>
          <w:marRight w:val="0"/>
          <w:marTop w:val="0"/>
          <w:marBottom w:val="0"/>
          <w:divBdr>
            <w:top w:val="none" w:sz="0" w:space="0" w:color="auto"/>
            <w:left w:val="none" w:sz="0" w:space="0" w:color="auto"/>
            <w:bottom w:val="none" w:sz="0" w:space="0" w:color="auto"/>
            <w:right w:val="none" w:sz="0" w:space="0" w:color="auto"/>
          </w:divBdr>
        </w:div>
        <w:div w:id="195385267">
          <w:marLeft w:val="640"/>
          <w:marRight w:val="0"/>
          <w:marTop w:val="0"/>
          <w:marBottom w:val="0"/>
          <w:divBdr>
            <w:top w:val="none" w:sz="0" w:space="0" w:color="auto"/>
            <w:left w:val="none" w:sz="0" w:space="0" w:color="auto"/>
            <w:bottom w:val="none" w:sz="0" w:space="0" w:color="auto"/>
            <w:right w:val="none" w:sz="0" w:space="0" w:color="auto"/>
          </w:divBdr>
        </w:div>
        <w:div w:id="407120020">
          <w:marLeft w:val="640"/>
          <w:marRight w:val="0"/>
          <w:marTop w:val="0"/>
          <w:marBottom w:val="0"/>
          <w:divBdr>
            <w:top w:val="none" w:sz="0" w:space="0" w:color="auto"/>
            <w:left w:val="none" w:sz="0" w:space="0" w:color="auto"/>
            <w:bottom w:val="none" w:sz="0" w:space="0" w:color="auto"/>
            <w:right w:val="none" w:sz="0" w:space="0" w:color="auto"/>
          </w:divBdr>
        </w:div>
        <w:div w:id="1298729976">
          <w:marLeft w:val="640"/>
          <w:marRight w:val="0"/>
          <w:marTop w:val="0"/>
          <w:marBottom w:val="0"/>
          <w:divBdr>
            <w:top w:val="none" w:sz="0" w:space="0" w:color="auto"/>
            <w:left w:val="none" w:sz="0" w:space="0" w:color="auto"/>
            <w:bottom w:val="none" w:sz="0" w:space="0" w:color="auto"/>
            <w:right w:val="none" w:sz="0" w:space="0" w:color="auto"/>
          </w:divBdr>
        </w:div>
        <w:div w:id="735592414">
          <w:marLeft w:val="640"/>
          <w:marRight w:val="0"/>
          <w:marTop w:val="0"/>
          <w:marBottom w:val="0"/>
          <w:divBdr>
            <w:top w:val="none" w:sz="0" w:space="0" w:color="auto"/>
            <w:left w:val="none" w:sz="0" w:space="0" w:color="auto"/>
            <w:bottom w:val="none" w:sz="0" w:space="0" w:color="auto"/>
            <w:right w:val="none" w:sz="0" w:space="0" w:color="auto"/>
          </w:divBdr>
        </w:div>
        <w:div w:id="1366370049">
          <w:marLeft w:val="640"/>
          <w:marRight w:val="0"/>
          <w:marTop w:val="0"/>
          <w:marBottom w:val="0"/>
          <w:divBdr>
            <w:top w:val="none" w:sz="0" w:space="0" w:color="auto"/>
            <w:left w:val="none" w:sz="0" w:space="0" w:color="auto"/>
            <w:bottom w:val="none" w:sz="0" w:space="0" w:color="auto"/>
            <w:right w:val="none" w:sz="0" w:space="0" w:color="auto"/>
          </w:divBdr>
        </w:div>
        <w:div w:id="1449734375">
          <w:marLeft w:val="640"/>
          <w:marRight w:val="0"/>
          <w:marTop w:val="0"/>
          <w:marBottom w:val="0"/>
          <w:divBdr>
            <w:top w:val="none" w:sz="0" w:space="0" w:color="auto"/>
            <w:left w:val="none" w:sz="0" w:space="0" w:color="auto"/>
            <w:bottom w:val="none" w:sz="0" w:space="0" w:color="auto"/>
            <w:right w:val="none" w:sz="0" w:space="0" w:color="auto"/>
          </w:divBdr>
        </w:div>
        <w:div w:id="380326932">
          <w:marLeft w:val="640"/>
          <w:marRight w:val="0"/>
          <w:marTop w:val="0"/>
          <w:marBottom w:val="0"/>
          <w:divBdr>
            <w:top w:val="none" w:sz="0" w:space="0" w:color="auto"/>
            <w:left w:val="none" w:sz="0" w:space="0" w:color="auto"/>
            <w:bottom w:val="none" w:sz="0" w:space="0" w:color="auto"/>
            <w:right w:val="none" w:sz="0" w:space="0" w:color="auto"/>
          </w:divBdr>
        </w:div>
        <w:div w:id="550725353">
          <w:marLeft w:val="640"/>
          <w:marRight w:val="0"/>
          <w:marTop w:val="0"/>
          <w:marBottom w:val="0"/>
          <w:divBdr>
            <w:top w:val="none" w:sz="0" w:space="0" w:color="auto"/>
            <w:left w:val="none" w:sz="0" w:space="0" w:color="auto"/>
            <w:bottom w:val="none" w:sz="0" w:space="0" w:color="auto"/>
            <w:right w:val="none" w:sz="0" w:space="0" w:color="auto"/>
          </w:divBdr>
        </w:div>
        <w:div w:id="365637283">
          <w:marLeft w:val="640"/>
          <w:marRight w:val="0"/>
          <w:marTop w:val="0"/>
          <w:marBottom w:val="0"/>
          <w:divBdr>
            <w:top w:val="none" w:sz="0" w:space="0" w:color="auto"/>
            <w:left w:val="none" w:sz="0" w:space="0" w:color="auto"/>
            <w:bottom w:val="none" w:sz="0" w:space="0" w:color="auto"/>
            <w:right w:val="none" w:sz="0" w:space="0" w:color="auto"/>
          </w:divBdr>
        </w:div>
        <w:div w:id="1250963879">
          <w:marLeft w:val="640"/>
          <w:marRight w:val="0"/>
          <w:marTop w:val="0"/>
          <w:marBottom w:val="0"/>
          <w:divBdr>
            <w:top w:val="none" w:sz="0" w:space="0" w:color="auto"/>
            <w:left w:val="none" w:sz="0" w:space="0" w:color="auto"/>
            <w:bottom w:val="none" w:sz="0" w:space="0" w:color="auto"/>
            <w:right w:val="none" w:sz="0" w:space="0" w:color="auto"/>
          </w:divBdr>
        </w:div>
      </w:divsChild>
    </w:div>
    <w:div w:id="2098284330">
      <w:bodyDiv w:val="1"/>
      <w:marLeft w:val="0"/>
      <w:marRight w:val="0"/>
      <w:marTop w:val="0"/>
      <w:marBottom w:val="0"/>
      <w:divBdr>
        <w:top w:val="none" w:sz="0" w:space="0" w:color="auto"/>
        <w:left w:val="none" w:sz="0" w:space="0" w:color="auto"/>
        <w:bottom w:val="none" w:sz="0" w:space="0" w:color="auto"/>
        <w:right w:val="none" w:sz="0" w:space="0" w:color="auto"/>
      </w:divBdr>
      <w:divsChild>
        <w:div w:id="999696834">
          <w:marLeft w:val="640"/>
          <w:marRight w:val="0"/>
          <w:marTop w:val="0"/>
          <w:marBottom w:val="0"/>
          <w:divBdr>
            <w:top w:val="none" w:sz="0" w:space="0" w:color="auto"/>
            <w:left w:val="none" w:sz="0" w:space="0" w:color="auto"/>
            <w:bottom w:val="none" w:sz="0" w:space="0" w:color="auto"/>
            <w:right w:val="none" w:sz="0" w:space="0" w:color="auto"/>
          </w:divBdr>
        </w:div>
        <w:div w:id="217209320">
          <w:marLeft w:val="640"/>
          <w:marRight w:val="0"/>
          <w:marTop w:val="0"/>
          <w:marBottom w:val="0"/>
          <w:divBdr>
            <w:top w:val="none" w:sz="0" w:space="0" w:color="auto"/>
            <w:left w:val="none" w:sz="0" w:space="0" w:color="auto"/>
            <w:bottom w:val="none" w:sz="0" w:space="0" w:color="auto"/>
            <w:right w:val="none" w:sz="0" w:space="0" w:color="auto"/>
          </w:divBdr>
        </w:div>
        <w:div w:id="744837423">
          <w:marLeft w:val="640"/>
          <w:marRight w:val="0"/>
          <w:marTop w:val="0"/>
          <w:marBottom w:val="0"/>
          <w:divBdr>
            <w:top w:val="none" w:sz="0" w:space="0" w:color="auto"/>
            <w:left w:val="none" w:sz="0" w:space="0" w:color="auto"/>
            <w:bottom w:val="none" w:sz="0" w:space="0" w:color="auto"/>
            <w:right w:val="none" w:sz="0" w:space="0" w:color="auto"/>
          </w:divBdr>
        </w:div>
        <w:div w:id="99301108">
          <w:marLeft w:val="640"/>
          <w:marRight w:val="0"/>
          <w:marTop w:val="0"/>
          <w:marBottom w:val="0"/>
          <w:divBdr>
            <w:top w:val="none" w:sz="0" w:space="0" w:color="auto"/>
            <w:left w:val="none" w:sz="0" w:space="0" w:color="auto"/>
            <w:bottom w:val="none" w:sz="0" w:space="0" w:color="auto"/>
            <w:right w:val="none" w:sz="0" w:space="0" w:color="auto"/>
          </w:divBdr>
        </w:div>
        <w:div w:id="1203640221">
          <w:marLeft w:val="640"/>
          <w:marRight w:val="0"/>
          <w:marTop w:val="0"/>
          <w:marBottom w:val="0"/>
          <w:divBdr>
            <w:top w:val="none" w:sz="0" w:space="0" w:color="auto"/>
            <w:left w:val="none" w:sz="0" w:space="0" w:color="auto"/>
            <w:bottom w:val="none" w:sz="0" w:space="0" w:color="auto"/>
            <w:right w:val="none" w:sz="0" w:space="0" w:color="auto"/>
          </w:divBdr>
        </w:div>
        <w:div w:id="1915626781">
          <w:marLeft w:val="640"/>
          <w:marRight w:val="0"/>
          <w:marTop w:val="0"/>
          <w:marBottom w:val="0"/>
          <w:divBdr>
            <w:top w:val="none" w:sz="0" w:space="0" w:color="auto"/>
            <w:left w:val="none" w:sz="0" w:space="0" w:color="auto"/>
            <w:bottom w:val="none" w:sz="0" w:space="0" w:color="auto"/>
            <w:right w:val="none" w:sz="0" w:space="0" w:color="auto"/>
          </w:divBdr>
        </w:div>
        <w:div w:id="1717462514">
          <w:marLeft w:val="640"/>
          <w:marRight w:val="0"/>
          <w:marTop w:val="0"/>
          <w:marBottom w:val="0"/>
          <w:divBdr>
            <w:top w:val="none" w:sz="0" w:space="0" w:color="auto"/>
            <w:left w:val="none" w:sz="0" w:space="0" w:color="auto"/>
            <w:bottom w:val="none" w:sz="0" w:space="0" w:color="auto"/>
            <w:right w:val="none" w:sz="0" w:space="0" w:color="auto"/>
          </w:divBdr>
        </w:div>
        <w:div w:id="631908084">
          <w:marLeft w:val="640"/>
          <w:marRight w:val="0"/>
          <w:marTop w:val="0"/>
          <w:marBottom w:val="0"/>
          <w:divBdr>
            <w:top w:val="none" w:sz="0" w:space="0" w:color="auto"/>
            <w:left w:val="none" w:sz="0" w:space="0" w:color="auto"/>
            <w:bottom w:val="none" w:sz="0" w:space="0" w:color="auto"/>
            <w:right w:val="none" w:sz="0" w:space="0" w:color="auto"/>
          </w:divBdr>
        </w:div>
        <w:div w:id="1859925318">
          <w:marLeft w:val="640"/>
          <w:marRight w:val="0"/>
          <w:marTop w:val="0"/>
          <w:marBottom w:val="0"/>
          <w:divBdr>
            <w:top w:val="none" w:sz="0" w:space="0" w:color="auto"/>
            <w:left w:val="none" w:sz="0" w:space="0" w:color="auto"/>
            <w:bottom w:val="none" w:sz="0" w:space="0" w:color="auto"/>
            <w:right w:val="none" w:sz="0" w:space="0" w:color="auto"/>
          </w:divBdr>
        </w:div>
        <w:div w:id="1536457112">
          <w:marLeft w:val="640"/>
          <w:marRight w:val="0"/>
          <w:marTop w:val="0"/>
          <w:marBottom w:val="0"/>
          <w:divBdr>
            <w:top w:val="none" w:sz="0" w:space="0" w:color="auto"/>
            <w:left w:val="none" w:sz="0" w:space="0" w:color="auto"/>
            <w:bottom w:val="none" w:sz="0" w:space="0" w:color="auto"/>
            <w:right w:val="none" w:sz="0" w:space="0" w:color="auto"/>
          </w:divBdr>
        </w:div>
        <w:div w:id="1614511799">
          <w:marLeft w:val="640"/>
          <w:marRight w:val="0"/>
          <w:marTop w:val="0"/>
          <w:marBottom w:val="0"/>
          <w:divBdr>
            <w:top w:val="none" w:sz="0" w:space="0" w:color="auto"/>
            <w:left w:val="none" w:sz="0" w:space="0" w:color="auto"/>
            <w:bottom w:val="none" w:sz="0" w:space="0" w:color="auto"/>
            <w:right w:val="none" w:sz="0" w:space="0" w:color="auto"/>
          </w:divBdr>
        </w:div>
        <w:div w:id="1905531574">
          <w:marLeft w:val="640"/>
          <w:marRight w:val="0"/>
          <w:marTop w:val="0"/>
          <w:marBottom w:val="0"/>
          <w:divBdr>
            <w:top w:val="none" w:sz="0" w:space="0" w:color="auto"/>
            <w:left w:val="none" w:sz="0" w:space="0" w:color="auto"/>
            <w:bottom w:val="none" w:sz="0" w:space="0" w:color="auto"/>
            <w:right w:val="none" w:sz="0" w:space="0" w:color="auto"/>
          </w:divBdr>
        </w:div>
        <w:div w:id="1333146276">
          <w:marLeft w:val="640"/>
          <w:marRight w:val="0"/>
          <w:marTop w:val="0"/>
          <w:marBottom w:val="0"/>
          <w:divBdr>
            <w:top w:val="none" w:sz="0" w:space="0" w:color="auto"/>
            <w:left w:val="none" w:sz="0" w:space="0" w:color="auto"/>
            <w:bottom w:val="none" w:sz="0" w:space="0" w:color="auto"/>
            <w:right w:val="none" w:sz="0" w:space="0" w:color="auto"/>
          </w:divBdr>
        </w:div>
        <w:div w:id="1271619767">
          <w:marLeft w:val="640"/>
          <w:marRight w:val="0"/>
          <w:marTop w:val="0"/>
          <w:marBottom w:val="0"/>
          <w:divBdr>
            <w:top w:val="none" w:sz="0" w:space="0" w:color="auto"/>
            <w:left w:val="none" w:sz="0" w:space="0" w:color="auto"/>
            <w:bottom w:val="none" w:sz="0" w:space="0" w:color="auto"/>
            <w:right w:val="none" w:sz="0" w:space="0" w:color="auto"/>
          </w:divBdr>
        </w:div>
        <w:div w:id="1912228939">
          <w:marLeft w:val="640"/>
          <w:marRight w:val="0"/>
          <w:marTop w:val="0"/>
          <w:marBottom w:val="0"/>
          <w:divBdr>
            <w:top w:val="none" w:sz="0" w:space="0" w:color="auto"/>
            <w:left w:val="none" w:sz="0" w:space="0" w:color="auto"/>
            <w:bottom w:val="none" w:sz="0" w:space="0" w:color="auto"/>
            <w:right w:val="none" w:sz="0" w:space="0" w:color="auto"/>
          </w:divBdr>
        </w:div>
        <w:div w:id="2116947819">
          <w:marLeft w:val="640"/>
          <w:marRight w:val="0"/>
          <w:marTop w:val="0"/>
          <w:marBottom w:val="0"/>
          <w:divBdr>
            <w:top w:val="none" w:sz="0" w:space="0" w:color="auto"/>
            <w:left w:val="none" w:sz="0" w:space="0" w:color="auto"/>
            <w:bottom w:val="none" w:sz="0" w:space="0" w:color="auto"/>
            <w:right w:val="none" w:sz="0" w:space="0" w:color="auto"/>
          </w:divBdr>
        </w:div>
        <w:div w:id="404450058">
          <w:marLeft w:val="640"/>
          <w:marRight w:val="0"/>
          <w:marTop w:val="0"/>
          <w:marBottom w:val="0"/>
          <w:divBdr>
            <w:top w:val="none" w:sz="0" w:space="0" w:color="auto"/>
            <w:left w:val="none" w:sz="0" w:space="0" w:color="auto"/>
            <w:bottom w:val="none" w:sz="0" w:space="0" w:color="auto"/>
            <w:right w:val="none" w:sz="0" w:space="0" w:color="auto"/>
          </w:divBdr>
        </w:div>
      </w:divsChild>
    </w:div>
    <w:div w:id="2143225125">
      <w:bodyDiv w:val="1"/>
      <w:marLeft w:val="0"/>
      <w:marRight w:val="0"/>
      <w:marTop w:val="0"/>
      <w:marBottom w:val="0"/>
      <w:divBdr>
        <w:top w:val="none" w:sz="0" w:space="0" w:color="auto"/>
        <w:left w:val="none" w:sz="0" w:space="0" w:color="auto"/>
        <w:bottom w:val="none" w:sz="0" w:space="0" w:color="auto"/>
        <w:right w:val="none" w:sz="0" w:space="0" w:color="auto"/>
      </w:divBdr>
      <w:divsChild>
        <w:div w:id="1513304271">
          <w:marLeft w:val="640"/>
          <w:marRight w:val="0"/>
          <w:marTop w:val="0"/>
          <w:marBottom w:val="0"/>
          <w:divBdr>
            <w:top w:val="none" w:sz="0" w:space="0" w:color="auto"/>
            <w:left w:val="none" w:sz="0" w:space="0" w:color="auto"/>
            <w:bottom w:val="none" w:sz="0" w:space="0" w:color="auto"/>
            <w:right w:val="none" w:sz="0" w:space="0" w:color="auto"/>
          </w:divBdr>
        </w:div>
        <w:div w:id="405348613">
          <w:marLeft w:val="640"/>
          <w:marRight w:val="0"/>
          <w:marTop w:val="0"/>
          <w:marBottom w:val="0"/>
          <w:divBdr>
            <w:top w:val="none" w:sz="0" w:space="0" w:color="auto"/>
            <w:left w:val="none" w:sz="0" w:space="0" w:color="auto"/>
            <w:bottom w:val="none" w:sz="0" w:space="0" w:color="auto"/>
            <w:right w:val="none" w:sz="0" w:space="0" w:color="auto"/>
          </w:divBdr>
        </w:div>
        <w:div w:id="1312833562">
          <w:marLeft w:val="640"/>
          <w:marRight w:val="0"/>
          <w:marTop w:val="0"/>
          <w:marBottom w:val="0"/>
          <w:divBdr>
            <w:top w:val="none" w:sz="0" w:space="0" w:color="auto"/>
            <w:left w:val="none" w:sz="0" w:space="0" w:color="auto"/>
            <w:bottom w:val="none" w:sz="0" w:space="0" w:color="auto"/>
            <w:right w:val="none" w:sz="0" w:space="0" w:color="auto"/>
          </w:divBdr>
        </w:div>
        <w:div w:id="1325162362">
          <w:marLeft w:val="640"/>
          <w:marRight w:val="0"/>
          <w:marTop w:val="0"/>
          <w:marBottom w:val="0"/>
          <w:divBdr>
            <w:top w:val="none" w:sz="0" w:space="0" w:color="auto"/>
            <w:left w:val="none" w:sz="0" w:space="0" w:color="auto"/>
            <w:bottom w:val="none" w:sz="0" w:space="0" w:color="auto"/>
            <w:right w:val="none" w:sz="0" w:space="0" w:color="auto"/>
          </w:divBdr>
        </w:div>
        <w:div w:id="2098474279">
          <w:marLeft w:val="640"/>
          <w:marRight w:val="0"/>
          <w:marTop w:val="0"/>
          <w:marBottom w:val="0"/>
          <w:divBdr>
            <w:top w:val="none" w:sz="0" w:space="0" w:color="auto"/>
            <w:left w:val="none" w:sz="0" w:space="0" w:color="auto"/>
            <w:bottom w:val="none" w:sz="0" w:space="0" w:color="auto"/>
            <w:right w:val="none" w:sz="0" w:space="0" w:color="auto"/>
          </w:divBdr>
        </w:div>
        <w:div w:id="1211068433">
          <w:marLeft w:val="640"/>
          <w:marRight w:val="0"/>
          <w:marTop w:val="0"/>
          <w:marBottom w:val="0"/>
          <w:divBdr>
            <w:top w:val="none" w:sz="0" w:space="0" w:color="auto"/>
            <w:left w:val="none" w:sz="0" w:space="0" w:color="auto"/>
            <w:bottom w:val="none" w:sz="0" w:space="0" w:color="auto"/>
            <w:right w:val="none" w:sz="0" w:space="0" w:color="auto"/>
          </w:divBdr>
        </w:div>
        <w:div w:id="1488473127">
          <w:marLeft w:val="640"/>
          <w:marRight w:val="0"/>
          <w:marTop w:val="0"/>
          <w:marBottom w:val="0"/>
          <w:divBdr>
            <w:top w:val="none" w:sz="0" w:space="0" w:color="auto"/>
            <w:left w:val="none" w:sz="0" w:space="0" w:color="auto"/>
            <w:bottom w:val="none" w:sz="0" w:space="0" w:color="auto"/>
            <w:right w:val="none" w:sz="0" w:space="0" w:color="auto"/>
          </w:divBdr>
        </w:div>
        <w:div w:id="455878040">
          <w:marLeft w:val="640"/>
          <w:marRight w:val="0"/>
          <w:marTop w:val="0"/>
          <w:marBottom w:val="0"/>
          <w:divBdr>
            <w:top w:val="none" w:sz="0" w:space="0" w:color="auto"/>
            <w:left w:val="none" w:sz="0" w:space="0" w:color="auto"/>
            <w:bottom w:val="none" w:sz="0" w:space="0" w:color="auto"/>
            <w:right w:val="none" w:sz="0" w:space="0" w:color="auto"/>
          </w:divBdr>
        </w:div>
        <w:div w:id="973830626">
          <w:marLeft w:val="640"/>
          <w:marRight w:val="0"/>
          <w:marTop w:val="0"/>
          <w:marBottom w:val="0"/>
          <w:divBdr>
            <w:top w:val="none" w:sz="0" w:space="0" w:color="auto"/>
            <w:left w:val="none" w:sz="0" w:space="0" w:color="auto"/>
            <w:bottom w:val="none" w:sz="0" w:space="0" w:color="auto"/>
            <w:right w:val="none" w:sz="0" w:space="0" w:color="auto"/>
          </w:divBdr>
        </w:div>
        <w:div w:id="1827628079">
          <w:marLeft w:val="640"/>
          <w:marRight w:val="0"/>
          <w:marTop w:val="0"/>
          <w:marBottom w:val="0"/>
          <w:divBdr>
            <w:top w:val="none" w:sz="0" w:space="0" w:color="auto"/>
            <w:left w:val="none" w:sz="0" w:space="0" w:color="auto"/>
            <w:bottom w:val="none" w:sz="0" w:space="0" w:color="auto"/>
            <w:right w:val="none" w:sz="0" w:space="0" w:color="auto"/>
          </w:divBdr>
        </w:div>
        <w:div w:id="1910505499">
          <w:marLeft w:val="640"/>
          <w:marRight w:val="0"/>
          <w:marTop w:val="0"/>
          <w:marBottom w:val="0"/>
          <w:divBdr>
            <w:top w:val="none" w:sz="0" w:space="0" w:color="auto"/>
            <w:left w:val="none" w:sz="0" w:space="0" w:color="auto"/>
            <w:bottom w:val="none" w:sz="0" w:space="0" w:color="auto"/>
            <w:right w:val="none" w:sz="0" w:space="0" w:color="auto"/>
          </w:divBdr>
        </w:div>
        <w:div w:id="481429580">
          <w:marLeft w:val="640"/>
          <w:marRight w:val="0"/>
          <w:marTop w:val="0"/>
          <w:marBottom w:val="0"/>
          <w:divBdr>
            <w:top w:val="none" w:sz="0" w:space="0" w:color="auto"/>
            <w:left w:val="none" w:sz="0" w:space="0" w:color="auto"/>
            <w:bottom w:val="none" w:sz="0" w:space="0" w:color="auto"/>
            <w:right w:val="none" w:sz="0" w:space="0" w:color="auto"/>
          </w:divBdr>
        </w:div>
        <w:div w:id="1224678055">
          <w:marLeft w:val="640"/>
          <w:marRight w:val="0"/>
          <w:marTop w:val="0"/>
          <w:marBottom w:val="0"/>
          <w:divBdr>
            <w:top w:val="none" w:sz="0" w:space="0" w:color="auto"/>
            <w:left w:val="none" w:sz="0" w:space="0" w:color="auto"/>
            <w:bottom w:val="none" w:sz="0" w:space="0" w:color="auto"/>
            <w:right w:val="none" w:sz="0" w:space="0" w:color="auto"/>
          </w:divBdr>
        </w:div>
        <w:div w:id="65807332">
          <w:marLeft w:val="640"/>
          <w:marRight w:val="0"/>
          <w:marTop w:val="0"/>
          <w:marBottom w:val="0"/>
          <w:divBdr>
            <w:top w:val="none" w:sz="0" w:space="0" w:color="auto"/>
            <w:left w:val="none" w:sz="0" w:space="0" w:color="auto"/>
            <w:bottom w:val="none" w:sz="0" w:space="0" w:color="auto"/>
            <w:right w:val="none" w:sz="0" w:space="0" w:color="auto"/>
          </w:divBdr>
        </w:div>
        <w:div w:id="1859152281">
          <w:marLeft w:val="640"/>
          <w:marRight w:val="0"/>
          <w:marTop w:val="0"/>
          <w:marBottom w:val="0"/>
          <w:divBdr>
            <w:top w:val="none" w:sz="0" w:space="0" w:color="auto"/>
            <w:left w:val="none" w:sz="0" w:space="0" w:color="auto"/>
            <w:bottom w:val="none" w:sz="0" w:space="0" w:color="auto"/>
            <w:right w:val="none" w:sz="0" w:space="0" w:color="auto"/>
          </w:divBdr>
        </w:div>
        <w:div w:id="1182627485">
          <w:marLeft w:val="640"/>
          <w:marRight w:val="0"/>
          <w:marTop w:val="0"/>
          <w:marBottom w:val="0"/>
          <w:divBdr>
            <w:top w:val="none" w:sz="0" w:space="0" w:color="auto"/>
            <w:left w:val="none" w:sz="0" w:space="0" w:color="auto"/>
            <w:bottom w:val="none" w:sz="0" w:space="0" w:color="auto"/>
            <w:right w:val="none" w:sz="0" w:space="0" w:color="auto"/>
          </w:divBdr>
        </w:div>
        <w:div w:id="225537189">
          <w:marLeft w:val="640"/>
          <w:marRight w:val="0"/>
          <w:marTop w:val="0"/>
          <w:marBottom w:val="0"/>
          <w:divBdr>
            <w:top w:val="none" w:sz="0" w:space="0" w:color="auto"/>
            <w:left w:val="none" w:sz="0" w:space="0" w:color="auto"/>
            <w:bottom w:val="none" w:sz="0" w:space="0" w:color="auto"/>
            <w:right w:val="none" w:sz="0" w:space="0" w:color="auto"/>
          </w:divBdr>
        </w:div>
        <w:div w:id="810249841">
          <w:marLeft w:val="640"/>
          <w:marRight w:val="0"/>
          <w:marTop w:val="0"/>
          <w:marBottom w:val="0"/>
          <w:divBdr>
            <w:top w:val="none" w:sz="0" w:space="0" w:color="auto"/>
            <w:left w:val="none" w:sz="0" w:space="0" w:color="auto"/>
            <w:bottom w:val="none" w:sz="0" w:space="0" w:color="auto"/>
            <w:right w:val="none" w:sz="0" w:space="0" w:color="auto"/>
          </w:divBdr>
        </w:div>
        <w:div w:id="2066289909">
          <w:marLeft w:val="640"/>
          <w:marRight w:val="0"/>
          <w:marTop w:val="0"/>
          <w:marBottom w:val="0"/>
          <w:divBdr>
            <w:top w:val="none" w:sz="0" w:space="0" w:color="auto"/>
            <w:left w:val="none" w:sz="0" w:space="0" w:color="auto"/>
            <w:bottom w:val="none" w:sz="0" w:space="0" w:color="auto"/>
            <w:right w:val="none" w:sz="0" w:space="0" w:color="auto"/>
          </w:divBdr>
        </w:div>
        <w:div w:id="2139227324">
          <w:marLeft w:val="640"/>
          <w:marRight w:val="0"/>
          <w:marTop w:val="0"/>
          <w:marBottom w:val="0"/>
          <w:divBdr>
            <w:top w:val="none" w:sz="0" w:space="0" w:color="auto"/>
            <w:left w:val="none" w:sz="0" w:space="0" w:color="auto"/>
            <w:bottom w:val="none" w:sz="0" w:space="0" w:color="auto"/>
            <w:right w:val="none" w:sz="0" w:space="0" w:color="auto"/>
          </w:divBdr>
        </w:div>
        <w:div w:id="456997277">
          <w:marLeft w:val="640"/>
          <w:marRight w:val="0"/>
          <w:marTop w:val="0"/>
          <w:marBottom w:val="0"/>
          <w:divBdr>
            <w:top w:val="none" w:sz="0" w:space="0" w:color="auto"/>
            <w:left w:val="none" w:sz="0" w:space="0" w:color="auto"/>
            <w:bottom w:val="none" w:sz="0" w:space="0" w:color="auto"/>
            <w:right w:val="none" w:sz="0" w:space="0" w:color="auto"/>
          </w:divBdr>
        </w:div>
        <w:div w:id="1680886588">
          <w:marLeft w:val="640"/>
          <w:marRight w:val="0"/>
          <w:marTop w:val="0"/>
          <w:marBottom w:val="0"/>
          <w:divBdr>
            <w:top w:val="none" w:sz="0" w:space="0" w:color="auto"/>
            <w:left w:val="none" w:sz="0" w:space="0" w:color="auto"/>
            <w:bottom w:val="none" w:sz="0" w:space="0" w:color="auto"/>
            <w:right w:val="none" w:sz="0" w:space="0" w:color="auto"/>
          </w:divBdr>
        </w:div>
        <w:div w:id="1764261268">
          <w:marLeft w:val="640"/>
          <w:marRight w:val="0"/>
          <w:marTop w:val="0"/>
          <w:marBottom w:val="0"/>
          <w:divBdr>
            <w:top w:val="none" w:sz="0" w:space="0" w:color="auto"/>
            <w:left w:val="none" w:sz="0" w:space="0" w:color="auto"/>
            <w:bottom w:val="none" w:sz="0" w:space="0" w:color="auto"/>
            <w:right w:val="none" w:sz="0" w:space="0" w:color="auto"/>
          </w:divBdr>
        </w:div>
        <w:div w:id="1088887999">
          <w:marLeft w:val="640"/>
          <w:marRight w:val="0"/>
          <w:marTop w:val="0"/>
          <w:marBottom w:val="0"/>
          <w:divBdr>
            <w:top w:val="none" w:sz="0" w:space="0" w:color="auto"/>
            <w:left w:val="none" w:sz="0" w:space="0" w:color="auto"/>
            <w:bottom w:val="none" w:sz="0" w:space="0" w:color="auto"/>
            <w:right w:val="none" w:sz="0" w:space="0" w:color="auto"/>
          </w:divBdr>
        </w:div>
        <w:div w:id="1370835583">
          <w:marLeft w:val="640"/>
          <w:marRight w:val="0"/>
          <w:marTop w:val="0"/>
          <w:marBottom w:val="0"/>
          <w:divBdr>
            <w:top w:val="none" w:sz="0" w:space="0" w:color="auto"/>
            <w:left w:val="none" w:sz="0" w:space="0" w:color="auto"/>
            <w:bottom w:val="none" w:sz="0" w:space="0" w:color="auto"/>
            <w:right w:val="none" w:sz="0" w:space="0" w:color="auto"/>
          </w:divBdr>
        </w:div>
        <w:div w:id="269901729">
          <w:marLeft w:val="640"/>
          <w:marRight w:val="0"/>
          <w:marTop w:val="0"/>
          <w:marBottom w:val="0"/>
          <w:divBdr>
            <w:top w:val="none" w:sz="0" w:space="0" w:color="auto"/>
            <w:left w:val="none" w:sz="0" w:space="0" w:color="auto"/>
            <w:bottom w:val="none" w:sz="0" w:space="0" w:color="auto"/>
            <w:right w:val="none" w:sz="0" w:space="0" w:color="auto"/>
          </w:divBdr>
        </w:div>
        <w:div w:id="1296910464">
          <w:marLeft w:val="640"/>
          <w:marRight w:val="0"/>
          <w:marTop w:val="0"/>
          <w:marBottom w:val="0"/>
          <w:divBdr>
            <w:top w:val="none" w:sz="0" w:space="0" w:color="auto"/>
            <w:left w:val="none" w:sz="0" w:space="0" w:color="auto"/>
            <w:bottom w:val="none" w:sz="0" w:space="0" w:color="auto"/>
            <w:right w:val="none" w:sz="0" w:space="0" w:color="auto"/>
          </w:divBdr>
        </w:div>
        <w:div w:id="1931112586">
          <w:marLeft w:val="640"/>
          <w:marRight w:val="0"/>
          <w:marTop w:val="0"/>
          <w:marBottom w:val="0"/>
          <w:divBdr>
            <w:top w:val="none" w:sz="0" w:space="0" w:color="auto"/>
            <w:left w:val="none" w:sz="0" w:space="0" w:color="auto"/>
            <w:bottom w:val="none" w:sz="0" w:space="0" w:color="auto"/>
            <w:right w:val="none" w:sz="0" w:space="0" w:color="auto"/>
          </w:divBdr>
        </w:div>
      </w:divsChild>
    </w:div>
    <w:div w:id="2145731656">
      <w:bodyDiv w:val="1"/>
      <w:marLeft w:val="0"/>
      <w:marRight w:val="0"/>
      <w:marTop w:val="0"/>
      <w:marBottom w:val="0"/>
      <w:divBdr>
        <w:top w:val="none" w:sz="0" w:space="0" w:color="auto"/>
        <w:left w:val="none" w:sz="0" w:space="0" w:color="auto"/>
        <w:bottom w:val="none" w:sz="0" w:space="0" w:color="auto"/>
        <w:right w:val="none" w:sz="0" w:space="0" w:color="auto"/>
      </w:divBdr>
      <w:divsChild>
        <w:div w:id="459538999">
          <w:marLeft w:val="640"/>
          <w:marRight w:val="0"/>
          <w:marTop w:val="0"/>
          <w:marBottom w:val="0"/>
          <w:divBdr>
            <w:top w:val="none" w:sz="0" w:space="0" w:color="auto"/>
            <w:left w:val="none" w:sz="0" w:space="0" w:color="auto"/>
            <w:bottom w:val="none" w:sz="0" w:space="0" w:color="auto"/>
            <w:right w:val="none" w:sz="0" w:space="0" w:color="auto"/>
          </w:divBdr>
        </w:div>
        <w:div w:id="2127313249">
          <w:marLeft w:val="640"/>
          <w:marRight w:val="0"/>
          <w:marTop w:val="0"/>
          <w:marBottom w:val="0"/>
          <w:divBdr>
            <w:top w:val="none" w:sz="0" w:space="0" w:color="auto"/>
            <w:left w:val="none" w:sz="0" w:space="0" w:color="auto"/>
            <w:bottom w:val="none" w:sz="0" w:space="0" w:color="auto"/>
            <w:right w:val="none" w:sz="0" w:space="0" w:color="auto"/>
          </w:divBdr>
        </w:div>
        <w:div w:id="1166238895">
          <w:marLeft w:val="640"/>
          <w:marRight w:val="0"/>
          <w:marTop w:val="0"/>
          <w:marBottom w:val="0"/>
          <w:divBdr>
            <w:top w:val="none" w:sz="0" w:space="0" w:color="auto"/>
            <w:left w:val="none" w:sz="0" w:space="0" w:color="auto"/>
            <w:bottom w:val="none" w:sz="0" w:space="0" w:color="auto"/>
            <w:right w:val="none" w:sz="0" w:space="0" w:color="auto"/>
          </w:divBdr>
        </w:div>
        <w:div w:id="707536339">
          <w:marLeft w:val="640"/>
          <w:marRight w:val="0"/>
          <w:marTop w:val="0"/>
          <w:marBottom w:val="0"/>
          <w:divBdr>
            <w:top w:val="none" w:sz="0" w:space="0" w:color="auto"/>
            <w:left w:val="none" w:sz="0" w:space="0" w:color="auto"/>
            <w:bottom w:val="none" w:sz="0" w:space="0" w:color="auto"/>
            <w:right w:val="none" w:sz="0" w:space="0" w:color="auto"/>
          </w:divBdr>
        </w:div>
        <w:div w:id="345525910">
          <w:marLeft w:val="640"/>
          <w:marRight w:val="0"/>
          <w:marTop w:val="0"/>
          <w:marBottom w:val="0"/>
          <w:divBdr>
            <w:top w:val="none" w:sz="0" w:space="0" w:color="auto"/>
            <w:left w:val="none" w:sz="0" w:space="0" w:color="auto"/>
            <w:bottom w:val="none" w:sz="0" w:space="0" w:color="auto"/>
            <w:right w:val="none" w:sz="0" w:space="0" w:color="auto"/>
          </w:divBdr>
        </w:div>
        <w:div w:id="1921671237">
          <w:marLeft w:val="640"/>
          <w:marRight w:val="0"/>
          <w:marTop w:val="0"/>
          <w:marBottom w:val="0"/>
          <w:divBdr>
            <w:top w:val="none" w:sz="0" w:space="0" w:color="auto"/>
            <w:left w:val="none" w:sz="0" w:space="0" w:color="auto"/>
            <w:bottom w:val="none" w:sz="0" w:space="0" w:color="auto"/>
            <w:right w:val="none" w:sz="0" w:space="0" w:color="auto"/>
          </w:divBdr>
        </w:div>
        <w:div w:id="1587957963">
          <w:marLeft w:val="640"/>
          <w:marRight w:val="0"/>
          <w:marTop w:val="0"/>
          <w:marBottom w:val="0"/>
          <w:divBdr>
            <w:top w:val="none" w:sz="0" w:space="0" w:color="auto"/>
            <w:left w:val="none" w:sz="0" w:space="0" w:color="auto"/>
            <w:bottom w:val="none" w:sz="0" w:space="0" w:color="auto"/>
            <w:right w:val="none" w:sz="0" w:space="0" w:color="auto"/>
          </w:divBdr>
        </w:div>
        <w:div w:id="373232770">
          <w:marLeft w:val="640"/>
          <w:marRight w:val="0"/>
          <w:marTop w:val="0"/>
          <w:marBottom w:val="0"/>
          <w:divBdr>
            <w:top w:val="none" w:sz="0" w:space="0" w:color="auto"/>
            <w:left w:val="none" w:sz="0" w:space="0" w:color="auto"/>
            <w:bottom w:val="none" w:sz="0" w:space="0" w:color="auto"/>
            <w:right w:val="none" w:sz="0" w:space="0" w:color="auto"/>
          </w:divBdr>
        </w:div>
        <w:div w:id="1355382446">
          <w:marLeft w:val="640"/>
          <w:marRight w:val="0"/>
          <w:marTop w:val="0"/>
          <w:marBottom w:val="0"/>
          <w:divBdr>
            <w:top w:val="none" w:sz="0" w:space="0" w:color="auto"/>
            <w:left w:val="none" w:sz="0" w:space="0" w:color="auto"/>
            <w:bottom w:val="none" w:sz="0" w:space="0" w:color="auto"/>
            <w:right w:val="none" w:sz="0" w:space="0" w:color="auto"/>
          </w:divBdr>
        </w:div>
        <w:div w:id="69817167">
          <w:marLeft w:val="640"/>
          <w:marRight w:val="0"/>
          <w:marTop w:val="0"/>
          <w:marBottom w:val="0"/>
          <w:divBdr>
            <w:top w:val="none" w:sz="0" w:space="0" w:color="auto"/>
            <w:left w:val="none" w:sz="0" w:space="0" w:color="auto"/>
            <w:bottom w:val="none" w:sz="0" w:space="0" w:color="auto"/>
            <w:right w:val="none" w:sz="0" w:space="0" w:color="auto"/>
          </w:divBdr>
        </w:div>
        <w:div w:id="512496224">
          <w:marLeft w:val="640"/>
          <w:marRight w:val="0"/>
          <w:marTop w:val="0"/>
          <w:marBottom w:val="0"/>
          <w:divBdr>
            <w:top w:val="none" w:sz="0" w:space="0" w:color="auto"/>
            <w:left w:val="none" w:sz="0" w:space="0" w:color="auto"/>
            <w:bottom w:val="none" w:sz="0" w:space="0" w:color="auto"/>
            <w:right w:val="none" w:sz="0" w:space="0" w:color="auto"/>
          </w:divBdr>
        </w:div>
        <w:div w:id="197395073">
          <w:marLeft w:val="640"/>
          <w:marRight w:val="0"/>
          <w:marTop w:val="0"/>
          <w:marBottom w:val="0"/>
          <w:divBdr>
            <w:top w:val="none" w:sz="0" w:space="0" w:color="auto"/>
            <w:left w:val="none" w:sz="0" w:space="0" w:color="auto"/>
            <w:bottom w:val="none" w:sz="0" w:space="0" w:color="auto"/>
            <w:right w:val="none" w:sz="0" w:space="0" w:color="auto"/>
          </w:divBdr>
        </w:div>
        <w:div w:id="167987389">
          <w:marLeft w:val="640"/>
          <w:marRight w:val="0"/>
          <w:marTop w:val="0"/>
          <w:marBottom w:val="0"/>
          <w:divBdr>
            <w:top w:val="none" w:sz="0" w:space="0" w:color="auto"/>
            <w:left w:val="none" w:sz="0" w:space="0" w:color="auto"/>
            <w:bottom w:val="none" w:sz="0" w:space="0" w:color="auto"/>
            <w:right w:val="none" w:sz="0" w:space="0" w:color="auto"/>
          </w:divBdr>
        </w:div>
        <w:div w:id="418909934">
          <w:marLeft w:val="640"/>
          <w:marRight w:val="0"/>
          <w:marTop w:val="0"/>
          <w:marBottom w:val="0"/>
          <w:divBdr>
            <w:top w:val="none" w:sz="0" w:space="0" w:color="auto"/>
            <w:left w:val="none" w:sz="0" w:space="0" w:color="auto"/>
            <w:bottom w:val="none" w:sz="0" w:space="0" w:color="auto"/>
            <w:right w:val="none" w:sz="0" w:space="0" w:color="auto"/>
          </w:divBdr>
        </w:div>
        <w:div w:id="1357080935">
          <w:marLeft w:val="640"/>
          <w:marRight w:val="0"/>
          <w:marTop w:val="0"/>
          <w:marBottom w:val="0"/>
          <w:divBdr>
            <w:top w:val="none" w:sz="0" w:space="0" w:color="auto"/>
            <w:left w:val="none" w:sz="0" w:space="0" w:color="auto"/>
            <w:bottom w:val="none" w:sz="0" w:space="0" w:color="auto"/>
            <w:right w:val="none" w:sz="0" w:space="0" w:color="auto"/>
          </w:divBdr>
        </w:div>
        <w:div w:id="1256942880">
          <w:marLeft w:val="640"/>
          <w:marRight w:val="0"/>
          <w:marTop w:val="0"/>
          <w:marBottom w:val="0"/>
          <w:divBdr>
            <w:top w:val="none" w:sz="0" w:space="0" w:color="auto"/>
            <w:left w:val="none" w:sz="0" w:space="0" w:color="auto"/>
            <w:bottom w:val="none" w:sz="0" w:space="0" w:color="auto"/>
            <w:right w:val="none" w:sz="0" w:space="0" w:color="auto"/>
          </w:divBdr>
        </w:div>
        <w:div w:id="150685544">
          <w:marLeft w:val="640"/>
          <w:marRight w:val="0"/>
          <w:marTop w:val="0"/>
          <w:marBottom w:val="0"/>
          <w:divBdr>
            <w:top w:val="none" w:sz="0" w:space="0" w:color="auto"/>
            <w:left w:val="none" w:sz="0" w:space="0" w:color="auto"/>
            <w:bottom w:val="none" w:sz="0" w:space="0" w:color="auto"/>
            <w:right w:val="none" w:sz="0" w:space="0" w:color="auto"/>
          </w:divBdr>
        </w:div>
        <w:div w:id="2096779003">
          <w:marLeft w:val="640"/>
          <w:marRight w:val="0"/>
          <w:marTop w:val="0"/>
          <w:marBottom w:val="0"/>
          <w:divBdr>
            <w:top w:val="none" w:sz="0" w:space="0" w:color="auto"/>
            <w:left w:val="none" w:sz="0" w:space="0" w:color="auto"/>
            <w:bottom w:val="none" w:sz="0" w:space="0" w:color="auto"/>
            <w:right w:val="none" w:sz="0" w:space="0" w:color="auto"/>
          </w:divBdr>
        </w:div>
        <w:div w:id="439450708">
          <w:marLeft w:val="640"/>
          <w:marRight w:val="0"/>
          <w:marTop w:val="0"/>
          <w:marBottom w:val="0"/>
          <w:divBdr>
            <w:top w:val="none" w:sz="0" w:space="0" w:color="auto"/>
            <w:left w:val="none" w:sz="0" w:space="0" w:color="auto"/>
            <w:bottom w:val="none" w:sz="0" w:space="0" w:color="auto"/>
            <w:right w:val="none" w:sz="0" w:space="0" w:color="auto"/>
          </w:divBdr>
        </w:div>
        <w:div w:id="1377123791">
          <w:marLeft w:val="640"/>
          <w:marRight w:val="0"/>
          <w:marTop w:val="0"/>
          <w:marBottom w:val="0"/>
          <w:divBdr>
            <w:top w:val="none" w:sz="0" w:space="0" w:color="auto"/>
            <w:left w:val="none" w:sz="0" w:space="0" w:color="auto"/>
            <w:bottom w:val="none" w:sz="0" w:space="0" w:color="auto"/>
            <w:right w:val="none" w:sz="0" w:space="0" w:color="auto"/>
          </w:divBdr>
        </w:div>
        <w:div w:id="1476945995">
          <w:marLeft w:val="640"/>
          <w:marRight w:val="0"/>
          <w:marTop w:val="0"/>
          <w:marBottom w:val="0"/>
          <w:divBdr>
            <w:top w:val="none" w:sz="0" w:space="0" w:color="auto"/>
            <w:left w:val="none" w:sz="0" w:space="0" w:color="auto"/>
            <w:bottom w:val="none" w:sz="0" w:space="0" w:color="auto"/>
            <w:right w:val="none" w:sz="0" w:space="0" w:color="auto"/>
          </w:divBdr>
        </w:div>
        <w:div w:id="559092837">
          <w:marLeft w:val="640"/>
          <w:marRight w:val="0"/>
          <w:marTop w:val="0"/>
          <w:marBottom w:val="0"/>
          <w:divBdr>
            <w:top w:val="none" w:sz="0" w:space="0" w:color="auto"/>
            <w:left w:val="none" w:sz="0" w:space="0" w:color="auto"/>
            <w:bottom w:val="none" w:sz="0" w:space="0" w:color="auto"/>
            <w:right w:val="none" w:sz="0" w:space="0" w:color="auto"/>
          </w:divBdr>
        </w:div>
        <w:div w:id="30887415">
          <w:marLeft w:val="640"/>
          <w:marRight w:val="0"/>
          <w:marTop w:val="0"/>
          <w:marBottom w:val="0"/>
          <w:divBdr>
            <w:top w:val="none" w:sz="0" w:space="0" w:color="auto"/>
            <w:left w:val="none" w:sz="0" w:space="0" w:color="auto"/>
            <w:bottom w:val="none" w:sz="0" w:space="0" w:color="auto"/>
            <w:right w:val="none" w:sz="0" w:space="0" w:color="auto"/>
          </w:divBdr>
        </w:div>
        <w:div w:id="236093330">
          <w:marLeft w:val="640"/>
          <w:marRight w:val="0"/>
          <w:marTop w:val="0"/>
          <w:marBottom w:val="0"/>
          <w:divBdr>
            <w:top w:val="none" w:sz="0" w:space="0" w:color="auto"/>
            <w:left w:val="none" w:sz="0" w:space="0" w:color="auto"/>
            <w:bottom w:val="none" w:sz="0" w:space="0" w:color="auto"/>
            <w:right w:val="none" w:sz="0" w:space="0" w:color="auto"/>
          </w:divBdr>
        </w:div>
        <w:div w:id="935484236">
          <w:marLeft w:val="640"/>
          <w:marRight w:val="0"/>
          <w:marTop w:val="0"/>
          <w:marBottom w:val="0"/>
          <w:divBdr>
            <w:top w:val="none" w:sz="0" w:space="0" w:color="auto"/>
            <w:left w:val="none" w:sz="0" w:space="0" w:color="auto"/>
            <w:bottom w:val="none" w:sz="0" w:space="0" w:color="auto"/>
            <w:right w:val="none" w:sz="0" w:space="0" w:color="auto"/>
          </w:divBdr>
        </w:div>
        <w:div w:id="176775499">
          <w:marLeft w:val="640"/>
          <w:marRight w:val="0"/>
          <w:marTop w:val="0"/>
          <w:marBottom w:val="0"/>
          <w:divBdr>
            <w:top w:val="none" w:sz="0" w:space="0" w:color="auto"/>
            <w:left w:val="none" w:sz="0" w:space="0" w:color="auto"/>
            <w:bottom w:val="none" w:sz="0" w:space="0" w:color="auto"/>
            <w:right w:val="none" w:sz="0" w:space="0" w:color="auto"/>
          </w:divBdr>
        </w:div>
        <w:div w:id="681081881">
          <w:marLeft w:val="640"/>
          <w:marRight w:val="0"/>
          <w:marTop w:val="0"/>
          <w:marBottom w:val="0"/>
          <w:divBdr>
            <w:top w:val="none" w:sz="0" w:space="0" w:color="auto"/>
            <w:left w:val="none" w:sz="0" w:space="0" w:color="auto"/>
            <w:bottom w:val="none" w:sz="0" w:space="0" w:color="auto"/>
            <w:right w:val="none" w:sz="0" w:space="0" w:color="auto"/>
          </w:divBdr>
        </w:div>
        <w:div w:id="2047367795">
          <w:marLeft w:val="640"/>
          <w:marRight w:val="0"/>
          <w:marTop w:val="0"/>
          <w:marBottom w:val="0"/>
          <w:divBdr>
            <w:top w:val="none" w:sz="0" w:space="0" w:color="auto"/>
            <w:left w:val="none" w:sz="0" w:space="0" w:color="auto"/>
            <w:bottom w:val="none" w:sz="0" w:space="0" w:color="auto"/>
            <w:right w:val="none" w:sz="0" w:space="0" w:color="auto"/>
          </w:divBdr>
        </w:div>
        <w:div w:id="557472468">
          <w:marLeft w:val="640"/>
          <w:marRight w:val="0"/>
          <w:marTop w:val="0"/>
          <w:marBottom w:val="0"/>
          <w:divBdr>
            <w:top w:val="none" w:sz="0" w:space="0" w:color="auto"/>
            <w:left w:val="none" w:sz="0" w:space="0" w:color="auto"/>
            <w:bottom w:val="none" w:sz="0" w:space="0" w:color="auto"/>
            <w:right w:val="none" w:sz="0" w:space="0" w:color="auto"/>
          </w:divBdr>
        </w:div>
        <w:div w:id="141890691">
          <w:marLeft w:val="640"/>
          <w:marRight w:val="0"/>
          <w:marTop w:val="0"/>
          <w:marBottom w:val="0"/>
          <w:divBdr>
            <w:top w:val="none" w:sz="0" w:space="0" w:color="auto"/>
            <w:left w:val="none" w:sz="0" w:space="0" w:color="auto"/>
            <w:bottom w:val="none" w:sz="0" w:space="0" w:color="auto"/>
            <w:right w:val="none" w:sz="0" w:space="0" w:color="auto"/>
          </w:divBdr>
        </w:div>
        <w:div w:id="1777410743">
          <w:marLeft w:val="640"/>
          <w:marRight w:val="0"/>
          <w:marTop w:val="0"/>
          <w:marBottom w:val="0"/>
          <w:divBdr>
            <w:top w:val="none" w:sz="0" w:space="0" w:color="auto"/>
            <w:left w:val="none" w:sz="0" w:space="0" w:color="auto"/>
            <w:bottom w:val="none" w:sz="0" w:space="0" w:color="auto"/>
            <w:right w:val="none" w:sz="0" w:space="0" w:color="auto"/>
          </w:divBdr>
        </w:div>
        <w:div w:id="1804931412">
          <w:marLeft w:val="640"/>
          <w:marRight w:val="0"/>
          <w:marTop w:val="0"/>
          <w:marBottom w:val="0"/>
          <w:divBdr>
            <w:top w:val="none" w:sz="0" w:space="0" w:color="auto"/>
            <w:left w:val="none" w:sz="0" w:space="0" w:color="auto"/>
            <w:bottom w:val="none" w:sz="0" w:space="0" w:color="auto"/>
            <w:right w:val="none" w:sz="0" w:space="0" w:color="auto"/>
          </w:divBdr>
        </w:div>
        <w:div w:id="1171991854">
          <w:marLeft w:val="640"/>
          <w:marRight w:val="0"/>
          <w:marTop w:val="0"/>
          <w:marBottom w:val="0"/>
          <w:divBdr>
            <w:top w:val="none" w:sz="0" w:space="0" w:color="auto"/>
            <w:left w:val="none" w:sz="0" w:space="0" w:color="auto"/>
            <w:bottom w:val="none" w:sz="0" w:space="0" w:color="auto"/>
            <w:right w:val="none" w:sz="0" w:space="0" w:color="auto"/>
          </w:divBdr>
        </w:div>
        <w:div w:id="1243953014">
          <w:marLeft w:val="640"/>
          <w:marRight w:val="0"/>
          <w:marTop w:val="0"/>
          <w:marBottom w:val="0"/>
          <w:divBdr>
            <w:top w:val="none" w:sz="0" w:space="0" w:color="auto"/>
            <w:left w:val="none" w:sz="0" w:space="0" w:color="auto"/>
            <w:bottom w:val="none" w:sz="0" w:space="0" w:color="auto"/>
            <w:right w:val="none" w:sz="0" w:space="0" w:color="auto"/>
          </w:divBdr>
        </w:div>
        <w:div w:id="1429159009">
          <w:marLeft w:val="640"/>
          <w:marRight w:val="0"/>
          <w:marTop w:val="0"/>
          <w:marBottom w:val="0"/>
          <w:divBdr>
            <w:top w:val="none" w:sz="0" w:space="0" w:color="auto"/>
            <w:left w:val="none" w:sz="0" w:space="0" w:color="auto"/>
            <w:bottom w:val="none" w:sz="0" w:space="0" w:color="auto"/>
            <w:right w:val="none" w:sz="0" w:space="0" w:color="auto"/>
          </w:divBdr>
        </w:div>
        <w:div w:id="1994795030">
          <w:marLeft w:val="640"/>
          <w:marRight w:val="0"/>
          <w:marTop w:val="0"/>
          <w:marBottom w:val="0"/>
          <w:divBdr>
            <w:top w:val="none" w:sz="0" w:space="0" w:color="auto"/>
            <w:left w:val="none" w:sz="0" w:space="0" w:color="auto"/>
            <w:bottom w:val="none" w:sz="0" w:space="0" w:color="auto"/>
            <w:right w:val="none" w:sz="0" w:space="0" w:color="auto"/>
          </w:divBdr>
        </w:div>
        <w:div w:id="1530029161">
          <w:marLeft w:val="640"/>
          <w:marRight w:val="0"/>
          <w:marTop w:val="0"/>
          <w:marBottom w:val="0"/>
          <w:divBdr>
            <w:top w:val="none" w:sz="0" w:space="0" w:color="auto"/>
            <w:left w:val="none" w:sz="0" w:space="0" w:color="auto"/>
            <w:bottom w:val="none" w:sz="0" w:space="0" w:color="auto"/>
            <w:right w:val="none" w:sz="0" w:space="0" w:color="auto"/>
          </w:divBdr>
        </w:div>
        <w:div w:id="844901945">
          <w:marLeft w:val="640"/>
          <w:marRight w:val="0"/>
          <w:marTop w:val="0"/>
          <w:marBottom w:val="0"/>
          <w:divBdr>
            <w:top w:val="none" w:sz="0" w:space="0" w:color="auto"/>
            <w:left w:val="none" w:sz="0" w:space="0" w:color="auto"/>
            <w:bottom w:val="none" w:sz="0" w:space="0" w:color="auto"/>
            <w:right w:val="none" w:sz="0" w:space="0" w:color="auto"/>
          </w:divBdr>
        </w:div>
        <w:div w:id="1512993223">
          <w:marLeft w:val="640"/>
          <w:marRight w:val="0"/>
          <w:marTop w:val="0"/>
          <w:marBottom w:val="0"/>
          <w:divBdr>
            <w:top w:val="none" w:sz="0" w:space="0" w:color="auto"/>
            <w:left w:val="none" w:sz="0" w:space="0" w:color="auto"/>
            <w:bottom w:val="none" w:sz="0" w:space="0" w:color="auto"/>
            <w:right w:val="none" w:sz="0" w:space="0" w:color="auto"/>
          </w:divBdr>
        </w:div>
        <w:div w:id="2074964734">
          <w:marLeft w:val="640"/>
          <w:marRight w:val="0"/>
          <w:marTop w:val="0"/>
          <w:marBottom w:val="0"/>
          <w:divBdr>
            <w:top w:val="none" w:sz="0" w:space="0" w:color="auto"/>
            <w:left w:val="none" w:sz="0" w:space="0" w:color="auto"/>
            <w:bottom w:val="none" w:sz="0" w:space="0" w:color="auto"/>
            <w:right w:val="none" w:sz="0" w:space="0" w:color="auto"/>
          </w:divBdr>
        </w:div>
        <w:div w:id="418915076">
          <w:marLeft w:val="640"/>
          <w:marRight w:val="0"/>
          <w:marTop w:val="0"/>
          <w:marBottom w:val="0"/>
          <w:divBdr>
            <w:top w:val="none" w:sz="0" w:space="0" w:color="auto"/>
            <w:left w:val="none" w:sz="0" w:space="0" w:color="auto"/>
            <w:bottom w:val="none" w:sz="0" w:space="0" w:color="auto"/>
            <w:right w:val="none" w:sz="0" w:space="0" w:color="auto"/>
          </w:divBdr>
        </w:div>
        <w:div w:id="1356737189">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6.png"/><Relationship Id="rId11" Type="http://schemas.openxmlformats.org/officeDocument/2006/relationships/image" Target="media/image1.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hyperlink" Target="https://github.com/jhonleturne192005/practicapetri.git" TargetMode="External"/><Relationship Id="rId5" Type="http://schemas.openxmlformats.org/officeDocument/2006/relationships/numbering" Target="numbering.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4.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6.png"/><Relationship Id="rId104" Type="http://schemas.microsoft.com/office/2011/relationships/people" Target="people.xml"/><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6.png"/><Relationship Id="rId61" Type="http://schemas.openxmlformats.org/officeDocument/2006/relationships/image" Target="media/image51.png"/><Relationship Id="rId82"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89.png"/><Relationship Id="rId105"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A070C3A-17C9-4731-BF39-71F1404E0519}"/>
      </w:docPartPr>
      <w:docPartBody>
        <w:p w:rsidR="007578C3" w:rsidRDefault="00A8042A">
          <w:r w:rsidRPr="007C1E6F">
            <w:rPr>
              <w:rStyle w:val="Textodelmarcadordeposicin"/>
            </w:rPr>
            <w:t>Haga clic o pulse aquí para escribir texto.</w:t>
          </w:r>
        </w:p>
      </w:docPartBody>
    </w:docPart>
    <w:docPart>
      <w:docPartPr>
        <w:name w:val="1FA86DCE396D4290BD89C5FC7897F718"/>
        <w:category>
          <w:name w:val="General"/>
          <w:gallery w:val="placeholder"/>
        </w:category>
        <w:types>
          <w:type w:val="bbPlcHdr"/>
        </w:types>
        <w:behaviors>
          <w:behavior w:val="content"/>
        </w:behaviors>
        <w:guid w:val="{23A90527-9544-4FE1-ACA3-1C6266C94049}"/>
      </w:docPartPr>
      <w:docPartBody>
        <w:p w:rsidR="00B63DE5" w:rsidRDefault="00A8042A">
          <w:pPr>
            <w:pStyle w:val="1FA86DCE396D4290BD89C5FC7897F718"/>
          </w:pPr>
          <w:r w:rsidRPr="007C1E6F">
            <w:rPr>
              <w:rStyle w:val="Textodelmarcadordeposicin"/>
            </w:rPr>
            <w:t>Haga clic o pulse aquí para escribir texto.</w:t>
          </w:r>
        </w:p>
      </w:docPartBody>
    </w:docPart>
    <w:docPart>
      <w:docPartPr>
        <w:name w:val="9A9EE17E99EB409F90DA6FAB8C09E703"/>
        <w:category>
          <w:name w:val="General"/>
          <w:gallery w:val="placeholder"/>
        </w:category>
        <w:types>
          <w:type w:val="bbPlcHdr"/>
        </w:types>
        <w:behaviors>
          <w:behavior w:val="content"/>
        </w:behaviors>
        <w:guid w:val="{B4D6952B-D679-4168-BD17-173641246A5E}"/>
      </w:docPartPr>
      <w:docPartBody>
        <w:p w:rsidR="00B63DE5" w:rsidRDefault="00A8042A">
          <w:pPr>
            <w:pStyle w:val="9A9EE17E99EB409F90DA6FAB8C09E703"/>
          </w:pPr>
          <w:r w:rsidRPr="007C1E6F">
            <w:rPr>
              <w:rStyle w:val="Textodelmarcadordeposicin"/>
            </w:rPr>
            <w:t>Haga clic o pulse aquí para escribir texto.</w:t>
          </w:r>
        </w:p>
      </w:docPartBody>
    </w:docPart>
    <w:docPart>
      <w:docPartPr>
        <w:name w:val="50C9C68CAD2A43A2B1D7686C86B962B5"/>
        <w:category>
          <w:name w:val="General"/>
          <w:gallery w:val="placeholder"/>
        </w:category>
        <w:types>
          <w:type w:val="bbPlcHdr"/>
        </w:types>
        <w:behaviors>
          <w:behavior w:val="content"/>
        </w:behaviors>
        <w:guid w:val="{4C7AA3CC-B073-446E-9B74-FAE6A7ED0C50}"/>
      </w:docPartPr>
      <w:docPartBody>
        <w:p w:rsidR="00B63DE5" w:rsidRDefault="007578C3" w:rsidP="007578C3">
          <w:pPr>
            <w:pStyle w:val="50C9C68CAD2A43A2B1D7686C86B962B5"/>
          </w:pPr>
          <w:r w:rsidRPr="007C1E6F">
            <w:rPr>
              <w:rStyle w:val="Textodelmarcadordeposicin"/>
            </w:rPr>
            <w:t>Haga clic o pulse aquí para escribir texto.</w:t>
          </w:r>
        </w:p>
      </w:docPartBody>
    </w:docPart>
    <w:docPart>
      <w:docPartPr>
        <w:name w:val="28F8BF8C59E340ECB4E40B9B0FAB7118"/>
        <w:category>
          <w:name w:val="General"/>
          <w:gallery w:val="placeholder"/>
        </w:category>
        <w:types>
          <w:type w:val="bbPlcHdr"/>
        </w:types>
        <w:behaviors>
          <w:behavior w:val="content"/>
        </w:behaviors>
        <w:guid w:val="{5DD87CF1-FE5F-4583-95ED-7D5EA62ACC8E}"/>
      </w:docPartPr>
      <w:docPartBody>
        <w:p w:rsidR="00B63DE5" w:rsidRDefault="00A8042A">
          <w:pPr>
            <w:pStyle w:val="28F8BF8C59E340ECB4E40B9B0FAB7118"/>
          </w:pPr>
          <w:r w:rsidRPr="007C1E6F">
            <w:rPr>
              <w:rStyle w:val="Textodelmarcadordeposicin"/>
            </w:rPr>
            <w:t>Haga clic o pulse aquí para escribir texto.</w:t>
          </w:r>
        </w:p>
      </w:docPartBody>
    </w:docPart>
    <w:docPart>
      <w:docPartPr>
        <w:name w:val="89C429D7471D4C2AB5E2AF1EED1B2EC5"/>
        <w:category>
          <w:name w:val="General"/>
          <w:gallery w:val="placeholder"/>
        </w:category>
        <w:types>
          <w:type w:val="bbPlcHdr"/>
        </w:types>
        <w:behaviors>
          <w:behavior w:val="content"/>
        </w:behaviors>
        <w:guid w:val="{28EB7902-00FA-4038-863C-C86909FB9824}"/>
      </w:docPartPr>
      <w:docPartBody>
        <w:p w:rsidR="00B63DE5" w:rsidRDefault="00A8042A">
          <w:pPr>
            <w:pStyle w:val="89C429D7471D4C2AB5E2AF1EED1B2EC5"/>
          </w:pPr>
          <w:r w:rsidRPr="007C1E6F">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42A"/>
    <w:rsid w:val="00343C54"/>
    <w:rsid w:val="00485E1A"/>
    <w:rsid w:val="00562541"/>
    <w:rsid w:val="007328EC"/>
    <w:rsid w:val="007578C3"/>
    <w:rsid w:val="00874477"/>
    <w:rsid w:val="00A8042A"/>
    <w:rsid w:val="00AF49CF"/>
    <w:rsid w:val="00B63DE5"/>
    <w:rsid w:val="00D82C6E"/>
    <w:rsid w:val="00E75DF6"/>
    <w:rsid w:val="00EE4BEC"/>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4:docId w14:val="5DBABA54"/>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C" w:eastAsia="es-EC"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578C3"/>
    <w:rPr>
      <w:color w:val="666666"/>
    </w:rPr>
  </w:style>
  <w:style w:type="paragraph" w:customStyle="1" w:styleId="1FA86DCE396D4290BD89C5FC7897F718">
    <w:name w:val="1FA86DCE396D4290BD89C5FC7897F718"/>
    <w:rPr>
      <w:lang w:val="es-ES" w:eastAsia="es-ES"/>
    </w:rPr>
  </w:style>
  <w:style w:type="paragraph" w:customStyle="1" w:styleId="9A9EE17E99EB409F90DA6FAB8C09E703">
    <w:name w:val="9A9EE17E99EB409F90DA6FAB8C09E703"/>
    <w:rPr>
      <w:lang w:val="es-ES" w:eastAsia="es-ES"/>
    </w:rPr>
  </w:style>
  <w:style w:type="paragraph" w:customStyle="1" w:styleId="50C9C68CAD2A43A2B1D7686C86B962B5">
    <w:name w:val="50C9C68CAD2A43A2B1D7686C86B962B5"/>
    <w:rsid w:val="007578C3"/>
    <w:rPr>
      <w:lang w:val="es-ES" w:eastAsia="es-ES"/>
    </w:rPr>
  </w:style>
  <w:style w:type="paragraph" w:customStyle="1" w:styleId="28F8BF8C59E340ECB4E40B9B0FAB7118">
    <w:name w:val="28F8BF8C59E340ECB4E40B9B0FAB7118"/>
    <w:rPr>
      <w:lang w:val="es-ES" w:eastAsia="es-ES"/>
    </w:rPr>
  </w:style>
  <w:style w:type="paragraph" w:customStyle="1" w:styleId="89C429D7471D4C2AB5E2AF1EED1B2EC5">
    <w:name w:val="89C429D7471D4C2AB5E2AF1EED1B2EC5"/>
    <w:rPr>
      <w:lang w:val="es-ES" w:eastAsia="es-E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47ED1F4-155A-4A14-B70F-4502D6A0EF97}">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deeb0825-89dc-4bdd-aac6-0f9e309aa285&quot;,&quot;properties&quot;:{&quot;noteIndex&quot;:0},&quot;isEdited&quot;:false,&quot;manualOverride&quot;:{&quot;isManuallyOverridden&quot;:false,&quot;citeprocText&quot;:&quot;[1]&quot;,&quot;manualOverrideText&quot;:&quot;&quot;},&quot;citationTag&quot;:&quot;MENDELEY_CITATION_v3_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&quot;,&quot;citationItems&quot;:[{&quot;id&quot;:&quot;6c8a5d3f-65a3-3c22-a421-86326d2be398&quot;,&quot;itemData&quot;:{&quot;type&quot;:&quot;paper-conference&quot;,&quot;id&quot;:&quot;6c8a5d3f-65a3-3c22-a421-86326d2be398&quot;,&quot;title&quot;:&quot;An adaptive framework for distributed complex applications development&quot;,&quot;groupId&quot;:&quot;6bc66eaa-1a60-3c94-be66-a673817d77b5&quot;,&quot;author&quot;:[{&quot;family&quot;:&quot;Benyahia&quot;,&quot;given&quot;:&quot;I.&quot;,&quot;parse-names&quot;:false,&quot;dropping-particle&quot;:&quot;&quot;,&quot;non-dropping-particle&quot;:&quot;&quot;},{&quot;family&quot;:&quot;Hilali&quot;,&quot;given&quot;:&quot;M.&quot;,&quot;parse-names&quot;:false,&quot;dropping-particle&quot;:&quot;&quot;,&quot;non-dropping-particle&quot;:&quot;&quot;}],&quot;container-title&quot;:&quot;Proceedings. 34th International Conference on Technology of Object-Oriented Languages and Systems - TOOLS 34&quot;,&quot;DOI&quot;:&quot;10.1109/TOOLS.2000.868984&quot;,&quot;ISBN&quot;:&quot;0-7695-0774-3&quot;,&quot;page&quot;:&quot;339-349&quot;,&quot;publisher&quot;:&quot;IEEE Comput. Soc&quot;,&quot;container-title-short&quot;:&quot;&quot;},&quot;isTemporary&quot;:false}]},{&quot;citationID&quot;:&quot;MENDELEY_CITATION_832f2172-4371-4c7a-9cb2-0f4b8048d9fa&quot;,&quot;properties&quot;:{&quot;noteIndex&quot;:0},&quot;isEdited&quot;:false,&quot;manualOverride&quot;:{&quot;isManuallyOverridden&quot;:false,&quot;citeprocText&quot;:&quot;[2]&quot;,&quot;manualOverrideText&quot;:&quot;&quot;},&quot;citationTag&quot;:&quot;MENDELEY_CITATION_v3_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&quot;,&quot;citationItems&quot;:[{&quot;id&quot;:&quot;ca7983fb-f064-3829-812b-c3b2df5dbab4&quot;,&quot;itemData&quot;:{&quot;type&quot;:&quot;article-journal&quot;,&quot;id&quot;:&quot;ca7983fb-f064-3829-812b-c3b2df5dbab4&quot;,&quot;title&quot;:&quot;A Large Scale Distributed Virtual Environment Architecture&quot;,&quot;groupId&quot;:&quot;6bc66eaa-1a60-3c94-be66-a673817d77b5&quot;,&quot;author&quot;:[{&quot;family&quot;:&quot;BABA&quot;,&quot;given&quot;:&quot;Mohd Sapiyan&quot;,&quot;parse-names&quot;:false,&quot;dropping-particle&quot;:&quot;&quot;,&quot;non-dropping-particle&quot;:&quot;&quot;},{&quot;family&quot;:&quot;HERAWAN&quot;,&quot;given&quot;:&quot;Tutut&quot;,&quot;parse-names&quot;:false,&quot;dropping-particle&quot;:&quot;&quot;,&quot;non-dropping-particle&quot;:&quot;&quot;}],&quot;container-title&quot;:&quot;Studies in Informatics and Control&quot;,&quot;DOI&quot;:&quot;10.24846/v24i2y201504&quot;,&quot;ISSN&quot;:&quot;12201766&quot;,&quot;issued&quot;:{&quot;date-parts&quot;:[[2015,6,15]]},&quot;issue&quot;:&quot;2&quot;,&quot;volume&quot;:&quot;24&quot;,&quot;container-title-short&quot;:&quot;&quot;},&quot;isTemporary&quot;:false}]},{&quot;citationID&quot;:&quot;MENDELEY_CITATION_c673ec0c-4cf5-4c44-82a5-8b8f1e78d35a&quot;,&quot;properties&quot;:{&quot;noteIndex&quot;:0},&quot;isEdited&quot;:false,&quot;manualOverride&quot;:{&quot;isManuallyOverridden&quot;:false,&quot;citeprocText&quot;:&quot;[1]&quot;,&quot;manualOverrideText&quot;:&quot;&quot;},&quot;citationTag&quot;:&quot;MENDELEY_CITATION_v3_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&quot;,&quot;citationItems&quot;:[{&quot;id&quot;:&quot;6c8a5d3f-65a3-3c22-a421-86326d2be398&quot;,&quot;itemData&quot;:{&quot;type&quot;:&quot;paper-conference&quot;,&quot;id&quot;:&quot;6c8a5d3f-65a3-3c22-a421-86326d2be398&quot;,&quot;title&quot;:&quot;An adaptive framework for distributed complex applications development&quot;,&quot;groupId&quot;:&quot;6bc66eaa-1a60-3c94-be66-a673817d77b5&quot;,&quot;author&quot;:[{&quot;family&quot;:&quot;Benyahia&quot;,&quot;given&quot;:&quot;I.&quot;,&quot;parse-names&quot;:false,&quot;dropping-particle&quot;:&quot;&quot;,&quot;non-dropping-particle&quot;:&quot;&quot;},{&quot;family&quot;:&quot;Hilali&quot;,&quot;given&quot;:&quot;M.&quot;,&quot;parse-names&quot;:false,&quot;dropping-particle&quot;:&quot;&quot;,&quot;non-dropping-particle&quot;:&quot;&quot;}],&quot;container-title&quot;:&quot;Proceedings. 34th International Conference on Technology of Object-Oriented Languages and Systems - TOOLS 34&quot;,&quot;DOI&quot;:&quot;10.1109/TOOLS.2000.868984&quot;,&quot;ISBN&quot;:&quot;0-7695-0774-3&quot;,&quot;page&quot;:&quot;339-349&quot;,&quot;publisher&quot;:&quot;IEEE Comput. Soc&quot;,&quot;container-title-short&quot;:&quot;&quot;},&quot;isTemporary&quot;:false,&quot;suppress-author&quot;:false,&quot;composite&quot;:false,&quot;author-only&quot;:false}]},{&quot;citationID&quot;:&quot;MENDELEY_CITATION_7f8f49d8-a700-4574-adb0-a4b48f7d7eb1&quot;,&quot;properties&quot;:{&quot;noteIndex&quot;:0},&quot;isEdited&quot;:false,&quot;manualOverride&quot;:{&quot;isManuallyOverridden&quot;:false,&quot;citeprocText&quot;:&quot;[3]&quot;,&quot;manualOverrideText&quot;:&quot;&quot;},&quot;citationTag&quot;:&quot;MENDELEY_CITATION_v3_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&quot;,&quot;citationItems&quot;:[{&quot;id&quot;:&quot;bda477c1-6b8b-325c-bcca-618d59b91496&quot;,&quot;itemData&quot;:{&quot;type&quot;:&quot;paper-conference&quot;,&quot;id&quot;:&quot;bda477c1-6b8b-325c-bcca-618d59b91496&quot;,&quot;title&quot;:&quot;A unifying model for the composition and simulation of behaviors in distributed virtual environments&quot;,&quot;groupId&quot;:&quot;6bc66eaa-1a60-3c94-be66-a673817d77b5&quot;,&quot;author&quot;:[{&quot;family&quot;:&quot;Daubrenet&quot;,&quot;given&quot;:&quot;S.&quot;,&quot;parse-names&quot;:false,&quot;dropping-particle&quot;:&quot;&quot;,&quot;non-dropping-particle&quot;:&quot;&quot;},{&quot;family&quot;:&quot;Pettifer&quot;,&quot;given&quot;:&quot;S.&quot;,&quot;parse-names&quot;:false,&quot;dropping-particle&quot;:&quot;&quot;,&quot;non-dropping-particle&quot;:&quot;&quot;}],&quot;container-title&quot;:&quot;Proceedings of Theory and Practice of Computer Graphics, 2003.&quot;,&quot;DOI&quot;:&quot;10.1109/TPCG.2003.1206949&quot;,&quot;ISBN&quot;:&quot;0-7695-1942-3&quot;,&quot;page&quot;:&quot;201-208&quot;,&quot;publisher&quot;:&quot;IEEE Comput. Soc&quot;,&quot;container-title-short&quot;:&quot;&quot;},&quot;isTemporary&quot;:false,&quot;suppress-author&quot;:false,&quot;composite&quot;:false,&quot;author-only&quot;:false}]},{&quot;citationID&quot;:&quot;MENDELEY_CITATION_95b24b3b-c32b-4ad1-97cd-07bec1541597&quot;,&quot;properties&quot;:{&quot;noteIndex&quot;:0},&quot;isEdited&quot;:false,&quot;manualOverride&quot;:{&quot;isManuallyOverridden&quot;:false,&quot;citeprocText&quot;:&quot;[2]&quot;,&quot;manualOverrideText&quot;:&quot;&quot;},&quot;citationTag&quot;:&quot;MENDELEY_CITATION_v3_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&quot;,&quot;citationItems&quot;:[{&quot;id&quot;:&quot;ca7983fb-f064-3829-812b-c3b2df5dbab4&quot;,&quot;itemData&quot;:{&quot;type&quot;:&quot;article-journal&quot;,&quot;id&quot;:&quot;ca7983fb-f064-3829-812b-c3b2df5dbab4&quot;,&quot;title&quot;:&quot;A Large Scale Distributed Virtual Environment Architecture&quot;,&quot;groupId&quot;:&quot;6bc66eaa-1a60-3c94-be66-a673817d77b5&quot;,&quot;author&quot;:[{&quot;family&quot;:&quot;BABA&quot;,&quot;given&quot;:&quot;Mohd Sapiyan&quot;,&quot;parse-names&quot;:false,&quot;dropping-particle&quot;:&quot;&quot;,&quot;non-dropping-particle&quot;:&quot;&quot;},{&quot;family&quot;:&quot;HERAWAN&quot;,&quot;given&quot;:&quot;Tutut&quot;,&quot;parse-names&quot;:false,&quot;dropping-particle&quot;:&quot;&quot;,&quot;non-dropping-particle&quot;:&quot;&quot;}],&quot;container-title&quot;:&quot;Studies in Informatics and Control&quot;,&quot;DOI&quot;:&quot;10.24846/v24i2y201504&quot;,&quot;ISSN&quot;:&quot;12201766&quot;,&quot;issued&quot;:{&quot;date-parts&quot;:[[2015,6,15]]},&quot;issue&quot;:&quot;2&quot;,&quot;volume&quot;:&quot;24&quot;,&quot;container-title-short&quot;:&quot;&quot;},&quot;isTemporary&quot;:false,&quot;suppress-author&quot;:false,&quot;composite&quot;:false,&quot;author-only&quot;:false}]},{&quot;citationID&quot;:&quot;MENDELEY_CITATION_ca95283d-68e0-4f4c-a5d2-066055922be8&quot;,&quot;properties&quot;:{&quot;noteIndex&quot;:0},&quot;isEdited&quot;:false,&quot;manualOverride&quot;:{&quot;isManuallyOverridden&quot;:false,&quot;citeprocText&quot;:&quot;[1]&quot;,&quot;manualOverrideText&quot;:&quot;&quot;},&quot;citationTag&quot;:&quot;MENDELEY_CITATION_v3_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&quot;,&quot;citationItems&quot;:[{&quot;id&quot;:&quot;6c8a5d3f-65a3-3c22-a421-86326d2be398&quot;,&quot;itemData&quot;:{&quot;type&quot;:&quot;paper-conference&quot;,&quot;id&quot;:&quot;6c8a5d3f-65a3-3c22-a421-86326d2be398&quot;,&quot;title&quot;:&quot;An adaptive framework for distributed complex applications development&quot;,&quot;groupId&quot;:&quot;6bc66eaa-1a60-3c94-be66-a673817d77b5&quot;,&quot;author&quot;:[{&quot;family&quot;:&quot;Benyahia&quot;,&quot;given&quot;:&quot;I.&quot;,&quot;parse-names&quot;:false,&quot;dropping-particle&quot;:&quot;&quot;,&quot;non-dropping-particle&quot;:&quot;&quot;},{&quot;family&quot;:&quot;Hilali&quot;,&quot;given&quot;:&quot;M.&quot;,&quot;parse-names&quot;:false,&quot;dropping-particle&quot;:&quot;&quot;,&quot;non-dropping-particle&quot;:&quot;&quot;}],&quot;container-title&quot;:&quot;Proceedings. 34th International Conference on Technology of Object-Oriented Languages and Systems - TOOLS 34&quot;,&quot;DOI&quot;:&quot;10.1109/TOOLS.2000.868984&quot;,&quot;ISBN&quot;:&quot;0-7695-0774-3&quot;,&quot;page&quot;:&quot;339-349&quot;,&quot;publisher&quot;:&quot;IEEE Comput. Soc&quot;,&quot;container-title-short&quot;:&quot;&quot;},&quot;isTemporary&quot;:false,&quot;suppress-author&quot;:false,&quot;composite&quot;:false,&quot;author-only&quot;:false}]},{&quot;citationID&quot;:&quot;MENDELEY_CITATION_886aa8c6-9ee3-4747-9f89-b02f11fe7d3d&quot;,&quot;properties&quot;:{&quot;noteIndex&quot;:0},&quot;isEdited&quot;:false,&quot;manualOverride&quot;:{&quot;isManuallyOverridden&quot;:false,&quot;citeprocText&quot;:&quot;[4]&quot;,&quot;manualOverrideText&quot;:&quot;&quot;},&quot;citationTag&quot;:&quot;MENDELEY_CITATION_v3_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&quot;,&quot;citationItems&quot;:[{&quot;id&quot;:&quot;8d053643-cf58-37e9-b059-1e9c1ab91e81&quot;,&quot;itemData&quot;:{&quot;type&quot;:&quot;article-journal&quot;,&quot;id&quot;:&quot;8d053643-cf58-37e9-b059-1e9c1ab91e81&quot;,&quot;title&quot;:&quot;A distributed execution environment for shared java objects&quot;,&quot;groupId&quot;:&quot;6bc66eaa-1a60-3c94-be66-a673817d77b5&quot;,&quot;author&quot;:[{&quot;family&quot;:&quot;Erdogan&quot;,&quot;given&quot;:&quot;Nadia&quot;,&quot;parse-names&quot;:false,&quot;dropping-particle&quot;:&quot;&quot;,&quot;non-dropping-particle&quot;:&quot;&quot;},{&quot;family&quot;:&quot;Selcuk&quot;,&quot;given&quot;:&quot;Yunus Emre&quot;,&quot;parse-names&quot;:false,&quot;dropping-particle&quot;:&quot;&quot;,&quot;non-dropping-particle&quot;:&quot;&quot;},{&quot;family&quot;:&quot;Sahingoz&quot;,&quot;given&quot;:&quot;Ozgur&quot;,&quot;parse-names&quot;:false,&quot;dropping-particle&quot;:&quot;&quot;,&quot;non-dropping-particle&quot;:&quot;&quot;}],&quot;container-title&quot;:&quot;Information and Software Technology&quot;,&quot;DOI&quot;:&quot;10.1016/j.infsof.2003.09.017&quot;,&quot;ISSN&quot;:&quot;09505849&quot;,&quot;issued&quot;:{&quot;date-parts&quot;:[[2004,6]]},&quot;page&quot;:&quot;445-455&quot;,&quot;issue&quot;:&quot;7&quot;,&quot;volume&quot;:&quot;46&quot;,&quot;container-title-short&quot;:&quot;Inf Softw Technol&quot;},&quot;isTemporary&quot;:false,&quot;suppress-author&quot;:false,&quot;composite&quot;:false,&quot;author-only&quot;:false}]},{&quot;citationID&quot;:&quot;MENDELEY_CITATION_7fb276f1-2f14-46dc-875e-4f904845ad5f&quot;,&quot;properties&quot;:{&quot;noteIndex&quot;:0},&quot;isEdited&quot;:false,&quot;manualOverride&quot;:{&quot;isManuallyOverridden&quot;:false,&quot;citeprocText&quot;:&quot;[3]&quot;,&quot;manualOverrideText&quot;:&quot;&quot;},&quot;citationTag&quot;:&quot;MENDELEY_CITATION_v3_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&quot;,&quot;citationItems&quot;:[{&quot;id&quot;:&quot;bda477c1-6b8b-325c-bcca-618d59b91496&quot;,&quot;itemData&quot;:{&quot;type&quot;:&quot;paper-conference&quot;,&quot;id&quot;:&quot;bda477c1-6b8b-325c-bcca-618d59b91496&quot;,&quot;title&quot;:&quot;A unifying model for the composition and simulation of behaviors in distributed virtual environments&quot;,&quot;groupId&quot;:&quot;6bc66eaa-1a60-3c94-be66-a673817d77b5&quot;,&quot;author&quot;:[{&quot;family&quot;:&quot;Daubrenet&quot;,&quot;given&quot;:&quot;S.&quot;,&quot;parse-names&quot;:false,&quot;dropping-particle&quot;:&quot;&quot;,&quot;non-dropping-particle&quot;:&quot;&quot;},{&quot;family&quot;:&quot;Pettifer&quot;,&quot;given&quot;:&quot;S.&quot;,&quot;parse-names&quot;:false,&quot;dropping-particle&quot;:&quot;&quot;,&quot;non-dropping-particle&quot;:&quot;&quot;}],&quot;container-title&quot;:&quot;Proceedings of Theory and Practice of Computer Graphics, 2003.&quot;,&quot;DOI&quot;:&quot;10.1109/TPCG.2003.1206949&quot;,&quot;ISBN&quot;:&quot;0-7695-1942-3&quot;,&quot;page&quot;:&quot;201-208&quot;,&quot;publisher&quot;:&quot;IEEE Comput. Soc&quot;,&quot;container-title-short&quot;:&quot;&quot;},&quot;isTemporary&quot;:false,&quot;suppress-author&quot;:false,&quot;composite&quot;:false,&quot;author-only&quot;:false}]},{&quot;citationID&quot;:&quot;MENDELEY_CITATION_04ca620a-baef-46a5-a9ff-06087f093763&quot;,&quot;properties&quot;:{&quot;noteIndex&quot;:0},&quot;isEdited&quot;:false,&quot;manualOverride&quot;:{&quot;isManuallyOverridden&quot;:false,&quot;citeprocText&quot;:&quot;[5]&quot;,&quot;manualOverrideText&quot;:&quot;&quot;},&quot;citationTag&quot;:&quot;MENDELEY_CITATION_v3_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&quot;,&quot;citationItems&quot;:[{&quot;id&quot;:&quot;ec16d585-0116-317b-8d72-39c031cb4046&quot;,&quot;itemData&quot;:{&quot;type&quot;:&quot;paper-conference&quot;,&quot;id&quot;:&quot;ec16d585-0116-317b-8d72-39c031cb4046&quot;,&quot;title&quot;:&quot;UML: A Universal Monolingual Output Layer For Multilingual Asr&quot;,&quot;groupId&quot;:&quot;6bc66eaa-1a60-3c94-be66-a673817d77b5&quot;,&quot;author&quot;:[{&quot;family&quot;:&quot;Zhang&quot;,&quot;given&quot;:&quot;Chao&quot;,&quot;parse-names&quot;:false,&quot;dropping-particle&quot;:&quot;&quot;,&quot;non-dropping-particle&quot;:&quot;&quot;},{&quot;family&quot;:&quot;Li&quot;,&quot;given&quot;:&quot;Bo&quot;,&quot;parse-names&quot;:false,&quot;dropping-particle&quot;:&quot;&quot;,&quot;non-dropping-particle&quot;:&quot;&quot;},{&quot;family&quot;:&quot;Sainath&quot;,&quot;given&quot;:&quot;Tara N.&quot;,&quot;parse-names&quot;:false,&quot;dropping-particle&quot;:&quot;&quot;,&quot;non-dropping-particle&quot;:&quot;&quot;},{&quot;family&quot;:&quot;Strohman&quot;,&quot;given&quot;:&quot;Trevor&quot;,&quot;parse-names&quot;:false,&quot;dropping-particle&quot;:&quot;&quot;,&quot;non-dropping-particle&quot;:&quot;&quot;},{&quot;family&quot;:&quot;Chang&quot;,&quot;given&quot;:&quot;Shuo-Yiin&quot;,&quot;parse-names&quot;:false,&quot;dropping-particle&quot;:&quot;&quot;,&quot;non-dropping-particle&quot;:&quot;&quot;}],&quot;container-title&quot;:&quot;ICASSP 2023 - 2023 IEEE International Conference on Acoustics, Speech and Signal Processing (ICASSP)&quot;,&quot;DOI&quot;:&quot;10.1109/ICASSP49357.2023.10096228&quot;,&quot;ISBN&quot;:&quot;978-1-7281-6327-7&quot;,&quot;issued&quot;:{&quot;date-parts&quot;:[[2023,6,4]]},&quot;page&quot;:&quot;1-5&quot;,&quot;publisher&quot;:&quot;IEEE&quot;,&quot;container-title-short&quot;:&quot;&quot;},&quot;isTemporary&quot;:false,&quot;suppress-author&quot;:false,&quot;composite&quot;:false,&quot;author-only&quot;:false}]},{&quot;citationID&quot;:&quot;MENDELEY_CITATION_21896aaf-680b-44d5-8fbe-6901b6eb6a65&quot;,&quot;properties&quot;:{&quot;noteIndex&quot;:0},&quot;isEdited&quot;:false,&quot;manualOverride&quot;:{&quot;isManuallyOverridden&quot;:false,&quot;citeprocText&quot;:&quot;[6]&quot;,&quot;manualOverrideText&quot;:&quot;&quot;},&quot;citationTag&quot;:&quot;MENDELEY_CITATION_v3_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&quot;,&quot;citationItems&quot;:[{&quot;id&quot;:&quot;2fc1f93c-8331-3dc0-b2fb-80ebb460dc15&quot;,&quot;itemData&quot;:{&quot;type&quot;:&quot;book&quot;,&quot;id&quot;:&quot;2fc1f93c-8331-3dc0-b2fb-80ebb460dc15&quot;,&quot;title&quot;:&quot;UML Diagramming&quot;,&quot;groupId&quot;:&quot;6bc66eaa-1a60-3c94-be66-a673817d77b5&quot;,&quot;author&quot;:[{&quot;family&quot;:&quot;Sundaramoorthy&quot;,&quot;given&quot;:&quot;Suriya&quot;,&quot;parse-names&quot;:false,&quot;dropping-particle&quot;:&quot;&quot;,&quot;non-dropping-particle&quot;:&quot;&quot;}],&quot;DOI&quot;:&quot;10.1201/9781003287124&quot;,&quot;ISBN&quot;:&quot;9781003287124&quot;,&quot;issued&quot;:{&quot;date-parts&quot;:[[2022,2,15]]},&quot;publisher-place&quot;:&quot;Boca Raton&quot;,&quot;publisher&quot;:&quot;Auerbach Publications&quot;,&quot;container-title-short&quot;:&quot;&quot;},&quot;isTemporary&quot;:false,&quot;suppress-author&quot;:false,&quot;composite&quot;:false,&quot;author-only&quot;:false}]},{&quot;citationID&quot;:&quot;MENDELEY_CITATION_e80df4d0-5492-4c27-8df9-57875717224e&quot;,&quot;properties&quot;:{&quot;noteIndex&quot;:0},&quot;isEdited&quot;:false,&quot;manualOverride&quot;:{&quot;isManuallyOverridden&quot;:false,&quot;citeprocText&quot;:&quot;[5]&quot;,&quot;manualOverrideText&quot;:&quot;&quot;},&quot;citationTag&quot;:&quot;MENDELEY_CITATION_v3_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&quot;,&quot;citationItems&quot;:[{&quot;id&quot;:&quot;ec16d585-0116-317b-8d72-39c031cb4046&quot;,&quot;itemData&quot;:{&quot;type&quot;:&quot;paper-conference&quot;,&quot;id&quot;:&quot;ec16d585-0116-317b-8d72-39c031cb4046&quot;,&quot;title&quot;:&quot;UML: A Universal Monolingual Output Layer For Multilingual Asr&quot;,&quot;groupId&quot;:&quot;6bc66eaa-1a60-3c94-be66-a673817d77b5&quot;,&quot;author&quot;:[{&quot;family&quot;:&quot;Zhang&quot;,&quot;given&quot;:&quot;Chao&quot;,&quot;parse-names&quot;:false,&quot;dropping-particle&quot;:&quot;&quot;,&quot;non-dropping-particle&quot;:&quot;&quot;},{&quot;family&quot;:&quot;Li&quot;,&quot;given&quot;:&quot;Bo&quot;,&quot;parse-names&quot;:false,&quot;dropping-particle&quot;:&quot;&quot;,&quot;non-dropping-particle&quot;:&quot;&quot;},{&quot;family&quot;:&quot;Sainath&quot;,&quot;given&quot;:&quot;Tara N.&quot;,&quot;parse-names&quot;:false,&quot;dropping-particle&quot;:&quot;&quot;,&quot;non-dropping-particle&quot;:&quot;&quot;},{&quot;family&quot;:&quot;Strohman&quot;,&quot;given&quot;:&quot;Trevor&quot;,&quot;parse-names&quot;:false,&quot;dropping-particle&quot;:&quot;&quot;,&quot;non-dropping-particle&quot;:&quot;&quot;},{&quot;family&quot;:&quot;Chang&quot;,&quot;given&quot;:&quot;Shuo-Yiin&quot;,&quot;parse-names&quot;:false,&quot;dropping-particle&quot;:&quot;&quot;,&quot;non-dropping-particle&quot;:&quot;&quot;}],&quot;container-title&quot;:&quot;ICASSP 2023 - 2023 IEEE International Conference on Acoustics, Speech and Signal Processing (ICASSP)&quot;,&quot;DOI&quot;:&quot;10.1109/ICASSP49357.2023.10096228&quot;,&quot;ISBN&quot;:&quot;978-1-7281-6327-7&quot;,&quot;issued&quot;:{&quot;date-parts&quot;:[[2023,6,4]]},&quot;page&quot;:&quot;1-5&quot;,&quot;publisher&quot;:&quot;IEEE&quot;,&quot;container-title-short&quot;:&quot;&quot;},&quot;isTemporary&quot;:false,&quot;suppress-author&quot;:false,&quot;composite&quot;:false,&quot;author-only&quot;:false}]},{&quot;citationID&quot;:&quot;MENDELEY_CITATION_36463170-bd18-46c3-97d7-02c9a002f565&quot;,&quot;properties&quot;:{&quot;noteIndex&quot;:0},&quot;isEdited&quot;:false,&quot;manualOverride&quot;:{&quot;isManuallyOverridden&quot;:false,&quot;citeprocText&quot;:&quot;[6]&quot;,&quot;manualOverrideText&quot;:&quot;&quot;},&quot;citationTag&quot;:&quot;MENDELEY_CITATION_v3_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&quot;,&quot;citationItems&quot;:[{&quot;id&quot;:&quot;2fc1f93c-8331-3dc0-b2fb-80ebb460dc15&quot;,&quot;itemData&quot;:{&quot;type&quot;:&quot;book&quot;,&quot;id&quot;:&quot;2fc1f93c-8331-3dc0-b2fb-80ebb460dc15&quot;,&quot;title&quot;:&quot;UML Diagramming&quot;,&quot;groupId&quot;:&quot;6bc66eaa-1a60-3c94-be66-a673817d77b5&quot;,&quot;author&quot;:[{&quot;family&quot;:&quot;Sundaramoorthy&quot;,&quot;given&quot;:&quot;Suriya&quot;,&quot;parse-names&quot;:false,&quot;dropping-particle&quot;:&quot;&quot;,&quot;non-dropping-particle&quot;:&quot;&quot;}],&quot;DOI&quot;:&quot;10.1201/9781003287124&quot;,&quot;ISBN&quot;:&quot;9781003287124&quot;,&quot;issued&quot;:{&quot;date-parts&quot;:[[2022,2,15]]},&quot;publisher-place&quot;:&quot;Boca Raton&quot;,&quot;publisher&quot;:&quot;Auerbach Publications&quot;,&quot;container-title-short&quot;:&quot;&quot;},&quot;isTemporary&quot;:false,&quot;suppress-author&quot;:false,&quot;composite&quot;:false,&quot;author-only&quot;:false}]},{&quot;citationID&quot;:&quot;MENDELEY_CITATION_33203ede-d2dd-4f9b-84e7-cd75ce7cd3c2&quot;,&quot;properties&quot;:{&quot;noteIndex&quot;:0},&quot;isEdited&quot;:false,&quot;manualOverride&quot;:{&quot;isManuallyOverridden&quot;:false,&quot;citeprocText&quot;:&quot;[7]&quot;,&quot;manualOverrideText&quot;:&quot;&quot;},&quot;citationTag&quot;:&quot;MENDELEY_CITATION_v3_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&quot;,&quot;citationItems&quot;:[{&quot;id&quot;:&quot;aa873168-7fe3-36ac-81b5-6ecfbed11ecd&quot;,&quot;itemData&quot;:{&quot;type&quot;:&quot;article-journal&quot;,&quot;id&quot;:&quot;aa873168-7fe3-36ac-81b5-6ecfbed11ecd&quot;,&quot;title&quot;:&quot;UML Templates Distilled&quot;,&quot;groupId&quot;:&quot;6bc66eaa-1a60-3c94-be66-a673817d77b5&quot;,&quot;author&quot;:[{&quot;family&quot;:&quot;Farinha&quot;,&quot;given&quot;:&quot;Jose&quot;,&quot;parse-names&quot;:false,&quot;dropping-particle&quot;:&quot;&quot;,&quot;non-dropping-particle&quot;:&quot;&quot;},{&quot;family&quot;:&quot;Silva&quot;,&quot;given&quot;:&quot;Alberto Rodrigues&quot;,&quot;parse-names&quot;:false,&quot;dropping-particle&quot;:&quot;&quot;,&quot;non-dropping-particle&quot;:&quot;da&quot;}],&quot;container-title&quot;:&quot;IEEE Access&quot;,&quot;DOI&quot;:&quot;10.1109/ACCESS.2022.3143898&quot;,&quot;ISSN&quot;:&quot;2169-3536&quot;,&quot;issued&quot;:{&quot;date-parts&quot;:[[2022]]},&quot;page&quot;:&quot;8709-8727&quot;,&quot;volume&quot;:&quot;10&quot;,&quot;container-title-short&quot;:&quot;&quot;},&quot;isTemporary&quot;:false,&quot;suppress-author&quot;:false,&quot;composite&quot;:false,&quot;author-only&quot;:false}]},{&quot;citationID&quot;:&quot;MENDELEY_CITATION_cb663c12-972b-4cff-b3c9-0d2d5641d790&quot;,&quot;properties&quot;:{&quot;noteIndex&quot;:0},&quot;isEdited&quot;:false,&quot;manualOverride&quot;:{&quot;isManuallyOverridden&quot;:false,&quot;citeprocText&quot;:&quot;[6]&quot;,&quot;manualOverrideText&quot;:&quot;&quot;},&quot;citationTag&quot;:&quot;MENDELEY_CITATION_v3_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&quot;,&quot;citationItems&quot;:[{&quot;id&quot;:&quot;2fc1f93c-8331-3dc0-b2fb-80ebb460dc15&quot;,&quot;itemData&quot;:{&quot;type&quot;:&quot;book&quot;,&quot;id&quot;:&quot;2fc1f93c-8331-3dc0-b2fb-80ebb460dc15&quot;,&quot;title&quot;:&quot;UML Diagramming&quot;,&quot;groupId&quot;:&quot;6bc66eaa-1a60-3c94-be66-a673817d77b5&quot;,&quot;author&quot;:[{&quot;family&quot;:&quot;Sundaramoorthy&quot;,&quot;given&quot;:&quot;Suriya&quot;,&quot;parse-names&quot;:false,&quot;dropping-particle&quot;:&quot;&quot;,&quot;non-dropping-particle&quot;:&quot;&quot;}],&quot;DOI&quot;:&quot;10.1201/9781003287124&quot;,&quot;ISBN&quot;:&quot;9781003287124&quot;,&quot;issued&quot;:{&quot;date-parts&quot;:[[2022,2,15]]},&quot;publisher-place&quot;:&quot;Boca Raton&quot;,&quot;publisher&quot;:&quot;Auerbach Publications&quot;,&quot;container-title-short&quot;:&quot;&quot;},&quot;isTemporary&quot;:false,&quot;suppress-author&quot;:false,&quot;composite&quot;:false,&quot;author-only&quot;:false}]},{&quot;citationID&quot;:&quot;MENDELEY_CITATION_21aafd53-f55a-4682-8c10-97087891764f&quot;,&quot;properties&quot;:{&quot;noteIndex&quot;:0},&quot;isEdited&quot;:false,&quot;manualOverride&quot;:{&quot;isManuallyOverridden&quot;:false,&quot;citeprocText&quot;:&quot;[7]&quot;,&quot;manualOverrideText&quot;:&quot;&quot;},&quot;citationTag&quot;:&quot;MENDELEY_CITATION_v3_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&quot;,&quot;citationItems&quot;:[{&quot;id&quot;:&quot;aa873168-7fe3-36ac-81b5-6ecfbed11ecd&quot;,&quot;itemData&quot;:{&quot;type&quot;:&quot;article-journal&quot;,&quot;id&quot;:&quot;aa873168-7fe3-36ac-81b5-6ecfbed11ecd&quot;,&quot;title&quot;:&quot;UML Templates Distilled&quot;,&quot;groupId&quot;:&quot;6bc66eaa-1a60-3c94-be66-a673817d77b5&quot;,&quot;author&quot;:[{&quot;family&quot;:&quot;Farinha&quot;,&quot;given&quot;:&quot;Jose&quot;,&quot;parse-names&quot;:false,&quot;dropping-particle&quot;:&quot;&quot;,&quot;non-dropping-particle&quot;:&quot;&quot;},{&quot;family&quot;:&quot;Silva&quot;,&quot;given&quot;:&quot;Alberto Rodrigues&quot;,&quot;parse-names&quot;:false,&quot;dropping-particle&quot;:&quot;&quot;,&quot;non-dropping-particle&quot;:&quot;da&quot;}],&quot;container-title&quot;:&quot;IEEE Access&quot;,&quot;DOI&quot;:&quot;10.1109/ACCESS.2022.3143898&quot;,&quot;ISSN&quot;:&quot;2169-3536&quot;,&quot;issued&quot;:{&quot;date-parts&quot;:[[2022]]},&quot;page&quot;:&quot;8709-8727&quot;,&quot;volume&quot;:&quot;10&quot;,&quot;container-title-short&quot;:&quot;&quot;},&quot;isTemporary&quot;:false,&quot;suppress-author&quot;:false,&quot;composite&quot;:false,&quot;author-only&quot;:false}]},{&quot;citationID&quot;:&quot;MENDELEY_CITATION_729387df-af33-4b74-9f27-fde83186b209&quot;,&quot;properties&quot;:{&quot;noteIndex&quot;:0},&quot;isEdited&quot;:false,&quot;manualOverride&quot;:{&quot;isManuallyOverridden&quot;:false,&quot;citeprocText&quot;:&quot;[5]&quot;,&quot;manualOverrideText&quot;:&quot;&quot;},&quot;citationTag&quot;:&quot;MENDELEY_CITATION_v3_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&quot;,&quot;citationItems&quot;:[{&quot;id&quot;:&quot;ec16d585-0116-317b-8d72-39c031cb4046&quot;,&quot;itemData&quot;:{&quot;type&quot;:&quot;paper-conference&quot;,&quot;id&quot;:&quot;ec16d585-0116-317b-8d72-39c031cb4046&quot;,&quot;title&quot;:&quot;UML: A Universal Monolingual Output Layer For Multilingual Asr&quot;,&quot;groupId&quot;:&quot;6bc66eaa-1a60-3c94-be66-a673817d77b5&quot;,&quot;author&quot;:[{&quot;family&quot;:&quot;Zhang&quot;,&quot;given&quot;:&quot;Chao&quot;,&quot;parse-names&quot;:false,&quot;dropping-particle&quot;:&quot;&quot;,&quot;non-dropping-particle&quot;:&quot;&quot;},{&quot;family&quot;:&quot;Li&quot;,&quot;given&quot;:&quot;Bo&quot;,&quot;parse-names&quot;:false,&quot;dropping-particle&quot;:&quot;&quot;,&quot;non-dropping-particle&quot;:&quot;&quot;},{&quot;family&quot;:&quot;Sainath&quot;,&quot;given&quot;:&quot;Tara N.&quot;,&quot;parse-names&quot;:false,&quot;dropping-particle&quot;:&quot;&quot;,&quot;non-dropping-particle&quot;:&quot;&quot;},{&quot;family&quot;:&quot;Strohman&quot;,&quot;given&quot;:&quot;Trevor&quot;,&quot;parse-names&quot;:false,&quot;dropping-particle&quot;:&quot;&quot;,&quot;non-dropping-particle&quot;:&quot;&quot;},{&quot;family&quot;:&quot;Chang&quot;,&quot;given&quot;:&quot;Shuo-Yiin&quot;,&quot;parse-names&quot;:false,&quot;dropping-particle&quot;:&quot;&quot;,&quot;non-dropping-particle&quot;:&quot;&quot;}],&quot;container-title&quot;:&quot;ICASSP 2023 - 2023 IEEE International Conference on Acoustics, Speech and Signal Processing (ICASSP)&quot;,&quot;DOI&quot;:&quot;10.1109/ICASSP49357.2023.10096228&quot;,&quot;ISBN&quot;:&quot;978-1-7281-6327-7&quot;,&quot;issued&quot;:{&quot;date-parts&quot;:[[2023,6,4]]},&quot;page&quot;:&quot;1-5&quot;,&quot;publisher&quot;:&quot;IEEE&quot;,&quot;container-title-short&quot;:&quot;&quot;},&quot;isTemporary&quot;:false,&quot;suppress-author&quot;:false,&quot;composite&quot;:false,&quot;author-only&quot;:false}]},{&quot;citationID&quot;:&quot;MENDELEY_CITATION_9970db68-4f43-4e48-b28f-82bc47717204&quot;,&quot;properties&quot;:{&quot;noteIndex&quot;:0},&quot;isEdited&quot;:false,&quot;manualOverride&quot;:{&quot;isManuallyOverridden&quot;:false,&quot;citeprocText&quot;:&quot;[6]&quot;,&quot;manualOverrideText&quot;:&quot;&quot;},&quot;citationTag&quot;:&quot;MENDELEY_CITATION_v3_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&quot;,&quot;citationItems&quot;:[{&quot;id&quot;:&quot;2fc1f93c-8331-3dc0-b2fb-80ebb460dc15&quot;,&quot;itemData&quot;:{&quot;type&quot;:&quot;book&quot;,&quot;id&quot;:&quot;2fc1f93c-8331-3dc0-b2fb-80ebb460dc15&quot;,&quot;title&quot;:&quot;UML Diagramming&quot;,&quot;groupId&quot;:&quot;6bc66eaa-1a60-3c94-be66-a673817d77b5&quot;,&quot;author&quot;:[{&quot;family&quot;:&quot;Sundaramoorthy&quot;,&quot;given&quot;:&quot;Suriya&quot;,&quot;parse-names&quot;:false,&quot;dropping-particle&quot;:&quot;&quot;,&quot;non-dropping-particle&quot;:&quot;&quot;}],&quot;DOI&quot;:&quot;10.1201/9781003287124&quot;,&quot;ISBN&quot;:&quot;9781003287124&quot;,&quot;issued&quot;:{&quot;date-parts&quot;:[[2022,2,15]]},&quot;publisher-place&quot;:&quot;Boca Raton&quot;,&quot;publisher&quot;:&quot;Auerbach Publications&quot;,&quot;container-title-short&quot;:&quot;&quot;},&quot;isTemporary&quot;:false,&quot;suppress-author&quot;:false,&quot;composite&quot;:false,&quot;author-only&quot;:false}]},{&quot;citationID&quot;:&quot;MENDELEY_CITATION_5bb0cdf5-72a6-40c8-b514-7b7a47ab9bc5&quot;,&quot;properties&quot;:{&quot;noteIndex&quot;:0},&quot;isEdited&quot;:false,&quot;manualOverride&quot;:{&quot;isManuallyOverridden&quot;:false,&quot;citeprocText&quot;:&quot;[7]&quot;,&quot;manualOverrideText&quot;:&quot;&quot;},&quot;citationTag&quot;:&quot;MENDELEY_CITATION_v3_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&quot;,&quot;citationItems&quot;:[{&quot;id&quot;:&quot;aa873168-7fe3-36ac-81b5-6ecfbed11ecd&quot;,&quot;itemData&quot;:{&quot;type&quot;:&quot;article-journal&quot;,&quot;id&quot;:&quot;aa873168-7fe3-36ac-81b5-6ecfbed11ecd&quot;,&quot;title&quot;:&quot;UML Templates Distilled&quot;,&quot;groupId&quot;:&quot;6bc66eaa-1a60-3c94-be66-a673817d77b5&quot;,&quot;author&quot;:[{&quot;family&quot;:&quot;Farinha&quot;,&quot;given&quot;:&quot;Jose&quot;,&quot;parse-names&quot;:false,&quot;dropping-particle&quot;:&quot;&quot;,&quot;non-dropping-particle&quot;:&quot;&quot;},{&quot;family&quot;:&quot;Silva&quot;,&quot;given&quot;:&quot;Alberto Rodrigues&quot;,&quot;parse-names&quot;:false,&quot;dropping-particle&quot;:&quot;&quot;,&quot;non-dropping-particle&quot;:&quot;da&quot;}],&quot;container-title&quot;:&quot;IEEE Access&quot;,&quot;DOI&quot;:&quot;10.1109/ACCESS.2022.3143898&quot;,&quot;ISSN&quot;:&quot;2169-3536&quot;,&quot;issued&quot;:{&quot;date-parts&quot;:[[2022]]},&quot;page&quot;:&quot;8709-8727&quot;,&quot;volume&quot;:&quot;10&quot;,&quot;container-title-short&quot;:&quot;&quot;},&quot;isTemporary&quot;:false,&quot;suppress-author&quot;:false,&quot;composite&quot;:false,&quot;author-only&quot;:false}]},{&quot;citationID&quot;:&quot;MENDELEY_CITATION_f494b353-cbcf-4565-bbae-1e0b63965394&quot;,&quot;properties&quot;:{&quot;noteIndex&quot;:0},&quot;isEdited&quot;:false,&quot;manualOverride&quot;:{&quot;isManuallyOverridden&quot;:false,&quot;citeprocText&quot;:&quot;[8]&quot;,&quot;manualOverrideText&quot;:&quot;&quot;},&quot;citationTag&quot;:&quot;MENDELEY_CITATION_v3_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&quot;,&quot;citationItems&quot;:[{&quot;id&quot;:&quot;a145573c-45ea-3423-b663-b5dccc1519aa&quot;,&quot;itemData&quot;:{&quot;type&quot;:&quot;chapter&quot;,&quot;id&quot;:&quot;a145573c-45ea-3423-b663-b5dccc1519aa&quot;,&quot;title&quot;:&quot;Semi-Formal Modeling of Multi-technological Systems I: UML&quot;,&quot;groupId&quot;:&quot;6bc66eaa-1a60-3c94-be66-a673817d77b5&quot;,&quot;author&quot;:[{&quot;family&quot;:&quot;Häring&quot;,&quot;given&quot;:&quot;Ivo&quot;,&quot;parse-names&quot;:false,&quot;dropping-particle&quot;:&quot;&quot;,&quot;non-dropping-particle&quot;:&quot;&quot;}],&quot;container-title&quot;:&quot;Technical Safety, Reliability and Resilience&quot;,&quot;DOI&quot;:&quot;10.1007/978-981-33-4272-9_13&quot;,&quot;issued&quot;:{&quot;date-parts&quot;:[[2021]]},&quot;publisher-place&quot;:&quot;Singapore&quot;,&quot;page&quot;:&quot;227-263&quot;,&quot;publisher&quot;:&quot;Springer Singapore&quot;,&quot;container-title-short&quot;:&quot;&quot;},&quot;isTemporary&quot;:false,&quot;suppress-author&quot;:false,&quot;composite&quot;:false,&quot;author-only&quot;:false}]},{&quot;citationID&quot;:&quot;MENDELEY_CITATION_8c716b2a-1fea-4530-80ae-39558f8a31fe&quot;,&quot;properties&quot;:{&quot;noteIndex&quot;:0},&quot;isEdited&quot;:false,&quot;manualOverride&quot;:{&quot;isManuallyOverridden&quot;:false,&quot;citeprocText&quot;:&quot;[8]&quot;,&quot;manualOverrideText&quot;:&quot;&quot;},&quot;citationTag&quot;:&quot;MENDELEY_CITATION_v3_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&quot;,&quot;citationItems&quot;:[{&quot;id&quot;:&quot;a145573c-45ea-3423-b663-b5dccc1519aa&quot;,&quot;itemData&quot;:{&quot;type&quot;:&quot;chapter&quot;,&quot;id&quot;:&quot;a145573c-45ea-3423-b663-b5dccc1519aa&quot;,&quot;title&quot;:&quot;Semi-Formal Modeling of Multi-technological Systems I: UML&quot;,&quot;groupId&quot;:&quot;6bc66eaa-1a60-3c94-be66-a673817d77b5&quot;,&quot;author&quot;:[{&quot;family&quot;:&quot;Häring&quot;,&quot;given&quot;:&quot;Ivo&quot;,&quot;parse-names&quot;:false,&quot;dropping-particle&quot;:&quot;&quot;,&quot;non-dropping-particle&quot;:&quot;&quot;}],&quot;container-title&quot;:&quot;Technical Safety, Reliability and Resilience&quot;,&quot;DOI&quot;:&quot;10.1007/978-981-33-4272-9_13&quot;,&quot;issued&quot;:{&quot;date-parts&quot;:[[2021]]},&quot;publisher-place&quot;:&quot;Singapore&quot;,&quot;page&quot;:&quot;227-263&quot;,&quot;publisher&quot;:&quot;Springer Singapore&quot;,&quot;container-title-short&quot;:&quot;&quot;},&quot;isTemporary&quot;:false,&quot;suppress-author&quot;:false,&quot;composite&quot;:false,&quot;author-only&quot;:false}]},{&quot;citationID&quot;:&quot;MENDELEY_CITATION_19b578f2-4275-4c87-96fd-8d5f5f440a63&quot;,&quot;properties&quot;:{&quot;noteIndex&quot;:0},&quot;isEdited&quot;:false,&quot;manualOverride&quot;:{&quot;isManuallyOverridden&quot;:false,&quot;citeprocText&quot;:&quot;[9]&quot;,&quot;manualOverrideText&quot;:&quot;&quot;},&quot;citationTag&quot;:&quot;MENDELEY_CITATION_v3_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&quot;,&quot;citationItems&quot;:[{&quot;id&quot;:&quot;d9a35d9c-b92c-3210-973a-bf7f50aded66&quot;,&quot;itemData&quot;:{&quot;type&quot;:&quot;paper-conference&quot;,&quot;id&quot;:&quot;d9a35d9c-b92c-3210-973a-bf7f50aded66&quot;,&quot;title&quot;:&quot;Smart UML - Assignment Management Tool for UML Diagrams&quot;,&quot;groupId&quot;:&quot;6bc66eaa-1a60-3c94-be66-a673817d77b5&quot;,&quot;author&quot;:[{&quot;family&quot;:&quot;Weerasinghe&quot;,&quot;given&quot;:&quot;D.N.H&quot;,&quot;parse-names&quot;:false,&quot;dropping-particle&quot;:&quot;&quot;,&quot;non-dropping-particle&quot;:&quot;&quot;},{&quot;family&quot;:&quot;Thiwanka&quot;,&quot;given&quot;:&quot;K.A.T&quot;,&quot;parse-names&quot;:false,&quot;dropping-particle&quot;:&quot;&quot;,&quot;non-dropping-particle&quot;:&quot;&quot;},{&quot;family&quot;:&quot;Jayasith&quot;,&quot;given&quot;:&quot;H.B.C&quot;,&quot;parse-names&quot;:false,&quot;dropping-particle&quot;:&quot;&quot;,&quot;non-dropping-particle&quot;:&quot;&quot;},{&quot;family&quot;:&quot;Onella Natalie&quot;,&quot;given&quot;:&quot;P.A.D&quot;,&quot;parse-names&quot;:false,&quot;dropping-particle&quot;:&quot;&quot;,&quot;non-dropping-particle&quot;:&quot;&quot;},{&quot;family&quot;:&quot;Samantha Rajapaksha&quot;,&quot;given&quot;:&quot;U.U.&quot;,&quot;parse-names&quot;:false,&quot;dropping-particle&quot;:&quot;&quot;,&quot;non-dropping-particle&quot;:&quot;&quot;},{&quot;family&quot;:&quot;Karunasena&quot;,&quot;given&quot;:&quot;Anuradha&quot;,&quot;parse-names&quot;:false,&quot;dropping-particle&quot;:&quot;&quot;,&quot;non-dropping-particle&quot;:&quot;&quot;}],&quot;container-title&quot;:&quot;2022 4th International Conference on Advancements in Computing (ICAC)&quot;,&quot;DOI&quot;:&quot;10.1109/ICAC57685.2022.10025080&quot;,&quot;ISBN&quot;:&quot;979-8-3503-9809-0&quot;,&quot;issued&quot;:{&quot;date-parts&quot;:[[2022,12,9]]},&quot;page&quot;:&quot;114-119&quot;,&quot;publisher&quot;:&quot;IEEE&quot;,&quot;container-title-short&quot;:&quot;&quot;},&quot;isTemporary&quot;:false,&quot;suppress-author&quot;:false,&quot;composite&quot;:false,&quot;author-only&quot;:false}]},{&quot;citationID&quot;:&quot;MENDELEY_CITATION_6502304d-2fed-49a9-8cd3-50dc08375f90&quot;,&quot;properties&quot;:{&quot;noteIndex&quot;:0},&quot;isEdited&quot;:false,&quot;manualOverride&quot;:{&quot;isManuallyOverridden&quot;:false,&quot;citeprocText&quot;:&quot;[8]&quot;,&quot;manualOverrideText&quot;:&quot;&quot;},&quot;citationTag&quot;:&quot;MENDELEY_CITATION_v3_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&quot;,&quot;citationItems&quot;:[{&quot;id&quot;:&quot;a145573c-45ea-3423-b663-b5dccc1519aa&quot;,&quot;itemData&quot;:{&quot;type&quot;:&quot;chapter&quot;,&quot;id&quot;:&quot;a145573c-45ea-3423-b663-b5dccc1519aa&quot;,&quot;title&quot;:&quot;Semi-Formal Modeling of Multi-technological Systems I: UML&quot;,&quot;groupId&quot;:&quot;6bc66eaa-1a60-3c94-be66-a673817d77b5&quot;,&quot;author&quot;:[{&quot;family&quot;:&quot;Häring&quot;,&quot;given&quot;:&quot;Ivo&quot;,&quot;parse-names&quot;:false,&quot;dropping-particle&quot;:&quot;&quot;,&quot;non-dropping-particle&quot;:&quot;&quot;}],&quot;container-title&quot;:&quot;Technical Safety, Reliability and Resilience&quot;,&quot;DOI&quot;:&quot;10.1007/978-981-33-4272-9_13&quot;,&quot;issued&quot;:{&quot;date-parts&quot;:[[2021]]},&quot;publisher-place&quot;:&quot;Singapore&quot;,&quot;page&quot;:&quot;227-263&quot;,&quot;publisher&quot;:&quot;Springer Singapore&quot;,&quot;container-title-short&quot;:&quot;&quot;},&quot;isTemporary&quot;:false,&quot;suppress-author&quot;:false,&quot;composite&quot;:false,&quot;author-only&quot;:false}]},{&quot;citationID&quot;:&quot;MENDELEY_CITATION_040add73-f570-4804-9f98-4bd0fdf35ba9&quot;,&quot;properties&quot;:{&quot;noteIndex&quot;:0},&quot;isEdited&quot;:false,&quot;manualOverride&quot;:{&quot;isManuallyOverridden&quot;:false,&quot;citeprocText&quot;:&quot;[9]&quot;,&quot;manualOverrideText&quot;:&quot;&quot;},&quot;citationTag&quot;:&quot;MENDELEY_CITATION_v3_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&quot;,&quot;citationItems&quot;:[{&quot;id&quot;:&quot;d9a35d9c-b92c-3210-973a-bf7f50aded66&quot;,&quot;itemData&quot;:{&quot;type&quot;:&quot;paper-conference&quot;,&quot;id&quot;:&quot;d9a35d9c-b92c-3210-973a-bf7f50aded66&quot;,&quot;title&quot;:&quot;Smart UML - Assignment Management Tool for UML Diagrams&quot;,&quot;groupId&quot;:&quot;6bc66eaa-1a60-3c94-be66-a673817d77b5&quot;,&quot;author&quot;:[{&quot;family&quot;:&quot;Weerasinghe&quot;,&quot;given&quot;:&quot;D.N.H&quot;,&quot;parse-names&quot;:false,&quot;dropping-particle&quot;:&quot;&quot;,&quot;non-dropping-particle&quot;:&quot;&quot;},{&quot;family&quot;:&quot;Thiwanka&quot;,&quot;given&quot;:&quot;K.A.T&quot;,&quot;parse-names&quot;:false,&quot;dropping-particle&quot;:&quot;&quot;,&quot;non-dropping-particle&quot;:&quot;&quot;},{&quot;family&quot;:&quot;Jayasith&quot;,&quot;given&quot;:&quot;H.B.C&quot;,&quot;parse-names&quot;:false,&quot;dropping-particle&quot;:&quot;&quot;,&quot;non-dropping-particle&quot;:&quot;&quot;},{&quot;family&quot;:&quot;Onella Natalie&quot;,&quot;given&quot;:&quot;P.A.D&quot;,&quot;parse-names&quot;:false,&quot;dropping-particle&quot;:&quot;&quot;,&quot;non-dropping-particle&quot;:&quot;&quot;},{&quot;family&quot;:&quot;Samantha Rajapaksha&quot;,&quot;given&quot;:&quot;U.U.&quot;,&quot;parse-names&quot;:false,&quot;dropping-particle&quot;:&quot;&quot;,&quot;non-dropping-particle&quot;:&quot;&quot;},{&quot;family&quot;:&quot;Karunasena&quot;,&quot;given&quot;:&quot;Anuradha&quot;,&quot;parse-names&quot;:false,&quot;dropping-particle&quot;:&quot;&quot;,&quot;non-dropping-particle&quot;:&quot;&quot;}],&quot;container-title&quot;:&quot;2022 4th International Conference on Advancements in Computing (ICAC)&quot;,&quot;DOI&quot;:&quot;10.1109/ICAC57685.2022.10025080&quot;,&quot;ISBN&quot;:&quot;979-8-3503-9809-0&quot;,&quot;issued&quot;:{&quot;date-parts&quot;:[[2022,12,9]]},&quot;page&quot;:&quot;114-119&quot;,&quot;publisher&quot;:&quot;IEEE&quot;,&quot;container-title-short&quot;:&quot;&quot;},&quot;isTemporary&quot;:false,&quot;suppress-author&quot;:false,&quot;composite&quot;:false,&quot;author-only&quot;:false}]},{&quot;citationID&quot;:&quot;MENDELEY_CITATION_0e4f28fa-4264-454a-835b-ff48876c7862&quot;,&quot;properties&quot;:{&quot;noteIndex&quot;:0},&quot;isEdited&quot;:false,&quot;manualOverride&quot;:{&quot;isManuallyOverridden&quot;:false,&quot;citeprocText&quot;:&quot;[10]&quot;,&quot;manualOverrideText&quot;:&quot;&quot;},&quot;citationTag&quot;:&quot;MENDELEY_CITATION_v3_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&quot;,&quot;citationItems&quot;:[{&quot;id&quot;:&quot;458842d5-b746-3377-982b-ce5311ffc0e4&quot;,&quot;itemData&quot;:{&quot;type&quot;:&quot;article-journal&quot;,&quot;id&quot;:&quot;458842d5-b746-3377-982b-ce5311ffc0e4&quot;,&quot;title&quot;:&quot;UML – a survey on technical university students in Lublin&quot;,&quot;groupId&quot;:&quot;6bc66eaa-1a60-3c94-be66-a673817d77b5&quot;,&quot;author&quot;:[{&quot;family&quot;:&quot;Żyła&quot;,&quot;given&quot;:&quot;Kamil&quot;,&quot;parse-names&quot;:false,&quot;dropping-particle&quot;:&quot;&quot;,&quot;non-dropping-particle&quot;:&quot;&quot;},{&quot;family&quot;:&quot;Ulidowski&quot;,&quot;given&quot;:&quot;Adam&quot;,&quot;parse-names&quot;:false,&quot;dropping-particle&quot;:&quot;&quot;,&quot;non-dropping-particle&quot;:&quot;&quot;},{&quot;family&quot;:&quot;Wrzos&quot;,&quot;given&quot;:&quot;Jan&quot;,&quot;parse-names&quot;:false,&quot;dropping-particle&quot;:&quot;&quot;,&quot;non-dropping-particle&quot;:&quot;&quot;},{&quot;family&quot;:&quot;Włodarczyk&quot;,&quot;given&quot;:&quot;Bartłomiej&quot;,&quot;parse-names&quot;:false,&quot;dropping-particle&quot;:&quot;&quot;,&quot;non-dropping-particle&quot;:&quot;&quot;},{&quot;family&quot;:&quot;Krocz&quot;,&quot;given&quot;:&quot;Krzysztof&quot;,&quot;parse-names&quot;:false,&quot;dropping-particle&quot;:&quot;&quot;,&quot;non-dropping-particle&quot;:&quot;&quot;},{&quot;family&quot;:&quot;Drozd&quot;,&quot;given&quot;:&quot;Patryk&quot;,&quot;parse-names&quot;:false,&quot;dropping-particle&quot;:&quot;&quot;,&quot;non-dropping-particle&quot;:&quot;&quot;}],&quot;container-title&quot;:&quot;Journal of Computer Sciences Institute&quot;,&quot;DOI&quot;:&quot;10.35784/jcsi.825&quot;,&quot;ISSN&quot;:&quot;2544-0764&quot;,&quot;issued&quot;:{&quot;date-parts&quot;:[[2019,12,30]]},&quot;page&quot;:&quot;279-282&quot;,&quot;abstract&quot;:&quot;&lt;p&gt;Unified Modeling Language (UML) is a commonly known OMG (Object Management Group) standard for designing software systems. However, practice shows that the usage of UML varies depending on the specificity of a software system and company. The authors decided to explore the perspective of students with experience in using UML by conducting a survey with them. Analysis of the data gathered revealed that they use UML diagrams as an additional help when developing software. The main risk turned out to be different diagram interpretations.&lt;/p&gt;&quot;,&quot;volume&quot;:&quot;13&quot;,&quot;container-title-short&quot;:&quot;&quot;},&quot;isTemporary&quot;:false,&quot;suppress-author&quot;:false,&quot;composite&quot;:false,&quot;author-only&quot;:false}]},{&quot;citationID&quot;:&quot;MENDELEY_CITATION_00788538-2e4c-41e7-bc70-24af0cffc70f&quot;,&quot;properties&quot;:{&quot;noteIndex&quot;:0},&quot;isEdited&quot;:false,&quot;manualOverride&quot;:{&quot;isManuallyOverridden&quot;:false,&quot;citeprocText&quot;:&quot;[9]&quot;,&quot;manualOverrideText&quot;:&quot;&quot;},&quot;citationTag&quot;:&quot;MENDELEY_CITATION_v3_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&quot;,&quot;citationItems&quot;:[{&quot;id&quot;:&quot;d9a35d9c-b92c-3210-973a-bf7f50aded66&quot;,&quot;itemData&quot;:{&quot;type&quot;:&quot;paper-conference&quot;,&quot;id&quot;:&quot;d9a35d9c-b92c-3210-973a-bf7f50aded66&quot;,&quot;title&quot;:&quot;Smart UML - Assignment Management Tool for UML Diagrams&quot;,&quot;groupId&quot;:&quot;6bc66eaa-1a60-3c94-be66-a673817d77b5&quot;,&quot;author&quot;:[{&quot;family&quot;:&quot;Weerasinghe&quot;,&quot;given&quot;:&quot;D.N.H&quot;,&quot;parse-names&quot;:false,&quot;dropping-particle&quot;:&quot;&quot;,&quot;non-dropping-particle&quot;:&quot;&quot;},{&quot;family&quot;:&quot;Thiwanka&quot;,&quot;given&quot;:&quot;K.A.T&quot;,&quot;parse-names&quot;:false,&quot;dropping-particle&quot;:&quot;&quot;,&quot;non-dropping-particle&quot;:&quot;&quot;},{&quot;family&quot;:&quot;Jayasith&quot;,&quot;given&quot;:&quot;H.B.C&quot;,&quot;parse-names&quot;:false,&quot;dropping-particle&quot;:&quot;&quot;,&quot;non-dropping-particle&quot;:&quot;&quot;},{&quot;family&quot;:&quot;Onella Natalie&quot;,&quot;given&quot;:&quot;P.A.D&quot;,&quot;parse-names&quot;:false,&quot;dropping-particle&quot;:&quot;&quot;,&quot;non-dropping-particle&quot;:&quot;&quot;},{&quot;family&quot;:&quot;Samantha Rajapaksha&quot;,&quot;given&quot;:&quot;U.U.&quot;,&quot;parse-names&quot;:false,&quot;dropping-particle&quot;:&quot;&quot;,&quot;non-dropping-particle&quot;:&quot;&quot;},{&quot;family&quot;:&quot;Karunasena&quot;,&quot;given&quot;:&quot;Anuradha&quot;,&quot;parse-names&quot;:false,&quot;dropping-particle&quot;:&quot;&quot;,&quot;non-dropping-particle&quot;:&quot;&quot;}],&quot;container-title&quot;:&quot;2022 4th International Conference on Advancements in Computing (ICAC)&quot;,&quot;DOI&quot;:&quot;10.1109/ICAC57685.2022.10025080&quot;,&quot;ISBN&quot;:&quot;979-8-3503-9809-0&quot;,&quot;issued&quot;:{&quot;date-parts&quot;:[[2022,12,9]]},&quot;page&quot;:&quot;114-119&quot;,&quot;publisher&quot;:&quot;IEEE&quot;,&quot;container-title-short&quot;:&quot;&quot;},&quot;isTemporary&quot;:false,&quot;suppress-author&quot;:false,&quot;composite&quot;:false,&quot;author-only&quot;:false}]},{&quot;citationID&quot;:&quot;MENDELEY_CITATION_57005e43-1c3e-487d-bf5b-d512f972c405&quot;,&quot;properties&quot;:{&quot;noteIndex&quot;:0},&quot;isEdited&quot;:false,&quot;manualOverride&quot;:{&quot;isManuallyOverridden&quot;:false,&quot;citeprocText&quot;:&quot;[10]&quot;,&quot;manualOverrideText&quot;:&quot;&quot;},&quot;citationTag&quot;:&quot;MENDELEY_CITATION_v3_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&quot;,&quot;citationItems&quot;:[{&quot;id&quot;:&quot;458842d5-b746-3377-982b-ce5311ffc0e4&quot;,&quot;itemData&quot;:{&quot;type&quot;:&quot;article-journal&quot;,&quot;id&quot;:&quot;458842d5-b746-3377-982b-ce5311ffc0e4&quot;,&quot;title&quot;:&quot;UML – a survey on technical university students in Lublin&quot;,&quot;groupId&quot;:&quot;6bc66eaa-1a60-3c94-be66-a673817d77b5&quot;,&quot;author&quot;:[{&quot;family&quot;:&quot;Żyła&quot;,&quot;given&quot;:&quot;Kamil&quot;,&quot;parse-names&quot;:false,&quot;dropping-particle&quot;:&quot;&quot;,&quot;non-dropping-particle&quot;:&quot;&quot;},{&quot;family&quot;:&quot;Ulidowski&quot;,&quot;given&quot;:&quot;Adam&quot;,&quot;parse-names&quot;:false,&quot;dropping-particle&quot;:&quot;&quot;,&quot;non-dropping-particle&quot;:&quot;&quot;},{&quot;family&quot;:&quot;Wrzos&quot;,&quot;given&quot;:&quot;Jan&quot;,&quot;parse-names&quot;:false,&quot;dropping-particle&quot;:&quot;&quot;,&quot;non-dropping-particle&quot;:&quot;&quot;},{&quot;family&quot;:&quot;Włodarczyk&quot;,&quot;given&quot;:&quot;Bartłomiej&quot;,&quot;parse-names&quot;:false,&quot;dropping-particle&quot;:&quot;&quot;,&quot;non-dropping-particle&quot;:&quot;&quot;},{&quot;family&quot;:&quot;Krocz&quot;,&quot;given&quot;:&quot;Krzysztof&quot;,&quot;parse-names&quot;:false,&quot;dropping-particle&quot;:&quot;&quot;,&quot;non-dropping-particle&quot;:&quot;&quot;},{&quot;family&quot;:&quot;Drozd&quot;,&quot;given&quot;:&quot;Patryk&quot;,&quot;parse-names&quot;:false,&quot;dropping-particle&quot;:&quot;&quot;,&quot;non-dropping-particle&quot;:&quot;&quot;}],&quot;container-title&quot;:&quot;Journal of Computer Sciences Institute&quot;,&quot;DOI&quot;:&quot;10.35784/jcsi.825&quot;,&quot;ISSN&quot;:&quot;2544-0764&quot;,&quot;issued&quot;:{&quot;date-parts&quot;:[[2019,12,30]]},&quot;page&quot;:&quot;279-282&quot;,&quot;abstract&quot;:&quot;&lt;p&gt;Unified Modeling Language (UML) is a commonly known OMG (Object Management Group) standard for designing software systems. However, practice shows that the usage of UML varies depending on the specificity of a software system and company. The authors decided to explore the perspective of students with experience in using UML by conducting a survey with them. Analysis of the data gathered revealed that they use UML diagrams as an additional help when developing software. The main risk turned out to be different diagram interpretations.&lt;/p&gt;&quot;,&quot;volume&quot;:&quot;13&quot;,&quot;container-title-short&quot;:&quot;&quot;},&quot;isTemporary&quot;:false,&quot;suppress-author&quot;:false,&quot;composite&quot;:false,&quot;author-only&quot;:false}]},{&quot;citationID&quot;:&quot;MENDELEY_CITATION_e1bdddc9-46dc-4896-a20a-891248829270&quot;,&quot;properties&quot;:{&quot;noteIndex&quot;:0},&quot;isEdited&quot;:false,&quot;manualOverride&quot;:{&quot;isManuallyOverridden&quot;:false,&quot;citeprocText&quot;:&quot;[11]&quot;,&quot;manualOverrideText&quot;:&quot;&quot;},&quot;citationTag&quot;:&quot;MENDELEY_CITATION_v3_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&quot;,&quot;citationItems&quot;:[{&quot;id&quot;:&quot;9b6d11a6-3831-3baf-b30e-d8ea20e104fe&quot;,&quot;itemData&quot;:{&quot;type&quot;:&quot;paper-conference&quot;,&quot;id&quot;:&quot;9b6d11a6-3831-3baf-b30e-d8ea20e104fe&quot;,&quot;title&quot;:&quot;UML Consistency Rules&quot;,&quot;groupId&quot;:&quot;6bc66eaa-1a60-3c94-be66-a673817d77b5&quot;,&quot;author&quot;:[{&quot;family&quot;:&quot;Torre&quot;,&quot;given&quot;:&quot;Damiano&quot;,&quot;parse-names&quot;:false,&quot;dropping-particle&quot;:&quot;&quot;,&quot;non-dropping-particle&quot;:&quot;&quot;},{&quot;family&quot;:&quot;Labiche&quot;,&quot;given&quot;:&quot;Yvan&quot;,&quot;parse-names&quot;:false,&quot;dropping-particle&quot;:&quot;&quot;,&quot;non-dropping-particle&quot;:&quot;&quot;},{&quot;family&quot;:&quot;Genero&quot;,&quot;given&quot;:&quot;Marcela&quot;,&quot;parse-names&quot;:false,&quot;dropping-particle&quot;:&quot;&quot;,&quot;non-dropping-particle&quot;:&quot;&quot;},{&quot;family&quot;:&quot;Elaasar&quot;,&quot;given&quot;:&quot;Maged&quot;,&quot;parse-names&quot;:false,&quot;dropping-particle&quot;:&quot;&quot;,&quot;non-dropping-particle&quot;:&quot;&quot;},{&quot;family&quot;:&quot;Menghi&quot;,&quot;given&quot;:&quot;Claudio&quot;,&quot;parse-names&quot;:false,&quot;dropping-particle&quot;:&quot;&quot;,&quot;non-dropping-particle&quot;:&quot;&quot;}],&quot;container-title&quot;:&quot;Proceedings of the 8th International Conference on Formal Methods in Software Engineering&quot;,&quot;DOI&quot;:&quot;10.1145/3372020.3391554&quot;,&quot;ISBN&quot;:&quot;9781450370714&quot;,&quot;issued&quot;:{&quot;date-parts&quot;:[[2020,10,7]]},&quot;publisher-place&quot;:&quot;New York, NY, USA&quot;,&quot;page&quot;:&quot;130-140&quot;,&quot;publisher&quot;:&quot;ACM&quot;,&quot;container-title-short&quot;:&quot;&quot;},&quot;isTemporary&quot;:false,&quot;suppress-author&quot;:false,&quot;composite&quot;:false,&quot;author-only&quot;:false}]},{&quot;citationID&quot;:&quot;MENDELEY_CITATION_f9fb7836-4ba5-4e95-a54d-d5486b975646&quot;,&quot;properties&quot;:{&quot;noteIndex&quot;:0},&quot;isEdited&quot;:false,&quot;manualOverride&quot;:{&quot;isManuallyOverridden&quot;:false,&quot;citeprocText&quot;:&quot;[12]&quot;,&quot;manualOverrideText&quot;:&quot;&quot;},&quot;citationTag&quot;:&quot;MENDELEY_CITATION_v3_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&quot;,&quot;citationItems&quot;:[{&quot;id&quot;:&quot;ae55a444-6de9-3103-a628-5e3a488a855a&quot;,&quot;itemData&quot;:{&quot;type&quot;:&quot;paper-conference&quot;,&quot;id&quot;:&quot;ae55a444-6de9-3103-a628-5e3a488a855a&quot;,&quot;title&quot;:&quot;UML Acceptance&quot;,&quot;groupId&quot;:&quot;6bc66eaa-1a60-3c94-be66-a673817d77b5&quot;,&quot;author&quot;:[{&quot;family&quot;:&quot;Lopes&quot;,&quot;given&quot;:&quot;Adriana&quot;,&quot;parse-names&quot;:false,&quot;dropping-particle&quot;:&quot;&quot;,&quot;non-dropping-particle&quot;:&quot;&quot;},{&quot;family&quot;:&quot;Steinmacher&quot;,&quot;given&quot;:&quot;Igor&quot;,&quot;parse-names&quot;:false,&quot;dropping-particle&quot;:&quot;&quot;,&quot;non-dropping-particle&quot;:&quot;&quot;},{&quot;family&quot;:&quot;Conte&quot;,&quot;given&quot;:&quot;Tayana&quot;,&quot;parse-names&quot;:false,&quot;dropping-particle&quot;:&quot;&quot;,&quot;non-dropping-particle&quot;:&quot;&quot;}],&quot;container-title&quot;:&quot;Proceedings of the XXXIII Brazilian Symposium on Software Engineering&quot;,&quot;DOI&quot;:&quot;10.1145/3350768.3352575&quot;,&quot;ISBN&quot;:&quot;9781450376518&quot;,&quot;issued&quot;:{&quot;date-parts&quot;:[[2019,9,23]]},&quot;publisher-place&quot;:&quot;New York, NY, USA&quot;,&quot;page&quot;:&quot;264-272&quot;,&quot;publisher&quot;:&quot;ACM&quot;,&quot;container-title-short&quot;:&quot;&quot;},&quot;isTemporary&quot;:false,&quot;suppress-author&quot;:false,&quot;composite&quot;:false,&quot;author-only&quot;:false}]},{&quot;citationID&quot;:&quot;MENDELEY_CITATION_b4574fe6-0d00-40a2-bda6-d5866e9275b2&quot;,&quot;properties&quot;:{&quot;noteIndex&quot;:0},&quot;isEdited&quot;:false,&quot;manualOverride&quot;:{&quot;isManuallyOverridden&quot;:false,&quot;citeprocText&quot;:&quot;[13]&quot;,&quot;manualOverrideText&quot;:&quot;&quot;},&quot;citationTag&quot;:&quot;MENDELEY_CITATION_v3_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&quot;,&quot;citationItems&quot;:[{&quot;id&quot;:&quot;6aa92769-696d-39a5-8dff-c2ecacdd8686&quot;,&quot;itemData&quot;:{&quot;type&quot;:&quot;paper-conference&quot;,&quot;id&quot;:&quot;6aa92769-696d-39a5-8dff-c2ecacdd8686&quot;,&quot;title&quot;:&quot;UML Diagrams in Software Engineering Research: A Systematic Literature Review&quot;,&quot;groupId&quot;:&quot;6bc66eaa-1a60-3c94-be66-a673817d77b5&quot;,&quot;author&quot;:[{&quot;family&quot;:&quot;Koç&quot;,&quot;given&quot;:&quot;Hatice&quot;,&quot;parse-names&quot;:false,&quot;dropping-particle&quot;:&quot;&quot;,&quot;non-dropping-particle&quot;:&quot;&quot;},{&quot;family&quot;:&quot;Erdoğan&quot;,&quot;given&quot;:&quot;Ali Mert&quot;,&quot;parse-names&quot;:false,&quot;dropping-particle&quot;:&quot;&quot;,&quot;non-dropping-particle&quot;:&quot;&quot;},{&quot;family&quot;:&quot;Barjakly&quot;,&quot;given&quot;:&quot;Yousef&quot;,&quot;parse-names&quot;:false,&quot;dropping-particle&quot;:&quot;&quot;,&quot;non-dropping-particle&quot;:&quot;&quot;},{&quot;family&quot;:&quot;Peker&quot;,&quot;given&quot;:&quot;Serhat&quot;,&quot;parse-names&quot;:false,&quot;dropping-particle&quot;:&quot;&quot;,&quot;non-dropping-particle&quot;:&quot;&quot;}],&quot;container-title&quot;:&quot;The 7th International Management Information Systems Conference&quot;,&quot;DOI&quot;:&quot;10.3390/proceedings2021074013&quot;,&quot;issued&quot;:{&quot;date-parts&quot;:[[2021,3,10]]},&quot;publisher-place&quot;:&quot;Basel Switzerland&quot;,&quot;page&quot;:&quot;13&quot;,&quot;publisher&quot;:&quot;MDPI&quot;,&quot;container-title-short&quot;:&quot;&quot;},&quot;isTemporary&quot;:false,&quot;suppress-author&quot;:false,&quot;composite&quot;:false,&quot;author-only&quot;:false}]},{&quot;citationID&quot;:&quot;MENDELEY_CITATION_9fe5783b-0015-4e86-b2e9-21a58f690dfb&quot;,&quot;properties&quot;:{&quot;noteIndex&quot;:0},&quot;isEdited&quot;:false,&quot;manualOverride&quot;:{&quot;isManuallyOverridden&quot;:false,&quot;citeprocText&quot;:&quot;[11]&quot;,&quot;manualOverrideText&quot;:&quot;&quot;},&quot;citationTag&quot;:&quot;MENDELEY_CITATION_v3_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&quot;,&quot;citationItems&quot;:[{&quot;id&quot;:&quot;9b6d11a6-3831-3baf-b30e-d8ea20e104fe&quot;,&quot;itemData&quot;:{&quot;type&quot;:&quot;paper-conference&quot;,&quot;id&quot;:&quot;9b6d11a6-3831-3baf-b30e-d8ea20e104fe&quot;,&quot;title&quot;:&quot;UML Consistency Rules&quot;,&quot;groupId&quot;:&quot;6bc66eaa-1a60-3c94-be66-a673817d77b5&quot;,&quot;author&quot;:[{&quot;family&quot;:&quot;Torre&quot;,&quot;given&quot;:&quot;Damiano&quot;,&quot;parse-names&quot;:false,&quot;dropping-particle&quot;:&quot;&quot;,&quot;non-dropping-particle&quot;:&quot;&quot;},{&quot;family&quot;:&quot;Labiche&quot;,&quot;given&quot;:&quot;Yvan&quot;,&quot;parse-names&quot;:false,&quot;dropping-particle&quot;:&quot;&quot;,&quot;non-dropping-particle&quot;:&quot;&quot;},{&quot;family&quot;:&quot;Genero&quot;,&quot;given&quot;:&quot;Marcela&quot;,&quot;parse-names&quot;:false,&quot;dropping-particle&quot;:&quot;&quot;,&quot;non-dropping-particle&quot;:&quot;&quot;},{&quot;family&quot;:&quot;Elaasar&quot;,&quot;given&quot;:&quot;Maged&quot;,&quot;parse-names&quot;:false,&quot;dropping-particle&quot;:&quot;&quot;,&quot;non-dropping-particle&quot;:&quot;&quot;},{&quot;family&quot;:&quot;Menghi&quot;,&quot;given&quot;:&quot;Claudio&quot;,&quot;parse-names&quot;:false,&quot;dropping-particle&quot;:&quot;&quot;,&quot;non-dropping-particle&quot;:&quot;&quot;}],&quot;container-title&quot;:&quot;Proceedings of the 8th International Conference on Formal Methods in Software Engineering&quot;,&quot;DOI&quot;:&quot;10.1145/3372020.3391554&quot;,&quot;ISBN&quot;:&quot;9781450370714&quot;,&quot;issued&quot;:{&quot;date-parts&quot;:[[2020,10,7]]},&quot;publisher-place&quot;:&quot;New York, NY, USA&quot;,&quot;page&quot;:&quot;130-140&quot;,&quot;publisher&quot;:&quot;ACM&quot;,&quot;container-title-short&quot;:&quot;&quot;},&quot;isTemporary&quot;:false,&quot;suppress-author&quot;:false,&quot;composite&quot;:false,&quot;author-only&quot;:false}]},{&quot;citationID&quot;:&quot;MENDELEY_CITATION_b2ae9ae1-e7e2-4164-b440-8e635c9b5ed3&quot;,&quot;properties&quot;:{&quot;noteIndex&quot;:0},&quot;isEdited&quot;:false,&quot;manualOverride&quot;:{&quot;isManuallyOverridden&quot;:false,&quot;citeprocText&quot;:&quot;[12]&quot;,&quot;manualOverrideText&quot;:&quot;&quot;},&quot;citationTag&quot;:&quot;MENDELEY_CITATION_v3_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&quot;,&quot;citationItems&quot;:[{&quot;id&quot;:&quot;ae55a444-6de9-3103-a628-5e3a488a855a&quot;,&quot;itemData&quot;:{&quot;type&quot;:&quot;paper-conference&quot;,&quot;id&quot;:&quot;ae55a444-6de9-3103-a628-5e3a488a855a&quot;,&quot;title&quot;:&quot;UML Acceptance&quot;,&quot;groupId&quot;:&quot;6bc66eaa-1a60-3c94-be66-a673817d77b5&quot;,&quot;author&quot;:[{&quot;family&quot;:&quot;Lopes&quot;,&quot;given&quot;:&quot;Adriana&quot;,&quot;parse-names&quot;:false,&quot;dropping-particle&quot;:&quot;&quot;,&quot;non-dropping-particle&quot;:&quot;&quot;},{&quot;family&quot;:&quot;Steinmacher&quot;,&quot;given&quot;:&quot;Igor&quot;,&quot;parse-names&quot;:false,&quot;dropping-particle&quot;:&quot;&quot;,&quot;non-dropping-particle&quot;:&quot;&quot;},{&quot;family&quot;:&quot;Conte&quot;,&quot;given&quot;:&quot;Tayana&quot;,&quot;parse-names&quot;:false,&quot;dropping-particle&quot;:&quot;&quot;,&quot;non-dropping-particle&quot;:&quot;&quot;}],&quot;container-title&quot;:&quot;Proceedings of the XXXIII Brazilian Symposium on Software Engineering&quot;,&quot;DOI&quot;:&quot;10.1145/3350768.3352575&quot;,&quot;ISBN&quot;:&quot;9781450376518&quot;,&quot;issued&quot;:{&quot;date-parts&quot;:[[2019,9,23]]},&quot;publisher-place&quot;:&quot;New York, NY, USA&quot;,&quot;page&quot;:&quot;264-272&quot;,&quot;publisher&quot;:&quot;ACM&quot;,&quot;container-title-short&quot;:&quot;&quot;},&quot;isTemporary&quot;:false,&quot;suppress-author&quot;:false,&quot;composite&quot;:false,&quot;author-only&quot;:false}]},{&quot;citationID&quot;:&quot;MENDELEY_CITATION_1cff54f9-b9d2-431a-a4ed-c86d1209ad3f&quot;,&quot;properties&quot;:{&quot;noteIndex&quot;:0},&quot;isEdited&quot;:false,&quot;manualOverride&quot;:{&quot;isManuallyOverridden&quot;:false,&quot;citeprocText&quot;:&quot;[13]&quot;,&quot;manualOverrideText&quot;:&quot;&quot;},&quot;citationTag&quot;:&quot;MENDELEY_CITATION_v3_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&quot;,&quot;citationItems&quot;:[{&quot;id&quot;:&quot;6aa92769-696d-39a5-8dff-c2ecacdd8686&quot;,&quot;itemData&quot;:{&quot;type&quot;:&quot;paper-conference&quot;,&quot;id&quot;:&quot;6aa92769-696d-39a5-8dff-c2ecacdd8686&quot;,&quot;title&quot;:&quot;UML Diagrams in Software Engineering Research: A Systematic Literature Review&quot;,&quot;groupId&quot;:&quot;6bc66eaa-1a60-3c94-be66-a673817d77b5&quot;,&quot;author&quot;:[{&quot;family&quot;:&quot;Koç&quot;,&quot;given&quot;:&quot;Hatice&quot;,&quot;parse-names&quot;:false,&quot;dropping-particle&quot;:&quot;&quot;,&quot;non-dropping-particle&quot;:&quot;&quot;},{&quot;family&quot;:&quot;Erdoğan&quot;,&quot;given&quot;:&quot;Ali Mert&quot;,&quot;parse-names&quot;:false,&quot;dropping-particle&quot;:&quot;&quot;,&quot;non-dropping-particle&quot;:&quot;&quot;},{&quot;family&quot;:&quot;Barjakly&quot;,&quot;given&quot;:&quot;Yousef&quot;,&quot;parse-names&quot;:false,&quot;dropping-particle&quot;:&quot;&quot;,&quot;non-dropping-particle&quot;:&quot;&quot;},{&quot;family&quot;:&quot;Peker&quot;,&quot;given&quot;:&quot;Serhat&quot;,&quot;parse-names&quot;:false,&quot;dropping-particle&quot;:&quot;&quot;,&quot;non-dropping-particle&quot;:&quot;&quot;}],&quot;container-title&quot;:&quot;The 7th International Management Information Systems Conference&quot;,&quot;DOI&quot;:&quot;10.3390/proceedings2021074013&quot;,&quot;issued&quot;:{&quot;date-parts&quot;:[[2021,3,10]]},&quot;publisher-place&quot;:&quot;Basel Switzerland&quot;,&quot;page&quot;:&quot;13&quot;,&quot;publisher&quot;:&quot;MDPI&quot;,&quot;container-title-short&quot;:&quot;&quot;},&quot;isTemporary&quot;:false,&quot;suppress-author&quot;:false,&quot;composite&quot;:false,&quot;author-only&quot;:false}]},{&quot;citationID&quot;:&quot;MENDELEY_CITATION_229fbe69-4801-45e7-bc81-88b798a47ead&quot;,&quot;properties&quot;:{&quot;noteIndex&quot;:0},&quot;isEdited&quot;:false,&quot;manualOverride&quot;:{&quot;isManuallyOverridden&quot;:false,&quot;citeprocText&quot;:&quot;[11]&quot;,&quot;manualOverrideText&quot;:&quot;&quot;},&quot;citationTag&quot;:&quot;MENDELEY_CITATION_v3_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&quot;,&quot;citationItems&quot;:[{&quot;id&quot;:&quot;9b6d11a6-3831-3baf-b30e-d8ea20e104fe&quot;,&quot;itemData&quot;:{&quot;type&quot;:&quot;paper-conference&quot;,&quot;id&quot;:&quot;9b6d11a6-3831-3baf-b30e-d8ea20e104fe&quot;,&quot;title&quot;:&quot;UML Consistency Rules&quot;,&quot;groupId&quot;:&quot;6bc66eaa-1a60-3c94-be66-a673817d77b5&quot;,&quot;author&quot;:[{&quot;family&quot;:&quot;Torre&quot;,&quot;given&quot;:&quot;Damiano&quot;,&quot;parse-names&quot;:false,&quot;dropping-particle&quot;:&quot;&quot;,&quot;non-dropping-particle&quot;:&quot;&quot;},{&quot;family&quot;:&quot;Labiche&quot;,&quot;given&quot;:&quot;Yvan&quot;,&quot;parse-names&quot;:false,&quot;dropping-particle&quot;:&quot;&quot;,&quot;non-dropping-particle&quot;:&quot;&quot;},{&quot;family&quot;:&quot;Genero&quot;,&quot;given&quot;:&quot;Marcela&quot;,&quot;parse-names&quot;:false,&quot;dropping-particle&quot;:&quot;&quot;,&quot;non-dropping-particle&quot;:&quot;&quot;},{&quot;family&quot;:&quot;Elaasar&quot;,&quot;given&quot;:&quot;Maged&quot;,&quot;parse-names&quot;:false,&quot;dropping-particle&quot;:&quot;&quot;,&quot;non-dropping-particle&quot;:&quot;&quot;},{&quot;family&quot;:&quot;Menghi&quot;,&quot;given&quot;:&quot;Claudio&quot;,&quot;parse-names&quot;:false,&quot;dropping-particle&quot;:&quot;&quot;,&quot;non-dropping-particle&quot;:&quot;&quot;}],&quot;container-title&quot;:&quot;Proceedings of the 8th International Conference on Formal Methods in Software Engineering&quot;,&quot;DOI&quot;:&quot;10.1145/3372020.3391554&quot;,&quot;ISBN&quot;:&quot;9781450370714&quot;,&quot;issued&quot;:{&quot;date-parts&quot;:[[2020,10,7]]},&quot;publisher-place&quot;:&quot;New York, NY, USA&quot;,&quot;page&quot;:&quot;130-140&quot;,&quot;publisher&quot;:&quot;ACM&quot;,&quot;container-title-short&quot;:&quot;&quot;},&quot;isTemporary&quot;:false,&quot;suppress-author&quot;:false,&quot;composite&quot;:false,&quot;author-only&quot;:false}]},{&quot;citationID&quot;:&quot;MENDELEY_CITATION_37f1d289-b800-499a-a7cc-7fcd61720418&quot;,&quot;properties&quot;:{&quot;noteIndex&quot;:0},&quot;isEdited&quot;:false,&quot;manualOverride&quot;:{&quot;isManuallyOverridden&quot;:false,&quot;citeprocText&quot;:&quot;[13]&quot;,&quot;manualOverrideText&quot;:&quot;&quot;},&quot;citationTag&quot;:&quot;MENDELEY_CITATION_v3_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&quot;,&quot;citationItems&quot;:[{&quot;id&quot;:&quot;6aa92769-696d-39a5-8dff-c2ecacdd8686&quot;,&quot;itemData&quot;:{&quot;type&quot;:&quot;paper-conference&quot;,&quot;id&quot;:&quot;6aa92769-696d-39a5-8dff-c2ecacdd8686&quot;,&quot;title&quot;:&quot;UML Diagrams in Software Engineering Research: A Systematic Literature Review&quot;,&quot;groupId&quot;:&quot;6bc66eaa-1a60-3c94-be66-a673817d77b5&quot;,&quot;author&quot;:[{&quot;family&quot;:&quot;Koç&quot;,&quot;given&quot;:&quot;Hatice&quot;,&quot;parse-names&quot;:false,&quot;dropping-particle&quot;:&quot;&quot;,&quot;non-dropping-particle&quot;:&quot;&quot;},{&quot;family&quot;:&quot;Erdoğan&quot;,&quot;given&quot;:&quot;Ali Mert&quot;,&quot;parse-names&quot;:false,&quot;dropping-particle&quot;:&quot;&quot;,&quot;non-dropping-particle&quot;:&quot;&quot;},{&quot;family&quot;:&quot;Barjakly&quot;,&quot;given&quot;:&quot;Yousef&quot;,&quot;parse-names&quot;:false,&quot;dropping-particle&quot;:&quot;&quot;,&quot;non-dropping-particle&quot;:&quot;&quot;},{&quot;family&quot;:&quot;Peker&quot;,&quot;given&quot;:&quot;Serhat&quot;,&quot;parse-names&quot;:false,&quot;dropping-particle&quot;:&quot;&quot;,&quot;non-dropping-particle&quot;:&quot;&quot;}],&quot;container-title&quot;:&quot;The 7th International Management Information Systems Conference&quot;,&quot;DOI&quot;:&quot;10.3390/proceedings2021074013&quot;,&quot;issued&quot;:{&quot;date-parts&quot;:[[2021,3,10]]},&quot;publisher-place&quot;:&quot;Basel Switzerland&quot;,&quot;page&quot;:&quot;13&quot;,&quot;publisher&quot;:&quot;MDPI&quot;,&quot;container-title-short&quot;:&quot;&quot;},&quot;isTemporary&quot;:false,&quot;suppress-author&quot;:false,&quot;composite&quot;:false,&quot;author-only&quot;:false}]},{&quot;citationID&quot;:&quot;MENDELEY_CITATION_6e416fd0-764f-4b4a-a8d9-6ccfc2db6a83&quot;,&quot;properties&quot;:{&quot;noteIndex&quot;:0},&quot;isEdited&quot;:false,&quot;manualOverride&quot;:{&quot;isManuallyOverridden&quot;:false,&quot;citeprocText&quot;:&quot;[14]&quot;,&quot;manualOverrideText&quot;:&quot;&quot;},&quot;citationTag&quot;:&quot;MENDELEY_CITATION_v3_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&quot;,&quot;citationItems&quot;:[{&quot;id&quot;:&quot;44b359e0-dfc8-355b-bb79-a9d119827f6e&quot;,&quot;itemData&quot;:{&quot;type&quot;:&quot;paper-conference&quot;,&quot;id&quot;:&quot;44b359e0-dfc8-355b-bb79-a9d119827f6e&quot;,&quot;title&quot;:&quot;Template based model engineering in UML&quot;,&quot;groupId&quot;:&quot;6bc66eaa-1a60-3c94-be66-a673817d77b5&quot;,&quot;author&quot;:[{&quot;family&quot;:&quot;Vanwormhoudt&quot;,&quot;given&quot;:&quot;Gilles&quot;,&quot;parse-names&quot;:false,&quot;dropping-particle&quot;:&quot;&quot;,&quot;non-dropping-particle&quot;:&quot;&quot;},{&quot;family&quot;:&quot;Allon&quot;,&quot;given&quot;:&quot;Mathieu&quot;,&quot;parse-names&quot;:false,&quot;dropping-particle&quot;:&quot;&quot;,&quot;non-dropping-particle&quot;:&quot;&quot;},{&quot;family&quot;:&quot;Caron&quot;,&quot;given&quot;:&quot;Olivier&quot;,&quot;parse-names&quot;:false,&quot;dropping-particle&quot;:&quot;&quot;,&quot;non-dropping-particle&quot;:&quot;&quot;},{&quot;family&quot;:&quot;Carré&quot;,&quot;given&quot;:&quot;Bernard&quot;,&quot;parse-names&quot;:false,&quot;dropping-particle&quot;:&quot;&quot;,&quot;non-dropping-particle&quot;:&quot;&quot;}],&quot;container-title&quot;:&quot;Proceedings of the 23rd ACM/IEEE International Conference on Model Driven Engineering Languages and Systems&quot;,&quot;DOI&quot;:&quot;10.1145/3365438.3410988&quot;,&quot;ISBN&quot;:&quot;9781450370196&quot;,&quot;issued&quot;:{&quot;date-parts&quot;:[[2020,10,18]]},&quot;publisher-place&quot;:&quot;New York, NY, USA&quot;,&quot;page&quot;:&quot;47-56&quot;,&quot;publisher&quot;:&quot;ACM&quot;,&quot;container-title-short&quot;:&quot;&quot;},&quot;isTemporary&quot;:false,&quot;suppress-author&quot;:false,&quot;composite&quot;:false,&quot;author-only&quot;:false}]},{&quot;citationID&quot;:&quot;MENDELEY_CITATION_23f2ca6a-4fc8-4132-8239-1eec2cde63ad&quot;,&quot;properties&quot;:{&quot;noteIndex&quot;:0},&quot;isEdited&quot;:false,&quot;manualOverride&quot;:{&quot;isManuallyOverridden&quot;:false,&quot;citeprocText&quot;:&quot;[15]&quot;,&quot;manualOverrideText&quot;:&quot;&quot;},&quot;citationTag&quot;:&quot;MENDELEY_CITATION_v3_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&quot;,&quot;citationItems&quot;:[{&quot;id&quot;:&quot;3f2e2fa9-3c51-39cb-8502-b4ba4fe4b407&quot;,&quot;itemData&quot;:{&quot;type&quot;:&quot;paper-conference&quot;,&quot;id&quot;:&quot;3f2e2fa9-3c51-39cb-8502-b4ba4fe4b407&quot;,&quot;title&quot;:&quot;Enhancing the communication value of UML models with graphical layers&quot;,&quot;groupId&quot;:&quot;6bc66eaa-1a60-3c94-be66-a673817d77b5&quot;,&quot;author&quot;:[{&quot;family&quot;:&quot;Ahmar&quot;,&quot;given&quot;:&quot;Yosser&quot;,&quot;parse-names&quot;:false,&quot;dropping-particle&quot;:&quot;&quot;,&quot;non-dropping-particle&quot;:&quot;El&quot;},{&quot;family&quot;:&quot;Gerard&quot;,&quot;given&quot;:&quot;Sebastien&quot;,&quot;parse-names&quot;:false,&quot;dropping-particle&quot;:&quot;&quot;,&quot;non-dropping-particle&quot;:&quot;&quot;},{&quot;family&quot;:&quot;Dumoulin&quot;,&quot;given&quot;:&quot;Cedric&quot;,&quot;parse-names&quot;:false,&quot;dropping-particle&quot;:&quot;&quot;,&quot;non-dropping-particle&quot;:&quot;&quot;},{&quot;family&quot;:&quot;Pallec&quot;,&quot;given&quot;:&quot;Xavier&quot;,&quot;parse-names&quot;:false,&quot;dropping-particle&quot;:&quot;&quot;,&quot;non-dropping-particle&quot;:&quot;Le&quot;}],&quot;container-title&quot;:&quot;2015 ACM/IEEE 18th International Conference on Model Driven Engineering Languages and Systems (MODELS)&quot;,&quot;DOI&quot;:&quot;10.1109/MODELS.2015.7338236&quot;,&quot;ISBN&quot;:&quot;978-1-4673-6908-4&quot;,&quot;issued&quot;:{&quot;date-parts&quot;:[[2015,9]]},&quot;page&quot;:&quot;64-69&quot;,&quot;publisher&quot;:&quot;IEEE&quot;,&quot;container-title-short&quot;:&quot;&quot;},&quot;isTemporary&quot;:false,&quot;suppress-author&quot;:false,&quot;composite&quot;:false,&quot;author-only&quot;:false}]},{&quot;citationID&quot;:&quot;MENDELEY_CITATION_5e7fc8d9-beb7-4959-a0a7-45d3bcfc8f1c&quot;,&quot;properties&quot;:{&quot;noteIndex&quot;:0},&quot;isEdited&quot;:false,&quot;manualOverride&quot;:{&quot;isManuallyOverridden&quot;:false,&quot;citeprocText&quot;:&quot;[14]&quot;,&quot;manualOverrideText&quot;:&quot;&quot;},&quot;citationTag&quot;:&quot;MENDELEY_CITATION_v3_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&quot;,&quot;citationItems&quot;:[{&quot;id&quot;:&quot;44b359e0-dfc8-355b-bb79-a9d119827f6e&quot;,&quot;itemData&quot;:{&quot;type&quot;:&quot;paper-conference&quot;,&quot;id&quot;:&quot;44b359e0-dfc8-355b-bb79-a9d119827f6e&quot;,&quot;title&quot;:&quot;Template based model engineering in UML&quot;,&quot;groupId&quot;:&quot;6bc66eaa-1a60-3c94-be66-a673817d77b5&quot;,&quot;author&quot;:[{&quot;family&quot;:&quot;Vanwormhoudt&quot;,&quot;given&quot;:&quot;Gilles&quot;,&quot;parse-names&quot;:false,&quot;dropping-particle&quot;:&quot;&quot;,&quot;non-dropping-particle&quot;:&quot;&quot;},{&quot;family&quot;:&quot;Allon&quot;,&quot;given&quot;:&quot;Mathieu&quot;,&quot;parse-names&quot;:false,&quot;dropping-particle&quot;:&quot;&quot;,&quot;non-dropping-particle&quot;:&quot;&quot;},{&quot;family&quot;:&quot;Caron&quot;,&quot;given&quot;:&quot;Olivier&quot;,&quot;parse-names&quot;:false,&quot;dropping-particle&quot;:&quot;&quot;,&quot;non-dropping-particle&quot;:&quot;&quot;},{&quot;family&quot;:&quot;Carré&quot;,&quot;given&quot;:&quot;Bernard&quot;,&quot;parse-names&quot;:false,&quot;dropping-particle&quot;:&quot;&quot;,&quot;non-dropping-particle&quot;:&quot;&quot;}],&quot;container-title&quot;:&quot;Proceedings of the 23rd ACM/IEEE International Conference on Model Driven Engineering Languages and Systems&quot;,&quot;DOI&quot;:&quot;10.1145/3365438.3410988&quot;,&quot;ISBN&quot;:&quot;9781450370196&quot;,&quot;issued&quot;:{&quot;date-parts&quot;:[[2020,10,18]]},&quot;publisher-place&quot;:&quot;New York, NY, USA&quot;,&quot;page&quot;:&quot;47-56&quot;,&quot;publisher&quot;:&quot;ACM&quot;,&quot;container-title-short&quot;:&quot;&quot;},&quot;isTemporary&quot;:false,&quot;suppress-author&quot;:false,&quot;composite&quot;:false,&quot;author-only&quot;:false}]},{&quot;citationID&quot;:&quot;MENDELEY_CITATION_489ef472-01cd-4d27-a02e-abcb4ab68a14&quot;,&quot;properties&quot;:{&quot;noteIndex&quot;:0},&quot;isEdited&quot;:false,&quot;manualOverride&quot;:{&quot;isManuallyOverridden&quot;:false,&quot;citeprocText&quot;:&quot;[16]&quot;,&quot;manualOverrideText&quot;:&quot;&quot;},&quot;citationTag&quot;:&quot;MENDELEY_CITATION_v3_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&quot;,&quot;citationItems&quot;:[{&quot;id&quot;:&quot;30429985-b0c0-364f-9e22-241f6abaff85&quot;,&quot;itemData&quot;:{&quot;type&quot;:&quot;paper-conference&quot;,&quot;id&quot;:&quot;30429985-b0c0-364f-9e22-241f6abaff85&quot;,&quot;title&quot;:&quot;Quantifying the Similarity of BPMN Processes&quot;,&quot;groupId&quot;:&quot;6bc66eaa-1a60-3c94-be66-a673817d77b5&quot;,&quot;author&quot;:[{&quot;family&quot;:&quot;Salaun&quot;,&quot;given&quot;:&quot;Gwen&quot;,&quot;parse-names&quot;:false,&quot;dropping-particle&quot;:&quot;&quot;,&quot;non-dropping-particle&quot;:&quot;&quot;}],&quot;container-title&quot;:&quot;2022 29th Asia-Pacific Software Engineering Conference (APSEC)&quot;,&quot;DOI&quot;:&quot;10.1109/APSEC57359.2022.00050&quot;,&quot;ISBN&quot;:&quot;978-1-6654-5537-4&quot;,&quot;issued&quot;:{&quot;date-parts&quot;:[[2022,12]]},&quot;page&quot;:&quot;377-386&quot;,&quot;publisher&quot;:&quot;IEEE&quot;,&quot;container-title-short&quot;:&quot;&quot;},&quot;isTemporary&quot;:false,&quot;suppress-author&quot;:false,&quot;composite&quot;:false,&quot;author-only&quot;:false}]},{&quot;citationID&quot;:&quot;MENDELEY_CITATION_59efe066-00ba-46e5-a1b2-008499079a6e&quot;,&quot;properties&quot;:{&quot;noteIndex&quot;:0},&quot;isEdited&quot;:false,&quot;manualOverride&quot;:{&quot;isManuallyOverridden&quot;:false,&quot;citeprocText&quot;:&quot;[17]&quot;,&quot;manualOverrideText&quot;:&quot;&quot;},&quot;citationTag&quot;:&quot;MENDELEY_CITATION_v3_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&quot;,&quot;citationItems&quot;:[{&quot;id&quot;:&quot;8012cfe0-3635-3183-aa07-99579a272da5&quot;,&quot;itemData&quot;:{&quot;type&quot;:&quot;paper-conference&quot;,&quot;id&quot;:&quot;8012cfe0-3635-3183-aa07-99579a272da5&quot;,&quot;title&quot;:&quot;BPMN++: Comprehensive Business Process Modeling for Industrial Internet Application&quot;,&quot;groupId&quot;:&quot;6bc66eaa-1a60-3c94-be66-a673817d77b5&quot;,&quot;author&quot;:[{&quot;family&quot;:&quot;Cheng&quot;,&quot;given&quot;:&quot;Hangyu&quot;,&quot;parse-names&quot;:false,&quot;dropping-particle&quot;:&quot;&quot;,&quot;non-dropping-particle&quot;:&quot;&quot;},{&quot;family&quot;:&quot;Kang&quot;,&quot;given&quot;:&quot;Guosheng&quot;,&quot;parse-names&quot;:false,&quot;dropping-particle&quot;:&quot;&quot;,&quot;non-dropping-particle&quot;:&quot;&quot;},{&quot;family&quot;:&quot;Liu&quot;,&quot;given&quot;:&quot;Jianxun&quot;,&quot;parse-names&quot;:false,&quot;dropping-particle&quot;:&quot;&quot;,&quot;non-dropping-particle&quot;:&quot;&quot;},{&quot;family&quot;:&quot;Wen&quot;,&quot;given&quot;:&quot;Yiping&quot;,&quot;parse-names&quot;:false,&quot;dropping-particle&quot;:&quot;&quot;,&quot;non-dropping-particle&quot;:&quot;&quot;},{&quot;family&quot;:&quot;Cao&quot;,&quot;given&quot;:&quot;Buqing&quot;,&quot;parse-names&quot;:false,&quot;dropping-particle&quot;:&quot;&quot;,&quot;non-dropping-particle&quot;:&quot;&quot;},{&quot;family&quot;:&quot;Wang&quot;,&quot;given&quot;:&quot;Zhen&quot;,&quot;parse-names&quot;:false,&quot;dropping-particle&quot;:&quot;&quot;,&quot;non-dropping-particle&quot;:&quot;&quot;}],&quot;container-title&quot;:&quot;2022 IEEE Intl Conf on Parallel &amp; Distributed Processing with Applications, Big Data &amp; Cloud Computing, Sustainable Computing &amp; Communications, Social Computing &amp; Networking (ISPA/BDCloud/SocialCom/SustainCom)&quot;,&quot;DOI&quot;:&quot;10.1109/ISPA-BDCloud-SocialCom-SustainCom57177.2022.00076&quot;,&quot;ISBN&quot;:&quot;978-1-6654-6497-0&quot;,&quot;issued&quot;:{&quot;date-parts&quot;:[[2022,12]]},&quot;page&quot;:&quot;548-555&quot;,&quot;publisher&quot;:&quot;IEEE&quot;,&quot;container-title-short&quot;:&quot;&quot;},&quot;isTemporary&quot;:false,&quot;suppress-author&quot;:false,&quot;composite&quot;:false,&quot;author-only&quot;:false}]},{&quot;citationID&quot;:&quot;MENDELEY_CITATION_4e80ac8c-701f-4984-b384-986608b282fc&quot;,&quot;properties&quot;:{&quot;noteIndex&quot;:0},&quot;isEdited&quot;:false,&quot;manualOverride&quot;:{&quot;isManuallyOverridden&quot;:false,&quot;citeprocText&quot;:&quot;[16]&quot;,&quot;manualOverrideText&quot;:&quot;&quot;},&quot;citationTag&quot;:&quot;MENDELEY_CITATION_v3_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&quot;,&quot;citationItems&quot;:[{&quot;id&quot;:&quot;30429985-b0c0-364f-9e22-241f6abaff85&quot;,&quot;itemData&quot;:{&quot;type&quot;:&quot;paper-conference&quot;,&quot;id&quot;:&quot;30429985-b0c0-364f-9e22-241f6abaff85&quot;,&quot;title&quot;:&quot;Quantifying the Similarity of BPMN Processes&quot;,&quot;groupId&quot;:&quot;6bc66eaa-1a60-3c94-be66-a673817d77b5&quot;,&quot;author&quot;:[{&quot;family&quot;:&quot;Salaun&quot;,&quot;given&quot;:&quot;Gwen&quot;,&quot;parse-names&quot;:false,&quot;dropping-particle&quot;:&quot;&quot;,&quot;non-dropping-particle&quot;:&quot;&quot;}],&quot;container-title&quot;:&quot;2022 29th Asia-Pacific Software Engineering Conference (APSEC)&quot;,&quot;DOI&quot;:&quot;10.1109/APSEC57359.2022.00050&quot;,&quot;ISBN&quot;:&quot;978-1-6654-5537-4&quot;,&quot;issued&quot;:{&quot;date-parts&quot;:[[2022,12]]},&quot;page&quot;:&quot;377-386&quot;,&quot;publisher&quot;:&quot;IEEE&quot;,&quot;container-title-short&quot;:&quot;&quot;},&quot;isTemporary&quot;:false,&quot;suppress-author&quot;:false,&quot;composite&quot;:false,&quot;author-only&quot;:false}]},{&quot;citationID&quot;:&quot;MENDELEY_CITATION_9a29d8b9-85c3-4fe4-976f-69c8832ca33a&quot;,&quot;properties&quot;:{&quot;noteIndex&quot;:0},&quot;isEdited&quot;:false,&quot;manualOverride&quot;:{&quot;isManuallyOverridden&quot;:false,&quot;citeprocText&quot;:&quot;[17], [18]&quot;,&quot;manualOverrideText&quot;:&quot;&quot;},&quot;citationTag&quot;:&quot;MENDELEY_CITATION_v3_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&quot;,&quot;citationItems&quot;:[{&quot;id&quot;:&quot;8012cfe0-3635-3183-aa07-99579a272da5&quot;,&quot;itemData&quot;:{&quot;type&quot;:&quot;paper-conference&quot;,&quot;id&quot;:&quot;8012cfe0-3635-3183-aa07-99579a272da5&quot;,&quot;title&quot;:&quot;BPMN++: Comprehensive Business Process Modeling for Industrial Internet Application&quot;,&quot;groupId&quot;:&quot;6bc66eaa-1a60-3c94-be66-a673817d77b5&quot;,&quot;author&quot;:[{&quot;family&quot;:&quot;Cheng&quot;,&quot;given&quot;:&quot;Hangyu&quot;,&quot;parse-names&quot;:false,&quot;dropping-particle&quot;:&quot;&quot;,&quot;non-dropping-particle&quot;:&quot;&quot;},{&quot;family&quot;:&quot;Kang&quot;,&quot;given&quot;:&quot;Guosheng&quot;,&quot;parse-names&quot;:false,&quot;dropping-particle&quot;:&quot;&quot;,&quot;non-dropping-particle&quot;:&quot;&quot;},{&quot;family&quot;:&quot;Liu&quot;,&quot;given&quot;:&quot;Jianxun&quot;,&quot;parse-names&quot;:false,&quot;dropping-particle&quot;:&quot;&quot;,&quot;non-dropping-particle&quot;:&quot;&quot;},{&quot;family&quot;:&quot;Wen&quot;,&quot;given&quot;:&quot;Yiping&quot;,&quot;parse-names&quot;:false,&quot;dropping-particle&quot;:&quot;&quot;,&quot;non-dropping-particle&quot;:&quot;&quot;},{&quot;family&quot;:&quot;Cao&quot;,&quot;given&quot;:&quot;Buqing&quot;,&quot;parse-names&quot;:false,&quot;dropping-particle&quot;:&quot;&quot;,&quot;non-dropping-particle&quot;:&quot;&quot;},{&quot;family&quot;:&quot;Wang&quot;,&quot;given&quot;:&quot;Zhen&quot;,&quot;parse-names&quot;:false,&quot;dropping-particle&quot;:&quot;&quot;,&quot;non-dropping-particle&quot;:&quot;&quot;}],&quot;container-title&quot;:&quot;2022 IEEE Intl Conf on Parallel &amp; Distributed Processing with Applications, Big Data &amp; Cloud Computing, Sustainable Computing &amp; Communications, Social Computing &amp; Networking (ISPA/BDCloud/SocialCom/SustainCom)&quot;,&quot;DOI&quot;:&quot;10.1109/ISPA-BDCloud-SocialCom-SustainCom57177.2022.00076&quot;,&quot;ISBN&quot;:&quot;978-1-6654-6497-0&quot;,&quot;issued&quot;:{&quot;date-parts&quot;:[[2022,12]]},&quot;page&quot;:&quot;548-555&quot;,&quot;publisher&quot;:&quot;IEEE&quot;,&quot;container-title-short&quot;:&quot;&quot;},&quot;isTemporary&quot;:false,&quot;suppress-author&quot;:false,&quot;composite&quot;:false,&quot;author-only&quot;:false},{&quot;id&quot;:&quot;7c60f329-c626-372d-8863-2cf7fa4bead7&quot;,&quot;itemData&quot;:{&quot;type&quot;:&quot;paper-conference&quot;,&quot;id&quot;:&quot;7c60f329-c626-372d-8863-2cf7fa4bead7&quot;,&quot;title&quot;:&quot;USESPEC to BPMN: Web generator program for use case specification to BPMN&quot;,&quot;groupId&quot;:&quot;6bc66eaa-1a60-3c94-be66-a673817d77b5&quot;,&quot;author&quot;:[{&quot;family&quot;:&quot;Fatimah&quot;,&quot;given&quot;:&quot;Intan Noer&quot;,&quot;parse-names&quot;:false,&quot;dropping-particle&quot;:&quot;&quot;,&quot;non-dropping-particle&quot;:&quot;&quot;},{&quot;family&quot;:&quot;Altavin&quot;,&quot;given&quot;:&quot;Rayhan Nauval&quot;,&quot;parse-names&quot;:false,&quot;dropping-particle&quot;:&quot;&quot;,&quot;non-dropping-particle&quot;:&quot;&quot;},{&quot;family&quot;:&quot;Pangihutan&quot;,&quot;given&quot;:&quot;Albert Samuel&quot;,&quot;parse-names&quot;:false,&quot;dropping-particle&quot;:&quot;&quot;,&quot;non-dropping-particle&quot;:&quot;&quot;},{&quot;family&quot;:&quot;Junianto&quot;,&quot;given&quot;:&quot;Andrico Mauludi&quot;,&quot;parse-names&quot;:false,&quot;dropping-particle&quot;:&quot;&quot;,&quot;non-dropping-particle&quot;:&quot;&quot;},{&quot;family&quot;:&quot;Gani&quot;,&quot;given&quot;:&quot;Muhammad Abdul&quot;,&quot;parse-names&quot;:false,&quot;dropping-particle&quot;:&quot;&quot;,&quot;non-dropping-particle&quot;:&quot;&quot;},{&quot;family&quot;:&quot;Khairullah&quot;,&quot;given&quot;:&quot;M. Raihan Nady&quot;,&quot;parse-names&quot;:false,&quot;dropping-particle&quot;:&quot;&quot;,&quot;non-dropping-particle&quot;:&quot;&quot;},{&quot;family&quot;:&quot;Munawaroh&quot;,&quot;given&quot;:&quot;&quot;,&quot;parse-names&quot;:false,&quot;dropping-particle&quot;:&quot;&quot;,&quot;non-dropping-particle&quot;:&quot;&quot;},{&quot;family&quot;:&quot;Zaman&quot;,&quot;given&quot;:&quot;Badrus&quot;,&quot;parse-names&quot;:false,&quot;dropping-particle&quot;:&quot;&quot;,&quot;non-dropping-particle&quot;:&quot;&quot;},{&quot;family&quot;:&quot;Raharjana&quot;,&quot;given&quot;:&quot;Indra Kharisma&quot;,&quot;parse-names&quot;:false,&quot;dropping-particle&quot;:&quot;&quot;,&quot;non-dropping-particle&quot;:&quot;&quot;}],&quot;DOI&quot;:&quot;10.1063/5.0103694&quot;,&quot;issued&quot;:{&quot;date-parts&quot;:[[2023]]},&quot;page&quot;:&quot;040008&quot;,&quot;container-title-short&quot;:&quot;&quot;},&quot;isTemporary&quot;:false}]},{&quot;citationID&quot;:&quot;MENDELEY_CITATION_bb6d9fee-d319-476b-ade0-fa3667279518&quot;,&quot;properties&quot;:{&quot;noteIndex&quot;:0},&quot;isEdited&quot;:false,&quot;manualOverride&quot;:{&quot;isManuallyOverridden&quot;:false,&quot;citeprocText&quot;:&quot;[17]&quot;,&quot;manualOverrideText&quot;:&quot;&quot;},&quot;citationTag&quot;:&quot;MENDELEY_CITATION_v3_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&quot;,&quot;citationItems&quot;:[{&quot;id&quot;:&quot;8012cfe0-3635-3183-aa07-99579a272da5&quot;,&quot;itemData&quot;:{&quot;type&quot;:&quot;paper-conference&quot;,&quot;id&quot;:&quot;8012cfe0-3635-3183-aa07-99579a272da5&quot;,&quot;title&quot;:&quot;BPMN++: Comprehensive Business Process Modeling for Industrial Internet Application&quot;,&quot;groupId&quot;:&quot;6bc66eaa-1a60-3c94-be66-a673817d77b5&quot;,&quot;author&quot;:[{&quot;family&quot;:&quot;Cheng&quot;,&quot;given&quot;:&quot;Hangyu&quot;,&quot;parse-names&quot;:false,&quot;dropping-particle&quot;:&quot;&quot;,&quot;non-dropping-particle&quot;:&quot;&quot;},{&quot;family&quot;:&quot;Kang&quot;,&quot;given&quot;:&quot;Guosheng&quot;,&quot;parse-names&quot;:false,&quot;dropping-particle&quot;:&quot;&quot;,&quot;non-dropping-particle&quot;:&quot;&quot;},{&quot;family&quot;:&quot;Liu&quot;,&quot;given&quot;:&quot;Jianxun&quot;,&quot;parse-names&quot;:false,&quot;dropping-particle&quot;:&quot;&quot;,&quot;non-dropping-particle&quot;:&quot;&quot;},{&quot;family&quot;:&quot;Wen&quot;,&quot;given&quot;:&quot;Yiping&quot;,&quot;parse-names&quot;:false,&quot;dropping-particle&quot;:&quot;&quot;,&quot;non-dropping-particle&quot;:&quot;&quot;},{&quot;family&quot;:&quot;Cao&quot;,&quot;given&quot;:&quot;Buqing&quot;,&quot;parse-names&quot;:false,&quot;dropping-particle&quot;:&quot;&quot;,&quot;non-dropping-particle&quot;:&quot;&quot;},{&quot;family&quot;:&quot;Wang&quot;,&quot;given&quot;:&quot;Zhen&quot;,&quot;parse-names&quot;:false,&quot;dropping-particle&quot;:&quot;&quot;,&quot;non-dropping-particle&quot;:&quot;&quot;}],&quot;container-title&quot;:&quot;2022 IEEE Intl Conf on Parallel &amp; Distributed Processing with Applications, Big Data &amp; Cloud Computing, Sustainable Computing &amp; Communications, Social Computing &amp; Networking (ISPA/BDCloud/SocialCom/SustainCom)&quot;,&quot;DOI&quot;:&quot;10.1109/ISPA-BDCloud-SocialCom-SustainCom57177.2022.00076&quot;,&quot;ISBN&quot;:&quot;978-1-6654-6497-0&quot;,&quot;issued&quot;:{&quot;date-parts&quot;:[[2022,12]]},&quot;page&quot;:&quot;548-555&quot;,&quot;publisher&quot;:&quot;IEEE&quot;,&quot;container-title-short&quot;:&quot;&quot;},&quot;isTemporary&quot;:false,&quot;suppress-author&quot;:false,&quot;composite&quot;:false,&quot;author-only&quot;:false}]},{&quot;citationID&quot;:&quot;MENDELEY_CITATION_c28a363c-b9fb-4abd-86f1-c87da4db21bc&quot;,&quot;properties&quot;:{&quot;noteIndex&quot;:0},&quot;isEdited&quot;:false,&quot;manualOverride&quot;:{&quot;isManuallyOverridden&quot;:false,&quot;citeprocText&quot;:&quot;[18]&quot;,&quot;manualOverrideText&quot;:&quot;&quot;},&quot;citationTag&quot;:&quot;MENDELEY_CITATION_v3_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&quot;,&quot;citationItems&quot;:[{&quot;id&quot;:&quot;7c60f329-c626-372d-8863-2cf7fa4bead7&quot;,&quot;itemData&quot;:{&quot;type&quot;:&quot;paper-conference&quot;,&quot;id&quot;:&quot;7c60f329-c626-372d-8863-2cf7fa4bead7&quot;,&quot;title&quot;:&quot;USESPEC to BPMN: Web generator program for use case specification to BPMN&quot;,&quot;groupId&quot;:&quot;6bc66eaa-1a60-3c94-be66-a673817d77b5&quot;,&quot;author&quot;:[{&quot;family&quot;:&quot;Fatimah&quot;,&quot;given&quot;:&quot;Intan Noer&quot;,&quot;parse-names&quot;:false,&quot;dropping-particle&quot;:&quot;&quot;,&quot;non-dropping-particle&quot;:&quot;&quot;},{&quot;family&quot;:&quot;Altavin&quot;,&quot;given&quot;:&quot;Rayhan Nauval&quot;,&quot;parse-names&quot;:false,&quot;dropping-particle&quot;:&quot;&quot;,&quot;non-dropping-particle&quot;:&quot;&quot;},{&quot;family&quot;:&quot;Pangihutan&quot;,&quot;given&quot;:&quot;Albert Samuel&quot;,&quot;parse-names&quot;:false,&quot;dropping-particle&quot;:&quot;&quot;,&quot;non-dropping-particle&quot;:&quot;&quot;},{&quot;family&quot;:&quot;Junianto&quot;,&quot;given&quot;:&quot;Andrico Mauludi&quot;,&quot;parse-names&quot;:false,&quot;dropping-particle&quot;:&quot;&quot;,&quot;non-dropping-particle&quot;:&quot;&quot;},{&quot;family&quot;:&quot;Gani&quot;,&quot;given&quot;:&quot;Muhammad Abdul&quot;,&quot;parse-names&quot;:false,&quot;dropping-particle&quot;:&quot;&quot;,&quot;non-dropping-particle&quot;:&quot;&quot;},{&quot;family&quot;:&quot;Khairullah&quot;,&quot;given&quot;:&quot;M. Raihan Nady&quot;,&quot;parse-names&quot;:false,&quot;dropping-particle&quot;:&quot;&quot;,&quot;non-dropping-particle&quot;:&quot;&quot;},{&quot;family&quot;:&quot;Munawaroh&quot;,&quot;given&quot;:&quot;&quot;,&quot;parse-names&quot;:false,&quot;dropping-particle&quot;:&quot;&quot;,&quot;non-dropping-particle&quot;:&quot;&quot;},{&quot;family&quot;:&quot;Zaman&quot;,&quot;given&quot;:&quot;Badrus&quot;,&quot;parse-names&quot;:false,&quot;dropping-particle&quot;:&quot;&quot;,&quot;non-dropping-particle&quot;:&quot;&quot;},{&quot;family&quot;:&quot;Raharjana&quot;,&quot;given&quot;:&quot;Indra Kharisma&quot;,&quot;parse-names&quot;:false,&quot;dropping-particle&quot;:&quot;&quot;,&quot;non-dropping-particle&quot;:&quot;&quot;}],&quot;DOI&quot;:&quot;10.1063/5.0103694&quot;,&quot;issued&quot;:{&quot;date-parts&quot;:[[2023]]},&quot;page&quot;:&quot;040008&quot;,&quot;container-title-short&quot;:&quot;&quot;},&quot;isTemporary&quot;:false,&quot;suppress-author&quot;:false,&quot;composite&quot;:false,&quot;author-only&quot;:false}]},{&quot;citationID&quot;:&quot;MENDELEY_CITATION_e0fd6b85-fba0-4c5a-a6d1-58c5591cfa03&quot;,&quot;properties&quot;:{&quot;noteIndex&quot;:0},&quot;isEdited&quot;:false,&quot;manualOverride&quot;:{&quot;isManuallyOverridden&quot;:false,&quot;citeprocText&quot;:&quot;[19]&quot;,&quot;manualOverrideText&quot;:&quot;&quot;},&quot;citationTag&quot;:&quot;MENDELEY_CITATION_v3_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&quot;,&quot;citationItems&quot;:[{&quot;id&quot;:&quot;fc8d593b-edd5-3b0f-b26d-12a314fa0bd0&quot;,&quot;itemData&quot;:{&quot;type&quot;:&quot;chapter&quot;,&quot;id&quot;:&quot;fc8d593b-edd5-3b0f-b26d-12a314fa0bd0&quot;,&quot;title&quot;:&quot;BPMN-CREATOR – Ein innovatives Tool zur vollautomatischen Digitalisierung zuvor manuell erstellter Geschäftsprozessmodelle&quot;,&quot;groupId&quot;:&quot;6bc66eaa-1a60-3c94-be66-a673817d77b5&quot;,&quot;author&quot;:[{&quot;family&quot;:&quot;Ipek-Ugay&quot;,&quot;given&quot;:&quot;Selcan&quot;,&quot;parse-names&quot;:false,&quot;dropping-particle&quot;:&quot;&quot;,&quot;non-dropping-particle&quot;:&quot;&quot;},{&quot;family&quot;:&quot;Herrmann&quot;,&quot;given&quot;:&quot;Tabea&quot;,&quot;parse-names&quot;:false,&quot;dropping-particle&quot;:&quot;&quot;,&quot;non-dropping-particle&quot;:&quot;&quot;},{&quot;family&quot;:&quot;Siegeris&quot;,&quot;given&quot;:&quot;Eric&quot;,&quot;parse-names&quot;:false,&quot;dropping-particle&quot;:&quot;&quot;,&quot;non-dropping-particle&quot;:&quot;&quot;}],&quot;container-title&quot;:&quot;Angewandte Forschung in der  Wirtschaftsinformatik 2022&quot;,&quot;DOI&quot;:&quot;10.30844/AKWI_2022_20&quot;,&quot;issued&quot;:{&quot;date-parts&quot;:[[2022,9,11]]},&quot;page&quot;:&quot;305-315&quot;,&quot;publisher&quot;:&quot;GITO mbH Verlag&quot;,&quot;container-title-short&quot;:&quot;&quot;},&quot;isTemporary&quot;:false,&quot;suppress-author&quot;:false,&quot;composite&quot;:false,&quot;author-only&quot;:false}]},{&quot;citationID&quot;:&quot;MENDELEY_CITATION_81d8e566-a2dd-4245-a233-bc1e85a754ad&quot;,&quot;properties&quot;:{&quot;noteIndex&quot;:0},&quot;isEdited&quot;:false,&quot;manualOverride&quot;:{&quot;isManuallyOverridden&quot;:false,&quot;citeprocText&quot;:&quot;[20]&quot;,&quot;manualOverrideText&quot;:&quot;&quot;},&quot;citationTag&quot;:&quot;MENDELEY_CITATION_v3_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&quot;,&quot;citationItems&quot;:[{&quot;id&quot;:&quot;0e895c82-b022-33fb-8712-602058806957&quot;,&quot;itemData&quot;:{&quot;type&quot;:&quot;paper-conference&quot;,&quot;id&quot;:&quot;0e895c82-b022-33fb-8712-602058806957&quot;,&quot;title&quot;:&quot;Analyzing Realizability of BPMN Choreographies&quot;,&quot;groupId&quot;:&quot;6bc66eaa-1a60-3c94-be66-a673817d77b5&quot;,&quot;author&quot;:[{&quot;family&quot;:&quot;Zhang&quot;,&quot;given&quot;:&quot;Mei&quot;,&quot;parse-names&quot;:false,&quot;dropping-particle&quot;:&quot;&quot;,&quot;non-dropping-particle&quot;:&quot;&quot;},{&quot;family&quot;:&quot;Li&quot;,&quot;given&quot;:&quot;Hui&quot;,&quot;parse-names&quot;:false,&quot;dropping-particle&quot;:&quot;&quot;,&quot;non-dropping-particle&quot;:&quot;&quot;},{&quot;family&quot;:&quot;Huang&quot;,&quot;given&quot;:&quot;Zuyuan&quot;,&quot;parse-names&quot;:false,&quot;dropping-particle&quot;:&quot;&quot;,&quot;non-dropping-particle&quot;:&quot;&quot;},{&quot;family&quot;:&quot;Huang&quot;,&quot;given&quot;:&quot;Yudou&quot;,&quot;parse-names&quot;:false,&quot;dropping-particle&quot;:&quot;&quot;,&quot;non-dropping-particle&quot;:&quot;&quot;},{&quot;family&quot;:&quot;Bao&quot;,&quot;given&quot;:&quot;Fu&quot;,&quot;parse-names&quot;:false,&quot;dropping-particle&quot;:&quot;&quot;,&quot;non-dropping-particle&quot;:&quot;&quot;}],&quot;container-title&quot;:&quot;2022 IEEE Intl Conf on Dependable, Autonomic and Secure Computing, Intl Conf on Pervasive Intelligence and Computing, Intl Conf on Cloud and Big Data Computing, Intl Conf on Cyber Science and Technology Congress (DASC/PiCom/CBDCom/CyberSciTech)&quot;,&quot;DOI&quot;:&quot;10.1109/DASC/PiCom/CBDCom/Cy55231.2022.9927990&quot;,&quot;ISBN&quot;:&quot;978-1-6654-6297-6&quot;,&quot;issued&quot;:{&quot;date-parts&quot;:[[2022,9,12]]},&quot;page&quot;:&quot;1-6&quot;,&quot;publisher&quot;:&quot;IEEE&quot;,&quot;container-title-short&quot;:&quot;&quot;},&quot;isTemporary&quot;:false,&quot;suppress-author&quot;:false,&quot;composite&quot;:false,&quot;author-only&quot;:false}]},{&quot;citationID&quot;:&quot;MENDELEY_CITATION_d4c8c31c-7650-43bf-8b5d-3bea199e77c8&quot;,&quot;properties&quot;:{&quot;noteIndex&quot;:0},&quot;isEdited&quot;:false,&quot;manualOverride&quot;:{&quot;isManuallyOverridden&quot;:false,&quot;citeprocText&quot;:&quot;[18]&quot;,&quot;manualOverrideText&quot;:&quot;&quot;},&quot;citationTag&quot;:&quot;MENDELEY_CITATION_v3_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&quot;,&quot;citationItems&quot;:[{&quot;id&quot;:&quot;7c60f329-c626-372d-8863-2cf7fa4bead7&quot;,&quot;itemData&quot;:{&quot;type&quot;:&quot;paper-conference&quot;,&quot;id&quot;:&quot;7c60f329-c626-372d-8863-2cf7fa4bead7&quot;,&quot;title&quot;:&quot;USESPEC to BPMN: Web generator program for use case specification to BPMN&quot;,&quot;groupId&quot;:&quot;6bc66eaa-1a60-3c94-be66-a673817d77b5&quot;,&quot;author&quot;:[{&quot;family&quot;:&quot;Fatimah&quot;,&quot;given&quot;:&quot;Intan Noer&quot;,&quot;parse-names&quot;:false,&quot;dropping-particle&quot;:&quot;&quot;,&quot;non-dropping-particle&quot;:&quot;&quot;},{&quot;family&quot;:&quot;Altavin&quot;,&quot;given&quot;:&quot;Rayhan Nauval&quot;,&quot;parse-names&quot;:false,&quot;dropping-particle&quot;:&quot;&quot;,&quot;non-dropping-particle&quot;:&quot;&quot;},{&quot;family&quot;:&quot;Pangihutan&quot;,&quot;given&quot;:&quot;Albert Samuel&quot;,&quot;parse-names&quot;:false,&quot;dropping-particle&quot;:&quot;&quot;,&quot;non-dropping-particle&quot;:&quot;&quot;},{&quot;family&quot;:&quot;Junianto&quot;,&quot;given&quot;:&quot;Andrico Mauludi&quot;,&quot;parse-names&quot;:false,&quot;dropping-particle&quot;:&quot;&quot;,&quot;non-dropping-particle&quot;:&quot;&quot;},{&quot;family&quot;:&quot;Gani&quot;,&quot;given&quot;:&quot;Muhammad Abdul&quot;,&quot;parse-names&quot;:false,&quot;dropping-particle&quot;:&quot;&quot;,&quot;non-dropping-particle&quot;:&quot;&quot;},{&quot;family&quot;:&quot;Khairullah&quot;,&quot;given&quot;:&quot;M. Raihan Nady&quot;,&quot;parse-names&quot;:false,&quot;dropping-particle&quot;:&quot;&quot;,&quot;non-dropping-particle&quot;:&quot;&quot;},{&quot;family&quot;:&quot;Munawaroh&quot;,&quot;given&quot;:&quot;&quot;,&quot;parse-names&quot;:false,&quot;dropping-particle&quot;:&quot;&quot;,&quot;non-dropping-particle&quot;:&quot;&quot;},{&quot;family&quot;:&quot;Zaman&quot;,&quot;given&quot;:&quot;Badrus&quot;,&quot;parse-names&quot;:false,&quot;dropping-particle&quot;:&quot;&quot;,&quot;non-dropping-particle&quot;:&quot;&quot;},{&quot;family&quot;:&quot;Raharjana&quot;,&quot;given&quot;:&quot;Indra Kharisma&quot;,&quot;parse-names&quot;:false,&quot;dropping-particle&quot;:&quot;&quot;,&quot;non-dropping-particle&quot;:&quot;&quot;}],&quot;DOI&quot;:&quot;10.1063/5.0103694&quot;,&quot;issued&quot;:{&quot;date-parts&quot;:[[2023]]},&quot;page&quot;:&quot;040008&quot;,&quot;container-title-short&quot;:&quot;&quot;},&quot;isTemporary&quot;:false,&quot;suppress-author&quot;:false,&quot;composite&quot;:false,&quot;author-only&quot;:false}]},{&quot;citationID&quot;:&quot;MENDELEY_CITATION_63b766aa-d6c4-4ce6-8466-2c1fdbf43cef&quot;,&quot;properties&quot;:{&quot;noteIndex&quot;:0},&quot;isEdited&quot;:false,&quot;manualOverride&quot;:{&quot;isManuallyOverridden&quot;:false,&quot;citeprocText&quot;:&quot;[21]&quot;,&quot;manualOverrideText&quot;:&quot;&quot;},&quot;citationTag&quot;:&quot;MENDELEY_CITATION_v3_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&quot;,&quot;citationItems&quot;:[{&quot;id&quot;:&quot;8c515bc7-6878-3d30-8adb-1e6aeccea932&quot;,&quot;itemData&quot;:{&quot;type&quot;:&quot;chapter&quot;,&quot;id&quot;:&quot;8c515bc7-6878-3d30-8adb-1e6aeccea932&quot;,&quot;title&quot;:&quot;Probabilistic Model Checking of BPMN Processes at Runtime&quot;,&quot;groupId&quot;:&quot;6bc66eaa-1a60-3c94-be66-a673817d77b5&quot;,&quot;author&quot;:[{&quot;family&quot;:&quot;Falcone&quot;,&quot;given&quot;:&quot;Yliès&quot;,&quot;parse-names&quot;:false,&quot;dropping-particle&quot;:&quot;&quot;,&quot;non-dropping-particle&quot;:&quot;&quot;},{&quot;family&quot;:&quot;Salaün&quot;,&quot;given&quot;:&quot;Gwen&quot;,&quot;parse-names&quot;:false,&quot;dropping-particle&quot;:&quot;&quot;,&quot;non-dropping-particle&quot;:&quot;&quot;},{&quot;family&quot;:&quot;Zuo&quot;,&quot;given&quot;:&quot;Ahang&quot;,&quot;parse-names&quot;:false,&quot;dropping-particle&quot;:&quot;&quot;,&quot;non-dropping-particle&quot;:&quot;&quot;}],&quot;DOI&quot;:&quot;10.1007/978-3-031-07727-2_11&quot;,&quot;issued&quot;:{&quot;date-parts&quot;:[[2022]]},&quot;page&quot;:&quot;191-208&quot;,&quot;container-title-short&quot;:&quot;&quot;},&quot;isTemporary&quot;:false,&quot;suppress-author&quot;:false,&quot;composite&quot;:false,&quot;author-only&quot;:false}]},{&quot;citationID&quot;:&quot;MENDELEY_CITATION_d492a48f-1018-4317-a53e-4db2ecd469a6&quot;,&quot;properties&quot;:{&quot;noteIndex&quot;:0},&quot;isEdited&quot;:false,&quot;manualOverride&quot;:{&quot;isManuallyOverridden&quot;:false,&quot;citeprocText&quot;:&quot;[20]&quot;,&quot;manualOverrideText&quot;:&quot;&quot;},&quot;citationTag&quot;:&quot;MENDELEY_CITATION_v3_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&quot;,&quot;citationItems&quot;:[{&quot;id&quot;:&quot;0e895c82-b022-33fb-8712-602058806957&quot;,&quot;itemData&quot;:{&quot;type&quot;:&quot;paper-conference&quot;,&quot;id&quot;:&quot;0e895c82-b022-33fb-8712-602058806957&quot;,&quot;title&quot;:&quot;Analyzing Realizability of BPMN Choreographies&quot;,&quot;groupId&quot;:&quot;6bc66eaa-1a60-3c94-be66-a673817d77b5&quot;,&quot;author&quot;:[{&quot;family&quot;:&quot;Zhang&quot;,&quot;given&quot;:&quot;Mei&quot;,&quot;parse-names&quot;:false,&quot;dropping-particle&quot;:&quot;&quot;,&quot;non-dropping-particle&quot;:&quot;&quot;},{&quot;family&quot;:&quot;Li&quot;,&quot;given&quot;:&quot;Hui&quot;,&quot;parse-names&quot;:false,&quot;dropping-particle&quot;:&quot;&quot;,&quot;non-dropping-particle&quot;:&quot;&quot;},{&quot;family&quot;:&quot;Huang&quot;,&quot;given&quot;:&quot;Zuyuan&quot;,&quot;parse-names&quot;:false,&quot;dropping-particle&quot;:&quot;&quot;,&quot;non-dropping-particle&quot;:&quot;&quot;},{&quot;family&quot;:&quot;Huang&quot;,&quot;given&quot;:&quot;Yudou&quot;,&quot;parse-names&quot;:false,&quot;dropping-particle&quot;:&quot;&quot;,&quot;non-dropping-particle&quot;:&quot;&quot;},{&quot;family&quot;:&quot;Bao&quot;,&quot;given&quot;:&quot;Fu&quot;,&quot;parse-names&quot;:false,&quot;dropping-particle&quot;:&quot;&quot;,&quot;non-dropping-particle&quot;:&quot;&quot;}],&quot;container-title&quot;:&quot;2022 IEEE Intl Conf on Dependable, Autonomic and Secure Computing, Intl Conf on Pervasive Intelligence and Computing, Intl Conf on Cloud and Big Data Computing, Intl Conf on Cyber Science and Technology Congress (DASC/PiCom/CBDCom/CyberSciTech)&quot;,&quot;DOI&quot;:&quot;10.1109/DASC/PiCom/CBDCom/Cy55231.2022.9927990&quot;,&quot;ISBN&quot;:&quot;978-1-6654-6297-6&quot;,&quot;issued&quot;:{&quot;date-parts&quot;:[[2022,9,12]]},&quot;page&quot;:&quot;1-6&quot;,&quot;publisher&quot;:&quot;IEEE&quot;,&quot;container-title-short&quot;:&quot;&quot;},&quot;isTemporary&quot;:false,&quot;suppress-author&quot;:false,&quot;composite&quot;:false,&quot;author-only&quot;:false}]},{&quot;citationID&quot;:&quot;MENDELEY_CITATION_a0074a90-059c-42b4-9140-fcc94b8d636a&quot;,&quot;properties&quot;:{&quot;noteIndex&quot;:0},&quot;isEdited&quot;:false,&quot;manualOverride&quot;:{&quot;isManuallyOverridden&quot;:false,&quot;citeprocText&quot;:&quot;[21]&quot;,&quot;manualOverrideText&quot;:&quot;&quot;},&quot;citationTag&quot;:&quot;MENDELEY_CITATION_v3_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&quot;,&quot;citationItems&quot;:[{&quot;id&quot;:&quot;8c515bc7-6878-3d30-8adb-1e6aeccea932&quot;,&quot;itemData&quot;:{&quot;type&quot;:&quot;chapter&quot;,&quot;id&quot;:&quot;8c515bc7-6878-3d30-8adb-1e6aeccea932&quot;,&quot;title&quot;:&quot;Probabilistic Model Checking of BPMN Processes at Runtime&quot;,&quot;groupId&quot;:&quot;6bc66eaa-1a60-3c94-be66-a673817d77b5&quot;,&quot;author&quot;:[{&quot;family&quot;:&quot;Falcone&quot;,&quot;given&quot;:&quot;Yliès&quot;,&quot;parse-names&quot;:false,&quot;dropping-particle&quot;:&quot;&quot;,&quot;non-dropping-particle&quot;:&quot;&quot;},{&quot;family&quot;:&quot;Salaün&quot;,&quot;given&quot;:&quot;Gwen&quot;,&quot;parse-names&quot;:false,&quot;dropping-particle&quot;:&quot;&quot;,&quot;non-dropping-particle&quot;:&quot;&quot;},{&quot;family&quot;:&quot;Zuo&quot;,&quot;given&quot;:&quot;Ahang&quot;,&quot;parse-names&quot;:false,&quot;dropping-particle&quot;:&quot;&quot;,&quot;non-dropping-particle&quot;:&quot;&quot;}],&quot;DOI&quot;:&quot;10.1007/978-3-031-07727-2_11&quot;,&quot;issued&quot;:{&quot;date-parts&quot;:[[2022]]},&quot;page&quot;:&quot;191-208&quot;,&quot;container-title-short&quot;:&quot;&quot;},&quot;isTemporary&quot;:false,&quot;suppress-author&quot;:false,&quot;composite&quot;:false,&quot;author-only&quot;:false}]},{&quot;citationID&quot;:&quot;MENDELEY_CITATION_bd8c9a7e-0d3f-4ef8-8611-59cf0556d081&quot;,&quot;properties&quot;:{&quot;noteIndex&quot;:0},&quot;isEdited&quot;:false,&quot;manualOverride&quot;:{&quot;isManuallyOverridden&quot;:false,&quot;citeprocText&quot;:&quot;[21], [22]&quot;,&quot;manualOverrideText&quot;:&quot;&quot;},&quot;citationTag&quot;:&quot;MENDELEY_CITATION_v3_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&quot;,&quot;citationItems&quot;:[{&quot;id&quot;:&quot;6d15f369-7b3a-3e6f-bb4c-db4d51430fa3&quot;,&quot;itemData&quot;:{&quot;type&quot;:&quot;chapter&quot;,&quot;id&quot;:&quot;6d15f369-7b3a-3e6f-bb4c-db4d51430fa3&quot;,&quot;title&quot;:&quot;WEASY: A Tool for Modelling Optimised BPMN Processes&quot;,&quot;groupId&quot;:&quot;6bc66eaa-1a60-3c94-be66-a673817d77b5&quot;,&quot;author&quot;:[{&quot;family&quot;:&quot;Contreras&quot;,&quot;given&quot;:&quot;Angel&quot;,&quot;parse-names&quot;:false,&quot;dropping-particle&quot;:&quot;&quot;,&quot;non-dropping-particle&quot;:&quot;&quot;},{&quot;family&quot;:&quot;Falcone&quot;,&quot;given&quot;:&quot;Yliès&quot;,&quot;parse-names&quot;:false,&quot;dropping-particle&quot;:&quot;&quot;,&quot;non-dropping-particle&quot;:&quot;&quot;},{&quot;family&quot;:&quot;Salaün&quot;,&quot;given&quot;:&quot;Gwen&quot;,&quot;parse-names&quot;:false,&quot;dropping-particle&quot;:&quot;&quot;,&quot;non-dropping-particle&quot;:&quot;&quot;},{&quot;family&quot;:&quot;Zuo&quot;,&quot;given&quot;:&quot;Ahang&quot;,&quot;parse-names&quot;:false,&quot;dropping-particle&quot;:&quot;&quot;,&quot;non-dropping-particle&quot;:&quot;&quot;}],&quot;DOI&quot;:&quot;10.1007/978-3-031-20872-0_7&quot;,&quot;issued&quot;:{&quot;date-parts&quot;:[[2022]]},&quot;page&quot;:&quot;110-118&quot;,&quot;container-title-short&quot;:&quot;&quot;},&quot;isTemporary&quot;:false,&quot;suppress-author&quot;:false,&quot;composite&quot;:false,&quot;author-only&quot;:false},{&quot;id&quot;:&quot;8c515bc7-6878-3d30-8adb-1e6aeccea932&quot;,&quot;itemData&quot;:{&quot;type&quot;:&quot;chapter&quot;,&quot;id&quot;:&quot;8c515bc7-6878-3d30-8adb-1e6aeccea932&quot;,&quot;title&quot;:&quot;Probabilistic Model Checking of BPMN Processes at Runtime&quot;,&quot;groupId&quot;:&quot;6bc66eaa-1a60-3c94-be66-a673817d77b5&quot;,&quot;author&quot;:[{&quot;family&quot;:&quot;Falcone&quot;,&quot;given&quot;:&quot;Yliès&quot;,&quot;parse-names&quot;:false,&quot;dropping-particle&quot;:&quot;&quot;,&quot;non-dropping-particle&quot;:&quot;&quot;},{&quot;family&quot;:&quot;Salaün&quot;,&quot;given&quot;:&quot;Gwen&quot;,&quot;parse-names&quot;:false,&quot;dropping-particle&quot;:&quot;&quot;,&quot;non-dropping-particle&quot;:&quot;&quot;},{&quot;family&quot;:&quot;Zuo&quot;,&quot;given&quot;:&quot;Ahang&quot;,&quot;parse-names&quot;:false,&quot;dropping-particle&quot;:&quot;&quot;,&quot;non-dropping-particle&quot;:&quot;&quot;}],&quot;DOI&quot;:&quot;10.1007/978-3-031-07727-2_11&quot;,&quot;issued&quot;:{&quot;date-parts&quot;:[[2022]]},&quot;page&quot;:&quot;191-208&quot;,&quot;container-title-short&quot;:&quot;&quot;},&quot;isTemporary&quot;:false}]},{&quot;citationID&quot;:&quot;MENDELEY_CITATION_ae65c3bb-94ae-44cd-8d7c-c7a3a0f9893f&quot;,&quot;properties&quot;:{&quot;noteIndex&quot;:0},&quot;isEdited&quot;:false,&quot;manualOverride&quot;:{&quot;isManuallyOverridden&quot;:false,&quot;citeprocText&quot;:&quot;[23]&quot;,&quot;manualOverrideText&quot;:&quot;&quot;},&quot;citationTag&quot;:&quot;MENDELEY_CITATION_v3_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&quot;,&quot;citationItems&quot;:[{&quot;id&quot;:&quot;d5f2b8a5-aa24-3521-8d25-933679e47c3f&quot;,&quot;itemData&quot;:{&quot;type&quot;:&quot;paper-conference&quot;,&quot;id&quot;:&quot;d5f2b8a5-aa24-3521-8d25-933679e47c3f&quot;,&quot;title&quot;:&quot;Identifying Support for Knowledge-Intensive Processes in BPMN and its Extensions&quot;,&quot;groupId&quot;:&quot;6bc66eaa-1a60-3c94-be66-a673817d77b5&quot;,&quot;author&quot;:[{&quot;family&quot;:&quot;Nunes&quot;,&quot;given&quot;:&quot;Mariano de Oliveira&quot;,&quot;parse-names&quot;:false,&quot;dropping-particle&quot;:&quot;&quot;,&quot;non-dropping-particle&quot;:&quot;&quot;},{&quot;family&quot;:&quot;Pillat&quot;,&quot;given&quot;:&quot;Raquel Mainardi&quot;,&quot;parse-names&quot;:false,&quot;dropping-particle&quot;:&quot;&quot;,&quot;non-dropping-particle&quot;:&quot;&quot;},{&quot;family&quot;:&quot;Oliveira&quot;,&quot;given&quot;:&quot;Toacy Cavalcante&quot;,&quot;parse-names&quot;:false,&quot;dropping-particle&quot;:&quot;de&quot;,&quot;non-dropping-particle&quot;:&quot;&quot;}],&quot;container-title&quot;:&quot;Proceedings of the XIX Brazilian Symposium on Information Systems&quot;,&quot;DOI&quot;:&quot;10.1145/3592813.3592937&quot;,&quot;ISBN&quot;:&quot;9798400707599&quot;,&quot;issued&quot;:{&quot;date-parts&quot;:[[2023,5,29]]},&quot;publisher-place&quot;:&quot;New York, NY, USA&quot;,&quot;page&quot;:&quot;451-458&quot;,&quot;publisher&quot;:&quot;ACM&quot;,&quot;container-title-short&quot;:&quot;&quot;},&quot;isTemporary&quot;:false,&quot;suppress-author&quot;:false,&quot;composite&quot;:false,&quot;author-only&quot;:false}]},{&quot;citationID&quot;:&quot;MENDELEY_CITATION_0b3eaec9-b0f6-498d-9b2a-80c2bbcabace&quot;,&quot;properties&quot;:{&quot;noteIndex&quot;:0},&quot;isEdited&quot;:false,&quot;manualOverride&quot;:{&quot;isManuallyOverridden&quot;:false,&quot;citeprocText&quot;:&quot;[24]&quot;,&quot;manualOverrideText&quot;:&quot;&quot;},&quot;citationTag&quot;:&quot;MENDELEY_CITATION_v3_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&quot;,&quot;citationItems&quot;:[{&quot;id&quot;:&quot;1fa9b33f-2561-311e-949b-da74c240688d&quot;,&quot;itemData&quot;:{&quot;type&quot;:&quot;paper-conference&quot;,&quot;id&quot;:&quot;1fa9b33f-2561-311e-949b-da74c240688d&quot;,&quot;title&quot;:&quot;Approach to Generating Functional Test Cases from BPMN Process Diagrams&quot;,&quot;groupId&quot;:&quot;6bc66eaa-1a60-3c94-be66-a673817d77b5&quot;,&quot;author&quot;:[{&quot;family&quot;:&quot;Olberg&quot;,&quot;given&quot;:&quot;Pauline&quot;,&quot;parse-names&quot;:false,&quot;dropping-particle&quot;:&quot;&quot;,&quot;non-dropping-particle&quot;:&quot;von&quot;},{&quot;family&quot;:&quot;Strey&quot;,&quot;given&quot;:&quot;Lukas&quot;,&quot;parse-names&quot;:false,&quot;dropping-particle&quot;:&quot;&quot;,&quot;non-dropping-particle&quot;:&quot;&quot;}],&quot;container-title&quot;:&quot;2022 IEEE 30th International Requirements Engineering Conference Workshops (REW)&quot;,&quot;DOI&quot;:&quot;10.1109/REW56159.2022.00042&quot;,&quot;ISBN&quot;:&quot;978-1-6654-6000-2&quot;,&quot;issued&quot;:{&quot;date-parts&quot;:[[2022,8]]},&quot;page&quot;:&quot;185-189&quot;,&quot;publisher&quot;:&quot;IEEE&quot;,&quot;container-title-short&quot;:&quot;&quot;},&quot;isTemporary&quot;:false,&quot;suppress-author&quot;:false,&quot;composite&quot;:false,&quot;author-only&quot;:false}]},{&quot;citationID&quot;:&quot;MENDELEY_CITATION_331da7c2-c182-4442-aed9-c3423d0ea536&quot;,&quot;properties&quot;:{&quot;noteIndex&quot;:0},&quot;isEdited&quot;:false,&quot;manualOverride&quot;:{&quot;isManuallyOverridden&quot;:false,&quot;citeprocText&quot;:&quot;[22]&quot;,&quot;manualOverrideText&quot;:&quot;&quot;},&quot;citationTag&quot;:&quot;MENDELEY_CITATION_v3_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&quot;,&quot;citationItems&quot;:[{&quot;id&quot;:&quot;6d15f369-7b3a-3e6f-bb4c-db4d51430fa3&quot;,&quot;itemData&quot;:{&quot;type&quot;:&quot;chapter&quot;,&quot;id&quot;:&quot;6d15f369-7b3a-3e6f-bb4c-db4d51430fa3&quot;,&quot;title&quot;:&quot;WEASY: A Tool for Modelling Optimised BPMN Processes&quot;,&quot;groupId&quot;:&quot;6bc66eaa-1a60-3c94-be66-a673817d77b5&quot;,&quot;author&quot;:[{&quot;family&quot;:&quot;Contreras&quot;,&quot;given&quot;:&quot;Angel&quot;,&quot;parse-names&quot;:false,&quot;dropping-particle&quot;:&quot;&quot;,&quot;non-dropping-particle&quot;:&quot;&quot;},{&quot;family&quot;:&quot;Falcone&quot;,&quot;given&quot;:&quot;Yliès&quot;,&quot;parse-names&quot;:false,&quot;dropping-particle&quot;:&quot;&quot;,&quot;non-dropping-particle&quot;:&quot;&quot;},{&quot;family&quot;:&quot;Salaün&quot;,&quot;given&quot;:&quot;Gwen&quot;,&quot;parse-names&quot;:false,&quot;dropping-particle&quot;:&quot;&quot;,&quot;non-dropping-particle&quot;:&quot;&quot;},{&quot;family&quot;:&quot;Zuo&quot;,&quot;given&quot;:&quot;Ahang&quot;,&quot;parse-names&quot;:false,&quot;dropping-particle&quot;:&quot;&quot;,&quot;non-dropping-particle&quot;:&quot;&quot;}],&quot;DOI&quot;:&quot;10.1007/978-3-031-20872-0_7&quot;,&quot;issued&quot;:{&quot;date-parts&quot;:[[2022]]},&quot;page&quot;:&quot;110-118&quot;,&quot;container-title-short&quot;:&quot;&quot;},&quot;isTemporary&quot;:false,&quot;suppress-author&quot;:false,&quot;composite&quot;:false,&quot;author-only&quot;:false}]},{&quot;citationID&quot;:&quot;MENDELEY_CITATION_7ce4e0a1-9a4d-41db-a4f2-cef3f986b725&quot;,&quot;properties&quot;:{&quot;noteIndex&quot;:0},&quot;isEdited&quot;:false,&quot;manualOverride&quot;:{&quot;isManuallyOverridden&quot;:false,&quot;citeprocText&quot;:&quot;[24]&quot;,&quot;manualOverrideText&quot;:&quot;&quot;},&quot;citationTag&quot;:&quot;MENDELEY_CITATION_v3_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&quot;,&quot;citationItems&quot;:[{&quot;id&quot;:&quot;1fa9b33f-2561-311e-949b-da74c240688d&quot;,&quot;itemData&quot;:{&quot;type&quot;:&quot;paper-conference&quot;,&quot;id&quot;:&quot;1fa9b33f-2561-311e-949b-da74c240688d&quot;,&quot;title&quot;:&quot;Approach to Generating Functional Test Cases from BPMN Process Diagrams&quot;,&quot;groupId&quot;:&quot;6bc66eaa-1a60-3c94-be66-a673817d77b5&quot;,&quot;author&quot;:[{&quot;family&quot;:&quot;Olberg&quot;,&quot;given&quot;:&quot;Pauline&quot;,&quot;parse-names&quot;:false,&quot;dropping-particle&quot;:&quot;&quot;,&quot;non-dropping-particle&quot;:&quot;von&quot;},{&quot;family&quot;:&quot;Strey&quot;,&quot;given&quot;:&quot;Lukas&quot;,&quot;parse-names&quot;:false,&quot;dropping-particle&quot;:&quot;&quot;,&quot;non-dropping-particle&quot;:&quot;&quot;}],&quot;container-title&quot;:&quot;2022 IEEE 30th International Requirements Engineering Conference Workshops (REW)&quot;,&quot;DOI&quot;:&quot;10.1109/REW56159.2022.00042&quot;,&quot;ISBN&quot;:&quot;978-1-6654-6000-2&quot;,&quot;issued&quot;:{&quot;date-parts&quot;:[[2022,8]]},&quot;page&quot;:&quot;185-189&quot;,&quot;publisher&quot;:&quot;IEEE&quot;,&quot;container-title-short&quot;:&quot;&quot;},&quot;isTemporary&quot;:false,&quot;suppress-author&quot;:false,&quot;composite&quot;:false,&quot;author-only&quot;:false}]},{&quot;citationID&quot;:&quot;MENDELEY_CITATION_a8ceea46-6124-4235-9394-403eb05ac0fa&quot;,&quot;properties&quot;:{&quot;noteIndex&quot;:0},&quot;isEdited&quot;:false,&quot;manualOverride&quot;:{&quot;isManuallyOverridden&quot;:false,&quot;citeprocText&quot;:&quot;[25]&quot;,&quot;manualOverrideText&quot;:&quot;&quot;},&quot;citationTag&quot;:&quot;MENDELEY_CITATION_v3_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&quot;,&quot;citationItems&quot;:[{&quot;id&quot;:&quot;c3013e11-0e5a-3af8-aaa6-2c4a366f3940&quot;,&quot;itemData&quot;:{&quot;type&quot;:&quot;chapter&quot;,&quot;id&quot;:&quot;c3013e11-0e5a-3af8-aaa6-2c4a366f3940&quot;,&quot;title&quot;:&quot;Towards a Comprehensive BPMN Extension for Modeling IoT-Aware Processes in Business Process Models&quot;,&quot;groupId&quot;:&quot;6bc66eaa-1a60-3c94-be66-a673817d77b5&quot;,&quot;author&quot;:[{&quot;family&quot;:&quot;Kirikkayis&quot;,&quot;given&quot;:&quot;Yusuf&quot;,&quot;parse-names&quot;:false,&quot;dropping-particle&quot;:&quot;&quot;,&quot;non-dropping-particle&quot;:&quot;&quot;},{&quot;family&quot;:&quot;Gallik&quot;,&quot;given&quot;:&quot;Florian&quot;,&quot;parse-names&quot;:false,&quot;dropping-particle&quot;:&quot;&quot;,&quot;non-dropping-particle&quot;:&quot;&quot;},{&quot;family&quot;:&quot;Reichert&quot;,&quot;given&quot;:&quot;Manfred&quot;,&quot;parse-names&quot;:false,&quot;dropping-particle&quot;:&quot;&quot;,&quot;non-dropping-particle&quot;:&quot;&quot;}],&quot;DOI&quot;:&quot;10.1007/978-3-031-05760-1_47&quot;,&quot;issued&quot;:{&quot;date-parts&quot;:[[2022]]},&quot;page&quot;:&quot;711-718&quot;,&quot;container-title-short&quot;:&quot;&quot;},&quot;isTemporary&quot;:false,&quot;suppress-author&quot;:false,&quot;composite&quot;:false,&quot;author-only&quot;:false}]},{&quot;citationID&quot;:&quot;MENDELEY_CITATION_80ac75c3-d583-44f6-ab4b-44c4a601568a&quot;,&quot;properties&quot;:{&quot;noteIndex&quot;:0},&quot;isEdited&quot;:false,&quot;manualOverride&quot;:{&quot;isManuallyOverridden&quot;:false,&quot;citeprocText&quot;:&quot;[26]&quot;,&quot;manualOverrideText&quot;:&quot;&quot;},&quot;citationTag&quot;:&quot;MENDELEY_CITATION_v3_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&quot;,&quot;citationItems&quot;:[{&quot;id&quot;:&quot;e03b51af-189f-3b95-b40d-ae1dc9915b1b&quot;,&quot;itemData&quot;:{&quot;type&quot;:&quot;article-journal&quot;,&quot;id&quot;:&quot;e03b51af-189f-3b95-b40d-ae1dc9915b1b&quot;,&quot;title&quot;:&quot;An empirical study of rules for mapping BPMN models to graphical user interfaces&quot;,&quot;groupId&quot;:&quot;6bc66eaa-1a60-3c94-be66-a673817d77b5&quot;,&quot;author&quot;:[{&quot;family&quot;:&quot;Díaz&quot;,&quot;given&quot;:&quot;Eduardo&quot;,&quot;parse-names&quot;:false,&quot;dropping-particle&quot;:&quot;&quot;,&quot;non-dropping-particle&quot;:&quot;&quot;},{&quot;family&quot;:&quot;Panach&quot;,&quot;given&quot;:&quot;José Ignacio&quot;,&quot;parse-names&quot;:false,&quot;dropping-particle&quot;:&quot;&quot;,&quot;non-dropping-particle&quot;:&quot;&quot;},{&quot;family&quot;:&quot;Rueda&quot;,&quot;given&quot;:&quot;Silvia&quot;,&quot;parse-names&quot;:false,&quot;dropping-particle&quot;:&quot;&quot;,&quot;non-dropping-particle&quot;:&quot;&quot;},{&quot;family&quot;:&quot;Vanderdonckt&quot;,&quot;given&quot;:&quot;Jean&quot;,&quot;parse-names&quot;:false,&quot;dropping-particle&quot;:&quot;&quot;,&quot;non-dropping-particle&quot;:&quot;&quot;}],&quot;container-title&quot;:&quot;Multimedia Tools and Applications&quot;,&quot;DOI&quot;:&quot;10.1007/s11042-020-09651-6&quot;,&quot;ISSN&quot;:&quot;1380-7501&quot;,&quot;issued&quot;:{&quot;date-parts&quot;:[[2021,3,14]]},&quot;page&quot;:&quot;9813-9848&quot;,&quot;issue&quot;:&quot;7&quot;,&quot;volume&quot;:&quot;80&quot;,&quot;container-title-short&quot;:&quot;Multimed Tools Appl&quot;},&quot;isTemporary&quot;:false,&quot;suppress-author&quot;:false,&quot;composite&quot;:false,&quot;author-only&quot;:false}]},{&quot;citationID&quot;:&quot;MENDELEY_CITATION_75484214-719b-4ab9-8c5a-1972af9fb75b&quot;,&quot;properties&quot;:{&quot;noteIndex&quot;:0},&quot;isEdited&quot;:false,&quot;manualOverride&quot;:{&quot;isManuallyOverridden&quot;:false,&quot;citeprocText&quot;:&quot;[25], [26]&quot;,&quot;manualOverrideText&quot;:&quot;&quot;},&quot;citationTag&quot;:&quot;MENDELEY_CITATION_v3_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&quot;,&quot;citationItems&quot;:[{&quot;id&quot;:&quot;c3013e11-0e5a-3af8-aaa6-2c4a366f3940&quot;,&quot;itemData&quot;:{&quot;type&quot;:&quot;chapter&quot;,&quot;id&quot;:&quot;c3013e11-0e5a-3af8-aaa6-2c4a366f3940&quot;,&quot;title&quot;:&quot;Towards a Comprehensive BPMN Extension for Modeling IoT-Aware Processes in Business Process Models&quot;,&quot;groupId&quot;:&quot;6bc66eaa-1a60-3c94-be66-a673817d77b5&quot;,&quot;author&quot;:[{&quot;family&quot;:&quot;Kirikkayis&quot;,&quot;given&quot;:&quot;Yusuf&quot;,&quot;parse-names&quot;:false,&quot;dropping-particle&quot;:&quot;&quot;,&quot;non-dropping-particle&quot;:&quot;&quot;},{&quot;family&quot;:&quot;Gallik&quot;,&quot;given&quot;:&quot;Florian&quot;,&quot;parse-names&quot;:false,&quot;dropping-particle&quot;:&quot;&quot;,&quot;non-dropping-particle&quot;:&quot;&quot;},{&quot;family&quot;:&quot;Reichert&quot;,&quot;given&quot;:&quot;Manfred&quot;,&quot;parse-names&quot;:false,&quot;dropping-particle&quot;:&quot;&quot;,&quot;non-dropping-particle&quot;:&quot;&quot;}],&quot;DOI&quot;:&quot;10.1007/978-3-031-05760-1_47&quot;,&quot;issued&quot;:{&quot;date-parts&quot;:[[2022]]},&quot;page&quot;:&quot;711-718&quot;,&quot;container-title-short&quot;:&quot;&quot;},&quot;isTemporary&quot;:false,&quot;suppress-author&quot;:false,&quot;composite&quot;:false,&quot;author-only&quot;:false},{&quot;id&quot;:&quot;e03b51af-189f-3b95-b40d-ae1dc9915b1b&quot;,&quot;itemData&quot;:{&quot;type&quot;:&quot;article-journal&quot;,&quot;id&quot;:&quot;e03b51af-189f-3b95-b40d-ae1dc9915b1b&quot;,&quot;title&quot;:&quot;An empirical study of rules for mapping BPMN models to graphical user interfaces&quot;,&quot;groupId&quot;:&quot;6bc66eaa-1a60-3c94-be66-a673817d77b5&quot;,&quot;author&quot;:[{&quot;family&quot;:&quot;Díaz&quot;,&quot;given&quot;:&quot;Eduardo&quot;,&quot;parse-names&quot;:false,&quot;dropping-particle&quot;:&quot;&quot;,&quot;non-dropping-particle&quot;:&quot;&quot;},{&quot;family&quot;:&quot;Panach&quot;,&quot;given&quot;:&quot;José Ignacio&quot;,&quot;parse-names&quot;:false,&quot;dropping-particle&quot;:&quot;&quot;,&quot;non-dropping-particle&quot;:&quot;&quot;},{&quot;family&quot;:&quot;Rueda&quot;,&quot;given&quot;:&quot;Silvia&quot;,&quot;parse-names&quot;:false,&quot;dropping-particle&quot;:&quot;&quot;,&quot;non-dropping-particle&quot;:&quot;&quot;},{&quot;family&quot;:&quot;Vanderdonckt&quot;,&quot;given&quot;:&quot;Jean&quot;,&quot;parse-names&quot;:false,&quot;dropping-particle&quot;:&quot;&quot;,&quot;non-dropping-particle&quot;:&quot;&quot;}],&quot;container-title&quot;:&quot;Multimedia Tools and Applications&quot;,&quot;DOI&quot;:&quot;10.1007/s11042-020-09651-6&quot;,&quot;ISSN&quot;:&quot;1380-7501&quot;,&quot;issued&quot;:{&quot;date-parts&quot;:[[2021,3,14]]},&quot;page&quot;:&quot;9813-9848&quot;,&quot;issue&quot;:&quot;7&quot;,&quot;volume&quot;:&quot;80&quot;,&quot;container-title-short&quot;:&quot;Multimed Tools Appl&quot;},&quot;isTemporary&quot;:false}]},{&quot;citationID&quot;:&quot;MENDELEY_CITATION_d6214653-0008-45e9-8a2c-818792780be9&quot;,&quot;properties&quot;:{&quot;noteIndex&quot;:0},&quot;isEdited&quot;:false,&quot;manualOverride&quot;:{&quot;isManuallyOverridden&quot;:false,&quot;citeprocText&quot;:&quot;[27]&quot;,&quot;manualOverrideText&quot;:&quot;&quot;},&quot;citationTag&quot;:&quot;MENDELEY_CITATION_v3_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&quot;,&quot;citationItems&quot;:[{&quot;id&quot;:&quot;363f4cc7-0321-3e02-925a-370f1d0928c2&quot;,&quot;itemData&quot;:{&quot;type&quot;:&quot;paper-conference&quot;,&quot;id&quot;:&quot;363f4cc7-0321-3e02-925a-370f1d0928c2&quot;,&quot;title&quot;:&quot;BPMN-Based Business Process Modeling and Simulation&quot;,&quot;groupId&quot;:&quot;6bc66eaa-1a60-3c94-be66-a673817d77b5&quot;,&quot;author&quot;:[{&quot;family&quot;:&quot;Bocciarelli&quot;,&quot;given&quot;:&quot;Paolo&quot;,&quot;parse-names&quot;:false,&quot;dropping-particle&quot;:&quot;&quot;,&quot;non-dropping-particle&quot;:&quot;&quot;},{&quot;family&quot;:&quot;D'Ambrogio&quot;,&quot;given&quot;:&quot;Andrea&quot;,&quot;parse-names&quot;:false,&quot;dropping-particle&quot;:&quot;&quot;,&quot;non-dropping-particle&quot;:&quot;&quot;},{&quot;family&quot;:&quot;Giglio&quot;,&quot;given&quot;:&quot;Andrea&quot;,&quot;parse-names&quot;:false,&quot;dropping-particle&quot;:&quot;&quot;,&quot;non-dropping-particle&quot;:&quot;&quot;},{&quot;family&quot;:&quot;Paglia&quot;,&quot;given&quot;:&quot;Emiliano&quot;,&quot;parse-names&quot;:false,&quot;dropping-particle&quot;:&quot;&quot;,&quot;non-dropping-particle&quot;:&quot;&quot;}],&quot;container-title&quot;:&quot;2019 Winter Simulation Conference (WSC)&quot;,&quot;DOI&quot;:&quot;10.1109/WSC40007.2019.9004960&quot;,&quot;ISBN&quot;:&quot;978-1-7281-3283-9&quot;,&quot;issued&quot;:{&quot;date-parts&quot;:[[2019,12]]},&quot;page&quot;:&quot;1439-1453&quot;,&quot;publisher&quot;:&quot;IEEE&quot;,&quot;container-title-short&quot;:&quot;&quot;},&quot;isTemporary&quot;:false,&quot;suppress-author&quot;:false,&quot;composite&quot;:false,&quot;author-only&quot;:false}]},{&quot;citationID&quot;:&quot;MENDELEY_CITATION_331b8f43-20e1-433a-b9e7-9018bc0a609c&quot;,&quot;properties&quot;:{&quot;noteIndex&quot;:0},&quot;isEdited&quot;:false,&quot;manualOverride&quot;:{&quot;isManuallyOverridden&quot;:false,&quot;citeprocText&quot;:&quot;[28]&quot;,&quot;manualOverrideText&quot;:&quot;&quot;},&quot;citationTag&quot;:&quot;MENDELEY_CITATION_v3_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&quot;,&quot;citationItems&quot;:[{&quot;id&quot;:&quot;36197d65-f840-31d5-a6be-75acab9a083e&quot;,&quot;itemData&quot;:{&quot;type&quot;:&quot;paper-conference&quot;,&quot;id&quot;:&quot;36197d65-f840-31d5-a6be-75acab9a083e&quot;,&quot;title&quot;:&quot;Test Case Generation from BPMN with DMN&quot;,&quot;groupId&quot;:&quot;6bc66eaa-1a60-3c94-be66-a673817d77b5&quot;,&quot;author&quot;:[{&quot;family&quot;:&quot;Boonmepipit&quot;,&quot;given&quot;:&quot;Boodsarin&quot;,&quot;parse-names&quot;:false,&quot;dropping-particle&quot;:&quot;&quot;,&quot;non-dropping-particle&quot;:&quot;&quot;},{&quot;family&quot;:&quot;Suwannasart&quot;,&quot;given&quot;:&quot;Taratip&quot;,&quot;parse-names&quot;:false,&quot;dropping-particle&quot;:&quot;&quot;,&quot;non-dropping-particle&quot;:&quot;&quot;}],&quot;container-title&quot;:&quot;Proceedings of the 2019 3rd International Conference on Software and e-Business&quot;,&quot;DOI&quot;:&quot;10.1145/3374549.3374582&quot;,&quot;ISBN&quot;:&quot;9781450376495&quot;,&quot;issued&quot;:{&quot;date-parts&quot;:[[2019,12,9]]},&quot;publisher-place&quot;:&quot;New York, NY, USA&quot;,&quot;page&quot;:&quot;92-96&quot;,&quot;publisher&quot;:&quot;ACM&quot;,&quot;container-title-short&quot;:&quot;&quot;},&quot;isTemporary&quot;:false,&quot;suppress-author&quot;:false,&quot;composite&quot;:false,&quot;author-only&quot;:false}]},{&quot;citationID&quot;:&quot;MENDELEY_CITATION_03cf29a6-50da-4c7c-9495-7dc51c3e5b9f&quot;,&quot;properties&quot;:{&quot;noteIndex&quot;:0},&quot;isEdited&quot;:false,&quot;manualOverride&quot;:{&quot;isManuallyOverridden&quot;:false,&quot;citeprocText&quot;:&quot;[27]&quot;,&quot;manualOverrideText&quot;:&quot;&quot;},&quot;citationTag&quot;:&quot;MENDELEY_CITATION_v3_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&quot;,&quot;citationItems&quot;:[{&quot;id&quot;:&quot;363f4cc7-0321-3e02-925a-370f1d0928c2&quot;,&quot;itemData&quot;:{&quot;type&quot;:&quot;paper-conference&quot;,&quot;id&quot;:&quot;363f4cc7-0321-3e02-925a-370f1d0928c2&quot;,&quot;title&quot;:&quot;BPMN-Based Business Process Modeling and Simulation&quot;,&quot;groupId&quot;:&quot;6bc66eaa-1a60-3c94-be66-a673817d77b5&quot;,&quot;author&quot;:[{&quot;family&quot;:&quot;Bocciarelli&quot;,&quot;given&quot;:&quot;Paolo&quot;,&quot;parse-names&quot;:false,&quot;dropping-particle&quot;:&quot;&quot;,&quot;non-dropping-particle&quot;:&quot;&quot;},{&quot;family&quot;:&quot;D'Ambrogio&quot;,&quot;given&quot;:&quot;Andrea&quot;,&quot;parse-names&quot;:false,&quot;dropping-particle&quot;:&quot;&quot;,&quot;non-dropping-particle&quot;:&quot;&quot;},{&quot;family&quot;:&quot;Giglio&quot;,&quot;given&quot;:&quot;Andrea&quot;,&quot;parse-names&quot;:false,&quot;dropping-particle&quot;:&quot;&quot;,&quot;non-dropping-particle&quot;:&quot;&quot;},{&quot;family&quot;:&quot;Paglia&quot;,&quot;given&quot;:&quot;Emiliano&quot;,&quot;parse-names&quot;:false,&quot;dropping-particle&quot;:&quot;&quot;,&quot;non-dropping-particle&quot;:&quot;&quot;}],&quot;container-title&quot;:&quot;2019 Winter Simulation Conference (WSC)&quot;,&quot;DOI&quot;:&quot;10.1109/WSC40007.2019.9004960&quot;,&quot;ISBN&quot;:&quot;978-1-7281-3283-9&quot;,&quot;issued&quot;:{&quot;date-parts&quot;:[[2019,12]]},&quot;page&quot;:&quot;1439-1453&quot;,&quot;publisher&quot;:&quot;IEEE&quot;,&quot;container-title-short&quot;:&quot;&quot;},&quot;isTemporary&quot;:false,&quot;suppress-author&quot;:false,&quot;composite&quot;:false,&quot;author-only&quot;:false}]},{&quot;citationID&quot;:&quot;MENDELEY_CITATION_476ce182-200f-4339-b478-4e2e89080724&quot;,&quot;properties&quot;:{&quot;noteIndex&quot;:0},&quot;isEdited&quot;:false,&quot;manualOverride&quot;:{&quot;isManuallyOverridden&quot;:false,&quot;citeprocText&quot;:&quot;[29]&quot;,&quot;manualOverrideText&quot;:&quot;&quot;},&quot;citationTag&quot;:&quot;MENDELEY_CITATION_v3_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&quot;,&quot;citationItems&quot;:[{&quot;id&quot;:&quot;4944ac75-bf49-3958-9cdb-7ffa6d440457&quot;,&quot;itemData&quot;:{&quot;type&quot;:&quot;chapter&quot;,&quot;id&quot;:&quot;4944ac75-bf49-3958-9cdb-7ffa6d440457&quot;,&quot;title&quot;:&quot;Petri Nets: A Graphical Tool for System Modelling and Analysis&quot;,&quot;groupId&quot;:&quot;6bc66eaa-1a60-3c94-be66-a673817d77b5&quot;,&quot;author&quot;:[{&quot;family&quot;:&quot;Choquet-Geniet&quot;,&quot;given&quot;:&quot;Annie&quot;,&quot;parse-names&quot;:false,&quot;dropping-particle&quot;:&quot;&quot;,&quot;non-dropping-particle&quot;:&quot;&quot;},{&quot;family&quot;:&quot;Richard&quot;,&quot;given&quot;:&quot;Pascal&quot;,&quot;parse-names&quot;:false,&quot;dropping-particle&quot;:&quot;&quot;,&quot;non-dropping-particle&quot;:&quot;&quot;}],&quot;container-title&quot;:&quot;Software Specification Methods&quot;,&quot;DOI&quot;:&quot;10.1007/978-1-4471-0701-9_14&quot;,&quot;issued&quot;:{&quot;date-parts&quot;:[[2001]]},&quot;publisher-place&quot;:&quot;London&quot;,&quot;page&quot;:&quot;241-257&quot;,&quot;publisher&quot;:&quot;Springer London&quot;,&quot;container-title-short&quot;:&quot;&quot;},&quot;isTemporary&quot;:false,&quot;suppress-author&quot;:false,&quot;composite&quot;:false,&quot;author-only&quot;:false}]},{&quot;citationID&quot;:&quot;MENDELEY_CITATION_34246b33-75cb-4966-ac23-ad086a6fb5b0&quot;,&quot;properties&quot;:{&quot;noteIndex&quot;:0},&quot;isEdited&quot;:false,&quot;manualOverride&quot;:{&quot;isManuallyOverridden&quot;:false,&quot;citeprocText&quot;:&quot;[30]&quot;,&quot;manualOverrideText&quot;:&quot;&quot;},&quot;citationTag&quot;:&quot;MENDELEY_CITATION_v3_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&quot;,&quot;citationItems&quot;:[{&quot;id&quot;:&quot;880a40c2-bae5-3d15-82c5-7b03c29acbdf&quot;,&quot;itemData&quot;:{&quot;type&quot;:&quot;paper-conference&quot;,&quot;id&quot;:&quot;880a40c2-bae5-3d15-82c5-7b03c29acbdf&quot;,&quot;title&quot;:&quot;Petri nets (abstract)&quot;,&quot;groupId&quot;:&quot;6bc66eaa-1a60-3c94-be66-a673817d77b5&quot;,&quot;author&quot;:[{&quot;family&quot;:&quot;Hura&quot;,&quot;given&quot;:&quot;Gurdeep Singh&quot;,&quot;parse-names&quot;:false,&quot;dropping-particle&quot;:&quot;&quot;,&quot;non-dropping-particle&quot;:&quot;&quot;}],&quot;container-title&quot;:&quot;Proceedings of the 1986 ACM fourteenth annual conference on Computer science  - CSC '86&quot;,&quot;DOI&quot;:&quot;10.1145/324634.325331&quot;,&quot;ISBN&quot;:&quot;0897911776&quot;,&quot;issued&quot;:{&quot;date-parts&quot;:[[1986]]},&quot;publisher-place&quot;:&quot;New York, New York, USA&quot;,&quot;page&quot;:&quot;495&quot;,&quot;publisher&quot;:&quot;ACM Press&quot;,&quot;container-title-short&quot;:&quot;&quot;},&quot;isTemporary&quot;:false,&quot;suppress-author&quot;:false,&quot;composite&quot;:false,&quot;author-only&quot;:false}]},{&quot;citationID&quot;:&quot;MENDELEY_CITATION_1f3dcd58-5197-421b-b878-a5df3afb97a2&quot;,&quot;properties&quot;:{&quot;noteIndex&quot;:0},&quot;isEdited&quot;:false,&quot;manualOverride&quot;:{&quot;isManuallyOverridden&quot;:false,&quot;citeprocText&quot;:&quot;[29], [30]&quot;,&quot;manualOverrideText&quot;:&quot;&quot;},&quot;citationTag&quot;:&quot;MENDELEY_CITATION_v3_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&quot;,&quot;citationItems&quot;:[{&quot;id&quot;:&quot;4944ac75-bf49-3958-9cdb-7ffa6d440457&quot;,&quot;itemData&quot;:{&quot;type&quot;:&quot;chapter&quot;,&quot;id&quot;:&quot;4944ac75-bf49-3958-9cdb-7ffa6d440457&quot;,&quot;title&quot;:&quot;Petri Nets: A Graphical Tool for System Modelling and Analysis&quot;,&quot;groupId&quot;:&quot;6bc66eaa-1a60-3c94-be66-a673817d77b5&quot;,&quot;author&quot;:[{&quot;family&quot;:&quot;Choquet-Geniet&quot;,&quot;given&quot;:&quot;Annie&quot;,&quot;parse-names&quot;:false,&quot;dropping-particle&quot;:&quot;&quot;,&quot;non-dropping-particle&quot;:&quot;&quot;},{&quot;family&quot;:&quot;Richard&quot;,&quot;given&quot;:&quot;Pascal&quot;,&quot;parse-names&quot;:false,&quot;dropping-particle&quot;:&quot;&quot;,&quot;non-dropping-particle&quot;:&quot;&quot;}],&quot;container-title&quot;:&quot;Software Specification Methods&quot;,&quot;DOI&quot;:&quot;10.1007/978-1-4471-0701-9_14&quot;,&quot;issued&quot;:{&quot;date-parts&quot;:[[2001]]},&quot;publisher-place&quot;:&quot;London&quot;,&quot;page&quot;:&quot;241-257&quot;,&quot;publisher&quot;:&quot;Springer London&quot;,&quot;container-title-short&quot;:&quot;&quot;},&quot;isTemporary&quot;:false,&quot;suppress-author&quot;:false,&quot;composite&quot;:false,&quot;author-only&quot;:false},{&quot;id&quot;:&quot;880a40c2-bae5-3d15-82c5-7b03c29acbdf&quot;,&quot;itemData&quot;:{&quot;type&quot;:&quot;paper-conference&quot;,&quot;id&quot;:&quot;880a40c2-bae5-3d15-82c5-7b03c29acbdf&quot;,&quot;title&quot;:&quot;Petri nets (abstract)&quot;,&quot;groupId&quot;:&quot;6bc66eaa-1a60-3c94-be66-a673817d77b5&quot;,&quot;author&quot;:[{&quot;family&quot;:&quot;Hura&quot;,&quot;given&quot;:&quot;Gurdeep Singh&quot;,&quot;parse-names&quot;:false,&quot;dropping-particle&quot;:&quot;&quot;,&quot;non-dropping-particle&quot;:&quot;&quot;}],&quot;container-title&quot;:&quot;Proceedings of the 1986 ACM fourteenth annual conference on Computer science  - CSC '86&quot;,&quot;DOI&quot;:&quot;10.1145/324634.325331&quot;,&quot;ISBN&quot;:&quot;0897911776&quot;,&quot;issued&quot;:{&quot;date-parts&quot;:[[1986]]},&quot;publisher-place&quot;:&quot;New York, New York, USA&quot;,&quot;page&quot;:&quot;495&quot;,&quot;publisher&quot;:&quot;ACM Press&quot;,&quot;container-title-short&quot;:&quot;&quot;},&quot;isTemporary&quot;:false}]},{&quot;citationID&quot;:&quot;MENDELEY_CITATION_008fbaff-13be-4a47-86e0-17a1f70b4fb5&quot;,&quot;properties&quot;:{&quot;noteIndex&quot;:0},&quot;isEdited&quot;:false,&quot;manualOverride&quot;:{&quot;isManuallyOverridden&quot;:false,&quot;citeprocText&quot;:&quot;[29]&quot;,&quot;manualOverrideText&quot;:&quot;&quot;},&quot;citationTag&quot;:&quot;MENDELEY_CITATION_v3_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&quot;,&quot;citationItems&quot;:[{&quot;id&quot;:&quot;4944ac75-bf49-3958-9cdb-7ffa6d440457&quot;,&quot;itemData&quot;:{&quot;type&quot;:&quot;chapter&quot;,&quot;id&quot;:&quot;4944ac75-bf49-3958-9cdb-7ffa6d440457&quot;,&quot;title&quot;:&quot;Petri Nets: A Graphical Tool for System Modelling and Analysis&quot;,&quot;groupId&quot;:&quot;6bc66eaa-1a60-3c94-be66-a673817d77b5&quot;,&quot;author&quot;:[{&quot;family&quot;:&quot;Choquet-Geniet&quot;,&quot;given&quot;:&quot;Annie&quot;,&quot;parse-names&quot;:false,&quot;dropping-particle&quot;:&quot;&quot;,&quot;non-dropping-particle&quot;:&quot;&quot;},{&quot;family&quot;:&quot;Richard&quot;,&quot;given&quot;:&quot;Pascal&quot;,&quot;parse-names&quot;:false,&quot;dropping-particle&quot;:&quot;&quot;,&quot;non-dropping-particle&quot;:&quot;&quot;}],&quot;container-title&quot;:&quot;Software Specification Methods&quot;,&quot;DOI&quot;:&quot;10.1007/978-1-4471-0701-9_14&quot;,&quot;issued&quot;:{&quot;date-parts&quot;:[[2001]]},&quot;publisher-place&quot;:&quot;London&quot;,&quot;page&quot;:&quot;241-257&quot;,&quot;publisher&quot;:&quot;Springer London&quot;,&quot;container-title-short&quot;:&quot;&quot;},&quot;isTemporary&quot;:false,&quot;suppress-author&quot;:false,&quot;composite&quot;:false,&quot;author-only&quot;:false}]},{&quot;citationID&quot;:&quot;MENDELEY_CITATION_f8712c90-7fc1-44c3-91de-90adcb5cfb49&quot;,&quot;properties&quot;:{&quot;noteIndex&quot;:0},&quot;isEdited&quot;:false,&quot;manualOverride&quot;:{&quot;isManuallyOverridden&quot;:false,&quot;citeprocText&quot;:&quot;[30]&quot;,&quot;manualOverrideText&quot;:&quot;&quot;},&quot;citationTag&quot;:&quot;MENDELEY_CITATION_v3_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&quot;,&quot;citationItems&quot;:[{&quot;id&quot;:&quot;880a40c2-bae5-3d15-82c5-7b03c29acbdf&quot;,&quot;itemData&quot;:{&quot;type&quot;:&quot;paper-conference&quot;,&quot;id&quot;:&quot;880a40c2-bae5-3d15-82c5-7b03c29acbdf&quot;,&quot;title&quot;:&quot;Petri nets (abstract)&quot;,&quot;groupId&quot;:&quot;6bc66eaa-1a60-3c94-be66-a673817d77b5&quot;,&quot;author&quot;:[{&quot;family&quot;:&quot;Hura&quot;,&quot;given&quot;:&quot;Gurdeep Singh&quot;,&quot;parse-names&quot;:false,&quot;dropping-particle&quot;:&quot;&quot;,&quot;non-dropping-particle&quot;:&quot;&quot;}],&quot;container-title&quot;:&quot;Proceedings of the 1986 ACM fourteenth annual conference on Computer science  - CSC '86&quot;,&quot;DOI&quot;:&quot;10.1145/324634.325331&quot;,&quot;ISBN&quot;:&quot;0897911776&quot;,&quot;issued&quot;:{&quot;date-parts&quot;:[[1986]]},&quot;publisher-place&quot;:&quot;New York, New York, USA&quot;,&quot;page&quot;:&quot;495&quot;,&quot;publisher&quot;:&quot;ACM Press&quot;,&quot;container-title-short&quot;:&quot;&quot;},&quot;isTemporary&quot;:false,&quot;suppress-author&quot;:false,&quot;composite&quot;:false,&quot;author-only&quot;:false}]},{&quot;citationID&quot;:&quot;MENDELEY_CITATION_1089af27-a753-4be7-8162-5323e2ead8d3&quot;,&quot;properties&quot;:{&quot;noteIndex&quot;:0},&quot;isEdited&quot;:false,&quot;manualOverride&quot;:{&quot;isManuallyOverridden&quot;:false,&quot;citeprocText&quot;:&quot;[31]&quot;,&quot;manualOverrideText&quot;:&quot;&quot;},&quot;citationTag&quot;:&quot;MENDELEY_CITATION_v3_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&quot;,&quot;citationItems&quot;:[{&quot;id&quot;:&quot;8c3afd7e-6ac3-391c-9f5e-9ad40e1b3dff&quot;,&quot;itemData&quot;:{&quot;type&quot;:&quot;article-journal&quot;,&quot;id&quot;:&quot;8c3afd7e-6ac3-391c-9f5e-9ad40e1b3dff&quot;,&quot;title&quot;:&quot;Application of Petri nets for systems modelling and analysis&quot;,&quot;groupId&quot;:&quot;6bc66eaa-1a60-3c94-be66-a673817d77b5&quot;,&quot;author&quot;:[{&quot;family&quot;:&quot;Samanta&quot;,&quot;given&quot;:&quot;Bimal&quot;,&quot;parse-names&quot;:false,&quot;dropping-particle&quot;:&quot;&quot;,&quot;non-dropping-particle&quot;:&quot;&quot;},{&quot;family&quot;:&quot;Sarkar&quot;,&quot;given&quot;:&quot;Bijan&quot;,&quot;parse-names&quot;:false,&quot;dropping-particle&quot;:&quot;&quot;,&quot;non-dropping-particle&quot;:&quot;&quot;}],&quot;container-title&quot;:&quot;OPSEARCH&quot;,&quot;DOI&quot;:&quot;10.1007/s12597-012-0083-4&quot;,&quot;ISSN&quot;:&quot;0030-3887&quot;,&quot;issued&quot;:{&quot;date-parts&quot;:[[2012,12,25]]},&quot;page&quot;:&quot;334-347&quot;,&quot;issue&quot;:&quot;4&quot;,&quot;volume&quot;:&quot;49&quot;,&quot;container-title-short&quot;:&quot;&quot;},&quot;isTemporary&quot;:false,&quot;suppress-author&quot;:false,&quot;composite&quot;:false,&quot;author-only&quot;:false}]},{&quot;citationID&quot;:&quot;MENDELEY_CITATION_2a7f6677-7a74-4889-b899-84d3fb023fa0&quot;,&quot;properties&quot;:{&quot;noteIndex&quot;:0},&quot;isEdited&quot;:false,&quot;manualOverride&quot;:{&quot;isManuallyOverridden&quot;:false,&quot;citeprocText&quot;:&quot;[32]&quot;,&quot;manualOverrideText&quot;:&quot;&quot;},&quot;citationTag&quot;:&quot;MENDELEY_CITATION_v3_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&quot;,&quot;citationItems&quot;:[{&quot;id&quot;:&quot;33c28463-47ed-3ecd-af40-891cacac20d5&quot;,&quot;itemData&quot;:{&quot;type&quot;:&quot;paper-conference&quot;,&quot;id&quot;:&quot;33c28463-47ed-3ecd-af40-891cacac20d5&quot;,&quot;title&quot;:&quot;The Petri net as a modeling tool&quot;,&quot;groupId&quot;:&quot;6bc66eaa-1a60-3c94-be66-a673817d77b5&quot;,&quot;author&quot;:[{&quot;family&quot;:&quot;Thomas&quot;,&quot;given&quot;:&quot;Pamela B.&quot;,&quot;parse-names&quot;:false,&quot;dropping-particle&quot;:&quot;&quot;,&quot;non-dropping-particle&quot;:&quot;&quot;}],&quot;container-title&quot;:&quot;Proceedings of the 14th annual Southeast regional conference on   - ACM-SE 14&quot;,&quot;DOI&quot;:&quot;10.1145/503561.503597&quot;,&quot;issued&quot;:{&quot;date-parts&quot;:[[1976]]},&quot;publisher-place&quot;:&quot;New York, New York, USA&quot;,&quot;page&quot;:&quot;172&quot;,&quot;publisher&quot;:&quot;ACM Press&quot;,&quot;container-title-short&quot;:&quot;&quot;},&quot;isTemporary&quot;:false,&quot;suppress-author&quot;:false,&quot;composite&quot;:false,&quot;author-only&quot;:false}]},{&quot;citationID&quot;:&quot;MENDELEY_CITATION_c957fde8-e3b8-4bbb-8035-851283231b38&quot;,&quot;properties&quot;:{&quot;noteIndex&quot;:0},&quot;isEdited&quot;:false,&quot;manualOverride&quot;:{&quot;isManuallyOverridden&quot;:false,&quot;citeprocText&quot;:&quot;[31]&quot;,&quot;manualOverrideText&quot;:&quot;&quot;},&quot;citationTag&quot;:&quot;MENDELEY_CITATION_v3_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&quot;,&quot;citationItems&quot;:[{&quot;id&quot;:&quot;8c3afd7e-6ac3-391c-9f5e-9ad40e1b3dff&quot;,&quot;itemData&quot;:{&quot;type&quot;:&quot;article-journal&quot;,&quot;id&quot;:&quot;8c3afd7e-6ac3-391c-9f5e-9ad40e1b3dff&quot;,&quot;title&quot;:&quot;Application of Petri nets for systems modelling and analysis&quot;,&quot;groupId&quot;:&quot;6bc66eaa-1a60-3c94-be66-a673817d77b5&quot;,&quot;author&quot;:[{&quot;family&quot;:&quot;Samanta&quot;,&quot;given&quot;:&quot;Bimal&quot;,&quot;parse-names&quot;:false,&quot;dropping-particle&quot;:&quot;&quot;,&quot;non-dropping-particle&quot;:&quot;&quot;},{&quot;family&quot;:&quot;Sarkar&quot;,&quot;given&quot;:&quot;Bijan&quot;,&quot;parse-names&quot;:false,&quot;dropping-particle&quot;:&quot;&quot;,&quot;non-dropping-particle&quot;:&quot;&quot;}],&quot;container-title&quot;:&quot;OPSEARCH&quot;,&quot;DOI&quot;:&quot;10.1007/s12597-012-0083-4&quot;,&quot;ISSN&quot;:&quot;0030-3887&quot;,&quot;issued&quot;:{&quot;date-parts&quot;:[[2012,12,25]]},&quot;page&quot;:&quot;334-347&quot;,&quot;issue&quot;:&quot;4&quot;,&quot;volume&quot;:&quot;49&quot;,&quot;container-title-short&quot;:&quot;&quot;},&quot;isTemporary&quot;:false,&quot;suppress-author&quot;:false,&quot;composite&quot;:false,&quot;author-only&quot;:false}]},{&quot;citationID&quot;:&quot;MENDELEY_CITATION_ae067b06-d90b-4ba3-b4ef-656c0716ddbe&quot;,&quot;properties&quot;:{&quot;noteIndex&quot;:0},&quot;isEdited&quot;:false,&quot;manualOverride&quot;:{&quot;isManuallyOverridden&quot;:false,&quot;citeprocText&quot;:&quot;[33]&quot;,&quot;manualOverrideText&quot;:&quot;&quot;},&quot;citationTag&quot;:&quot;MENDELEY_CITATION_v3_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&quot;,&quot;citationItems&quot;:[{&quot;id&quot;:&quot;e9069355-e3d2-3552-b92b-5c7689d8a001&quot;,&quot;itemData&quot;:{&quot;type&quot;:&quot;article-journal&quot;,&quot;id&quot;:&quot;e9069355-e3d2-3552-b92b-5c7689d8a001&quot;,&quot;title&quot;:&quot;Petri Net: A Tool for Modeling and Analyze Multi-agent Oriented Systems&quot;,&quot;groupId&quot;:&quot;6bc66eaa-1a60-3c94-be66-a673817d77b5&quot;,&quot;author&quot;:[{&quot;family&quot;:&quot;Pujari&quot;,&quot;given&quot;:&quot;Shiladitya&quot;,&quot;parse-names&quot;:false,&quot;dropping-particle&quot;:&quot;&quot;,&quot;non-dropping-particle&quot;:&quot;&quot;},{&quot;family&quot;:&quot;Mukhopadhyay&quot;,&quot;given&quot;:&quot;Sripati&quot;,&quot;parse-names&quot;:false,&quot;dropping-particle&quot;:&quot;&quot;,&quot;non-dropping-particle&quot;:&quot;&quot;}],&quot;container-title&quot;:&quot;International Journal of Intelligent Systems and Applications&quot;,&quot;DOI&quot;:&quot;10.5815/ijisa.2012.10.11&quot;,&quot;ISSN&quot;:&quot;2074904X&quot;,&quot;issued&quot;:{&quot;date-parts&quot;:[[2012,9,1]]},&quot;page&quot;:&quot;103-112&quot;,&quot;issue&quot;:&quot;10&quot;,&quot;volume&quot;:&quot;4&quot;,&quot;container-title-short&quot;:&quot;&quot;},&quot;isTemporary&quot;:false,&quot;suppress-author&quot;:false,&quot;composite&quot;:false,&quot;author-only&quot;:false}]},{&quot;citationID&quot;:&quot;MENDELEY_CITATION_24ffd713-0fab-4430-862d-9dca07c8d034&quot;,&quot;properties&quot;:{&quot;noteIndex&quot;:0},&quot;isEdited&quot;:false,&quot;manualOverride&quot;:{&quot;isManuallyOverridden&quot;:false,&quot;citeprocText&quot;:&quot;[32]&quot;,&quot;manualOverrideText&quot;:&quot;&quot;},&quot;citationTag&quot;:&quot;MENDELEY_CITATION_v3_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&quot;,&quot;citationItems&quot;:[{&quot;id&quot;:&quot;33c28463-47ed-3ecd-af40-891cacac20d5&quot;,&quot;itemData&quot;:{&quot;type&quot;:&quot;paper-conference&quot;,&quot;id&quot;:&quot;33c28463-47ed-3ecd-af40-891cacac20d5&quot;,&quot;title&quot;:&quot;The Petri net as a modeling tool&quot;,&quot;groupId&quot;:&quot;6bc66eaa-1a60-3c94-be66-a673817d77b5&quot;,&quot;author&quot;:[{&quot;family&quot;:&quot;Thomas&quot;,&quot;given&quot;:&quot;Pamela B.&quot;,&quot;parse-names&quot;:false,&quot;dropping-particle&quot;:&quot;&quot;,&quot;non-dropping-particle&quot;:&quot;&quot;}],&quot;container-title&quot;:&quot;Proceedings of the 14th annual Southeast regional conference on   - ACM-SE 14&quot;,&quot;DOI&quot;:&quot;10.1145/503561.503597&quot;,&quot;issued&quot;:{&quot;date-parts&quot;:[[1976]]},&quot;publisher-place&quot;:&quot;New York, New York, USA&quot;,&quot;page&quot;:&quot;172&quot;,&quot;publisher&quot;:&quot;ACM Press&quot;,&quot;container-title-short&quot;:&quot;&quot;},&quot;isTemporary&quot;:false,&quot;suppress-author&quot;:false,&quot;composite&quot;:false,&quot;author-only&quot;:false}]},{&quot;citationID&quot;:&quot;MENDELEY_CITATION_ff404c70-57ed-4139-83b8-7fc3c83e9c3e&quot;,&quot;properties&quot;:{&quot;noteIndex&quot;:0},&quot;isEdited&quot;:false,&quot;manualOverride&quot;:{&quot;isManuallyOverridden&quot;:false,&quot;citeprocText&quot;:&quot;[31]&quot;,&quot;manualOverrideText&quot;:&quot;&quot;},&quot;citationTag&quot;:&quot;MENDELEY_CITATION_v3_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&quot;,&quot;citationItems&quot;:[{&quot;id&quot;:&quot;8c3afd7e-6ac3-391c-9f5e-9ad40e1b3dff&quot;,&quot;itemData&quot;:{&quot;type&quot;:&quot;article-journal&quot;,&quot;id&quot;:&quot;8c3afd7e-6ac3-391c-9f5e-9ad40e1b3dff&quot;,&quot;title&quot;:&quot;Application of Petri nets for systems modelling and analysis&quot;,&quot;groupId&quot;:&quot;6bc66eaa-1a60-3c94-be66-a673817d77b5&quot;,&quot;author&quot;:[{&quot;family&quot;:&quot;Samanta&quot;,&quot;given&quot;:&quot;Bimal&quot;,&quot;parse-names&quot;:false,&quot;dropping-particle&quot;:&quot;&quot;,&quot;non-dropping-particle&quot;:&quot;&quot;},{&quot;family&quot;:&quot;Sarkar&quot;,&quot;given&quot;:&quot;Bijan&quot;,&quot;parse-names&quot;:false,&quot;dropping-particle&quot;:&quot;&quot;,&quot;non-dropping-particle&quot;:&quot;&quot;}],&quot;container-title&quot;:&quot;OPSEARCH&quot;,&quot;DOI&quot;:&quot;10.1007/s12597-012-0083-4&quot;,&quot;ISSN&quot;:&quot;0030-3887&quot;,&quot;issued&quot;:{&quot;date-parts&quot;:[[2012,12,25]]},&quot;page&quot;:&quot;334-347&quot;,&quot;issue&quot;:&quot;4&quot;,&quot;volume&quot;:&quot;49&quot;,&quot;container-title-short&quot;:&quot;&quot;},&quot;isTemporary&quot;:false,&quot;suppress-author&quot;:false,&quot;composite&quot;:false,&quot;author-only&quot;:false}]},{&quot;citationID&quot;:&quot;MENDELEY_CITATION_de93908a-4dfc-4d99-b267-7458ef93c3cb&quot;,&quot;properties&quot;:{&quot;noteIndex&quot;:0},&quot;isEdited&quot;:false,&quot;manualOverride&quot;:{&quot;isManuallyOverridden&quot;:false,&quot;citeprocText&quot;:&quot;[33]&quot;,&quot;manualOverrideText&quot;:&quot;&quot;},&quot;citationTag&quot;:&quot;MENDELEY_CITATION_v3_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&quot;,&quot;citationItems&quot;:[{&quot;id&quot;:&quot;e9069355-e3d2-3552-b92b-5c7689d8a001&quot;,&quot;itemData&quot;:{&quot;type&quot;:&quot;article-journal&quot;,&quot;id&quot;:&quot;e9069355-e3d2-3552-b92b-5c7689d8a001&quot;,&quot;title&quot;:&quot;Petri Net: A Tool for Modeling and Analyze Multi-agent Oriented Systems&quot;,&quot;groupId&quot;:&quot;6bc66eaa-1a60-3c94-be66-a673817d77b5&quot;,&quot;author&quot;:[{&quot;family&quot;:&quot;Pujari&quot;,&quot;given&quot;:&quot;Shiladitya&quot;,&quot;parse-names&quot;:false,&quot;dropping-particle&quot;:&quot;&quot;,&quot;non-dropping-particle&quot;:&quot;&quot;},{&quot;family&quot;:&quot;Mukhopadhyay&quot;,&quot;given&quot;:&quot;Sripati&quot;,&quot;parse-names&quot;:false,&quot;dropping-particle&quot;:&quot;&quot;,&quot;non-dropping-particle&quot;:&quot;&quot;}],&quot;container-title&quot;:&quot;International Journal of Intelligent Systems and Applications&quot;,&quot;DOI&quot;:&quot;10.5815/ijisa.2012.10.11&quot;,&quot;ISSN&quot;:&quot;2074904X&quot;,&quot;issued&quot;:{&quot;date-parts&quot;:[[2012,9,1]]},&quot;page&quot;:&quot;103-112&quot;,&quot;issue&quot;:&quot;10&quot;,&quot;volume&quot;:&quot;4&quot;,&quot;container-title-short&quot;:&quot;&quot;},&quot;isTemporary&quot;:false,&quot;suppress-author&quot;:false,&quot;composite&quot;:false,&quot;author-only&quot;:false}]},{&quot;citationID&quot;:&quot;MENDELEY_CITATION_114484d1-afc7-4399-bea5-b67fb49ac8e0&quot;,&quot;properties&quot;:{&quot;noteIndex&quot;:0},&quot;isEdited&quot;:false,&quot;manualOverride&quot;:{&quot;isManuallyOverridden&quot;:false,&quot;citeprocText&quot;:&quot;[32]&quot;,&quot;manualOverrideText&quot;:&quot;&quot;},&quot;citationTag&quot;:&quot;MENDELEY_CITATION_v3_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&quot;,&quot;citationItems&quot;:[{&quot;id&quot;:&quot;33c28463-47ed-3ecd-af40-891cacac20d5&quot;,&quot;itemData&quot;:{&quot;type&quot;:&quot;paper-conference&quot;,&quot;id&quot;:&quot;33c28463-47ed-3ecd-af40-891cacac20d5&quot;,&quot;title&quot;:&quot;The Petri net as a modeling tool&quot;,&quot;groupId&quot;:&quot;6bc66eaa-1a60-3c94-be66-a673817d77b5&quot;,&quot;author&quot;:[{&quot;family&quot;:&quot;Thomas&quot;,&quot;given&quot;:&quot;Pamela B.&quot;,&quot;parse-names&quot;:false,&quot;dropping-particle&quot;:&quot;&quot;,&quot;non-dropping-particle&quot;:&quot;&quot;}],&quot;container-title&quot;:&quot;Proceedings of the 14th annual Southeast regional conference on   - ACM-SE 14&quot;,&quot;DOI&quot;:&quot;10.1145/503561.503597&quot;,&quot;issued&quot;:{&quot;date-parts&quot;:[[1976]]},&quot;publisher-place&quot;:&quot;New York, New York, USA&quot;,&quot;page&quot;:&quot;172&quot;,&quot;publisher&quot;:&quot;ACM Press&quot;,&quot;container-title-short&quot;:&quot;&quot;},&quot;isTemporary&quot;:false,&quot;suppress-author&quot;:false,&quot;composite&quot;:false,&quot;author-only&quot;:false}]},{&quot;citationID&quot;:&quot;MENDELEY_CITATION_35bfa487-1634-4ae5-92c9-9babf0e6747c&quot;,&quot;properties&quot;:{&quot;noteIndex&quot;:0},&quot;isEdited&quot;:false,&quot;manualOverride&quot;:{&quot;isManuallyOverridden&quot;:false,&quot;citeprocText&quot;:&quot;[33]&quot;,&quot;manualOverrideText&quot;:&quot;&quot;},&quot;citationTag&quot;:&quot;MENDELEY_CITATION_v3_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&quot;,&quot;citationItems&quot;:[{&quot;id&quot;:&quot;e9069355-e3d2-3552-b92b-5c7689d8a001&quot;,&quot;itemData&quot;:{&quot;type&quot;:&quot;article-journal&quot;,&quot;id&quot;:&quot;e9069355-e3d2-3552-b92b-5c7689d8a001&quot;,&quot;title&quot;:&quot;Petri Net: A Tool for Modeling and Analyze Multi-agent Oriented Systems&quot;,&quot;groupId&quot;:&quot;6bc66eaa-1a60-3c94-be66-a673817d77b5&quot;,&quot;author&quot;:[{&quot;family&quot;:&quot;Pujari&quot;,&quot;given&quot;:&quot;Shiladitya&quot;,&quot;parse-names&quot;:false,&quot;dropping-particle&quot;:&quot;&quot;,&quot;non-dropping-particle&quot;:&quot;&quot;},{&quot;family&quot;:&quot;Mukhopadhyay&quot;,&quot;given&quot;:&quot;Sripati&quot;,&quot;parse-names&quot;:false,&quot;dropping-particle&quot;:&quot;&quot;,&quot;non-dropping-particle&quot;:&quot;&quot;}],&quot;container-title&quot;:&quot;International Journal of Intelligent Systems and Applications&quot;,&quot;DOI&quot;:&quot;10.5815/ijisa.2012.10.11&quot;,&quot;ISSN&quot;:&quot;2074904X&quot;,&quot;issued&quot;:{&quot;date-parts&quot;:[[2012,9,1]]},&quot;page&quot;:&quot;103-112&quot;,&quot;issue&quot;:&quot;10&quot;,&quot;volume&quot;:&quot;4&quot;,&quot;container-title-short&quot;:&quot;&quot;},&quot;isTemporary&quot;:false,&quot;suppress-author&quot;:false,&quot;composite&quot;:false,&quot;author-only&quot;:false}]},{&quot;citationID&quot;:&quot;MENDELEY_CITATION_2019adeb-d013-4586-bf69-1b52a7502bd0&quot;,&quot;properties&quot;:{&quot;noteIndex&quot;:0},&quot;isEdited&quot;:false,&quot;manualOverride&quot;:{&quot;isManuallyOverridden&quot;:false,&quot;citeprocText&quot;:&quot;[34]&quot;,&quot;manualOverrideText&quot;:&quot;&quot;},&quot;citationTag&quot;:&quot;MENDELEY_CITATION_v3_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&quot;,&quot;citationItems&quot;:[{&quot;id&quot;:&quot;3327623d-d7fc-35dd-b1c2-a5745a5bb23a&quot;,&quot;itemData&quot;:{&quot;type&quot;:&quot;article-journal&quot;,&quot;id&quot;:&quot;3327623d-d7fc-35dd-b1c2-a5745a5bb23a&quot;,&quot;title&quot;:&quot;Petri Nets—A Versatile Modeling Structure&quot;,&quot;groupId&quot;:&quot;6bc66eaa-1a60-3c94-be66-a673817d77b5&quot;,&quot;author&quot;:[{&quot;family&quot;:&quot;Barad&quot;,&quot;given&quot;:&quot;Miryam&quot;,&quot;parse-names&quot;:false,&quot;dropping-particle&quot;:&quot;&quot;,&quot;non-dropping-particle&quot;:&quot;&quot;}],&quot;container-title&quot;:&quot;Applied Mathematics&quot;,&quot;DOI&quot;:&quot;10.4236/am.2016.79074&quot;,&quot;ISSN&quot;:&quot;2152-7385&quot;,&quot;issued&quot;:{&quot;date-parts&quot;:[[2016]]},&quot;page&quot;:&quot;829-839&quot;,&quot;issue&quot;:&quot;09&quot;,&quot;volume&quot;:&quot;07&quot;,&quot;container-title-short&quot;:&quot;Appl Math (Irvine)&quot;},&quot;isTemporary&quot;:false,&quot;suppress-author&quot;:false,&quot;composite&quot;:false,&quot;author-only&quot;:false}]},{&quot;citationID&quot;:&quot;MENDELEY_CITATION_ec139e8c-2998-480c-864f-840a561c1b49&quot;,&quot;properties&quot;:{&quot;noteIndex&quot;:0},&quot;isEdited&quot;:false,&quot;manualOverride&quot;:{&quot;isManuallyOverridden&quot;:false,&quot;citeprocText&quot;:&quot;[35]&quot;,&quot;manualOverrideText&quot;:&quot;&quot;},&quot;citationTag&quot;:&quot;MENDELEY_CITATION_v3_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&quot;,&quot;citationItems&quot;:[{&quot;id&quot;:&quot;97aea622-aac0-3c7f-8ca4-11c2137619ff&quot;,&quot;itemData&quot;:{&quot;type&quot;:&quot;paper-conference&quot;,&quot;id&quot;:&quot;97aea622-aac0-3c7f-8ca4-11c2137619ff&quot;,&quot;title&quot;:&quot;Petri Nets for Concurrent Programming&quot;,&quot;groupId&quot;:&quot;6bc66eaa-1a60-3c94-be66-a673817d77b5&quot;,&quot;author&quot;:[{&quot;family&quot;:&quot;Rawson&quot;,&quot;given&quot;:&quot;Marshall&quot;,&quot;parse-names&quot;:false,&quot;dropping-particle&quot;:&quot;&quot;,&quot;non-dropping-particle&quot;:&quot;&quot;},{&quot;family&quot;:&quot;Rawson&quot;,&quot;given&quot;:&quot;Michael G.&quot;,&quot;parse-names&quot;:false,&quot;dropping-particle&quot;:&quot;&quot;,&quot;non-dropping-particle&quot;:&quot;&quot;}],&quot;container-title&quot;:&quot;2022 IEEE/ACM Fifth Annual Workshop on Emerging Parallel and Distributed Runtime Systems and Middleware (IPDRM)&quot;,&quot;DOI&quot;:&quot;10.1109/IPDRM56689.2022.00008&quot;,&quot;ISBN&quot;:&quot;978-1-6654-7508-2&quot;,&quot;issued&quot;:{&quot;date-parts&quot;:[[2022,11]]},&quot;page&quot;:&quot;17-24&quot;,&quot;publisher&quot;:&quot;IEEE&quot;,&quot;container-title-short&quot;:&quot;&quot;},&quot;isTemporary&quot;:false,&quot;suppress-author&quot;:false,&quot;composite&quot;:false,&quot;author-only&quot;:false}]},{&quot;citationID&quot;:&quot;MENDELEY_CITATION_3321cc03-c32b-4a5b-8f0a-4cff7d88f515&quot;,&quot;properties&quot;:{&quot;noteIndex&quot;:0},&quot;isEdited&quot;:false,&quot;manualOverride&quot;:{&quot;isManuallyOverridden&quot;:false,&quot;citeprocText&quot;:&quot;[34]&quot;,&quot;manualOverrideText&quot;:&quot;&quot;},&quot;citationTag&quot;:&quot;MENDELEY_CITATION_v3_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&quot;,&quot;citationItems&quot;:[{&quot;id&quot;:&quot;3327623d-d7fc-35dd-b1c2-a5745a5bb23a&quot;,&quot;itemData&quot;:{&quot;type&quot;:&quot;article-journal&quot;,&quot;id&quot;:&quot;3327623d-d7fc-35dd-b1c2-a5745a5bb23a&quot;,&quot;title&quot;:&quot;Petri Nets—A Versatile Modeling Structure&quot;,&quot;groupId&quot;:&quot;6bc66eaa-1a60-3c94-be66-a673817d77b5&quot;,&quot;author&quot;:[{&quot;family&quot;:&quot;Barad&quot;,&quot;given&quot;:&quot;Miryam&quot;,&quot;parse-names&quot;:false,&quot;dropping-particle&quot;:&quot;&quot;,&quot;non-dropping-particle&quot;:&quot;&quot;}],&quot;container-title&quot;:&quot;Applied Mathematics&quot;,&quot;DOI&quot;:&quot;10.4236/am.2016.79074&quot;,&quot;ISSN&quot;:&quot;2152-7385&quot;,&quot;issued&quot;:{&quot;date-parts&quot;:[[2016]]},&quot;page&quot;:&quot;829-839&quot;,&quot;issue&quot;:&quot;09&quot;,&quot;volume&quot;:&quot;07&quot;,&quot;container-title-short&quot;:&quot;Appl Math (Irvine)&quot;},&quot;isTemporary&quot;:false,&quot;suppress-author&quot;:false,&quot;composite&quot;:false,&quot;author-only&quot;:false}]},{&quot;citationID&quot;:&quot;MENDELEY_CITATION_9ba1b684-7a6f-46d7-a20a-65d9c01b6e79&quot;,&quot;properties&quot;:{&quot;noteIndex&quot;:0},&quot;isEdited&quot;:false,&quot;manualOverride&quot;:{&quot;isManuallyOverridden&quot;:false,&quot;citeprocText&quot;:&quot;[36]&quot;,&quot;manualOverrideText&quot;:&quot;&quot;},&quot;citationTag&quot;:&quot;MENDELEY_CITATION_v3_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&quot;,&quot;citationItems&quot;:[{&quot;id&quot;:&quot;ced67a48-cd90-33a2-9e09-bfdef4824d3b&quot;,&quot;itemData&quot;:{&quot;type&quot;:&quot;chapter&quot;,&quot;id&quot;:&quot;ced67a48-cd90-33a2-9e09-bfdef4824d3b&quot;,&quot;title&quot;:&quot;Petri Net Modelling&quot;,&quot;groupId&quot;:&quot;6bc66eaa-1a60-3c94-be66-a673817d77b5&quot;,&quot;author&quot;:[{&quot;family&quot;:&quot;Signoret&quot;,&quot;given&quot;:&quot;Jean-Pierre&quot;,&quot;parse-names&quot;:false,&quot;dropping-particle&quot;:&quot;&quot;,&quot;non-dropping-particle&quot;:&quot;&quot;},{&quot;family&quot;:&quot;Leroy&quot;,&quot;given&quot;:&quot;Alain&quot;,&quot;parse-names&quot;:false,&quot;dropping-particle&quot;:&quot;&quot;,&quot;non-dropping-particle&quot;:&quot;&quot;}],&quot;DOI&quot;:&quot;10.1007/978-3-030-64708-7_33&quot;,&quot;issued&quot;:{&quot;date-parts&quot;:[[2021]]},&quot;page&quot;:&quot;587-660&quot;,&quot;container-title-short&quot;:&quot;&quot;},&quot;isTemporary&quot;:false,&quot;suppress-author&quot;:false,&quot;composite&quot;:false,&quot;author-only&quot;:false}]},{&quot;citationID&quot;:&quot;MENDELEY_CITATION_24f63856-f156-4bfb-b21b-6d03d8e72716&quot;,&quot;properties&quot;:{&quot;noteIndex&quot;:0},&quot;isEdited&quot;:false,&quot;manualOverride&quot;:{&quot;isManuallyOverridden&quot;:false,&quot;citeprocText&quot;:&quot;[37]&quot;,&quot;manualOverrideText&quot;:&quot;&quot;},&quot;citationTag&quot;:&quot;MENDELEY_CITATION_v3_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&quot;,&quot;citationItems&quot;:[{&quot;id&quot;:&quot;2b329b52-6715-3600-881c-9a0227f8fe22&quot;,&quot;itemData&quot;:{&quot;type&quot;:&quot;paper-conference&quot;,&quot;id&quot;:&quot;2b329b52-6715-3600-881c-9a0227f8fe22&quot;,&quot;title&quot;:&quot;Application of Petri-nets in object-oriented environment&quot;,&quot;groupId&quot;:&quot;6bc66eaa-1a60-3c94-be66-a673817d77b5&quot;,&quot;author&quot;:[{&quot;family&quot;:&quot;Bedok&quot;,&quot;given&quot;:&quot;David&quot;,&quot;parse-names&quot;:false,&quot;dropping-particle&quot;:&quot;&quot;,&quot;non-dropping-particle&quot;:&quot;&quot;}],&quot;container-title&quot;:&quot;2016 IEEE 17th International Symposium on Computational Intelligence and Informatics (CINTI)&quot;,&quot;DOI&quot;:&quot;10.1109/CINTI.2016.7846389&quot;,&quot;ISBN&quot;:&quot;978-1-5090-3909-8&quot;,&quot;issued&quot;:{&quot;date-parts&quot;:[[2016,11]]},&quot;page&quot;:&quot;000117-000122&quot;,&quot;publisher&quot;:&quot;IEEE&quot;,&quot;container-title-short&quot;:&quot;&quot;},&quot;isTemporary&quot;:false,&quot;suppress-author&quot;:false,&quot;composite&quot;:false,&quot;author-only&quot;:false}]},{&quot;citationID&quot;:&quot;MENDELEY_CITATION_d8a0ba92-7284-451b-bd8d-1546adb7a702&quot;,&quot;properties&quot;:{&quot;noteIndex&quot;:0},&quot;isEdited&quot;:false,&quot;manualOverride&quot;:{&quot;isManuallyOverridden&quot;:false,&quot;citeprocText&quot;:&quot;[36]&quot;,&quot;manualOverrideText&quot;:&quot;&quot;},&quot;citationTag&quot;:&quot;MENDELEY_CITATION_v3_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&quot;,&quot;citationItems&quot;:[{&quot;id&quot;:&quot;ced67a48-cd90-33a2-9e09-bfdef4824d3b&quot;,&quot;itemData&quot;:{&quot;type&quot;:&quot;chapter&quot;,&quot;id&quot;:&quot;ced67a48-cd90-33a2-9e09-bfdef4824d3b&quot;,&quot;title&quot;:&quot;Petri Net Modelling&quot;,&quot;groupId&quot;:&quot;6bc66eaa-1a60-3c94-be66-a673817d77b5&quot;,&quot;author&quot;:[{&quot;family&quot;:&quot;Signoret&quot;,&quot;given&quot;:&quot;Jean-Pierre&quot;,&quot;parse-names&quot;:false,&quot;dropping-particle&quot;:&quot;&quot;,&quot;non-dropping-particle&quot;:&quot;&quot;},{&quot;family&quot;:&quot;Leroy&quot;,&quot;given&quot;:&quot;Alain&quot;,&quot;parse-names&quot;:false,&quot;dropping-particle&quot;:&quot;&quot;,&quot;non-dropping-particle&quot;:&quot;&quot;}],&quot;DOI&quot;:&quot;10.1007/978-3-030-64708-7_33&quot;,&quot;issued&quot;:{&quot;date-parts&quot;:[[2021]]},&quot;page&quot;:&quot;587-660&quot;,&quot;container-title-short&quot;:&quot;&quot;},&quot;isTemporary&quot;:false,&quot;suppress-author&quot;:false,&quot;composite&quot;:false,&quot;author-only&quot;:false}]},{&quot;citationID&quot;:&quot;MENDELEY_CITATION_7f77c74d-f9a9-40fd-8842-6d5f086227c0&quot;,&quot;properties&quot;:{&quot;noteIndex&quot;:0},&quot;isEdited&quot;:false,&quot;manualOverride&quot;:{&quot;isManuallyOverridden&quot;:false,&quot;citeprocText&quot;:&quot;[34]&quot;,&quot;manualOverrideText&quot;:&quot;&quot;},&quot;citationTag&quot;:&quot;MENDELEY_CITATION_v3_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&quot;,&quot;citationItems&quot;:[{&quot;id&quot;:&quot;3327623d-d7fc-35dd-b1c2-a5745a5bb23a&quot;,&quot;itemData&quot;:{&quot;type&quot;:&quot;article-journal&quot;,&quot;id&quot;:&quot;3327623d-d7fc-35dd-b1c2-a5745a5bb23a&quot;,&quot;title&quot;:&quot;Petri Nets—A Versatile Modeling Structure&quot;,&quot;groupId&quot;:&quot;6bc66eaa-1a60-3c94-be66-a673817d77b5&quot;,&quot;author&quot;:[{&quot;family&quot;:&quot;Barad&quot;,&quot;given&quot;:&quot;Miryam&quot;,&quot;parse-names&quot;:false,&quot;dropping-particle&quot;:&quot;&quot;,&quot;non-dropping-particle&quot;:&quot;&quot;}],&quot;container-title&quot;:&quot;Applied Mathematics&quot;,&quot;DOI&quot;:&quot;10.4236/am.2016.79074&quot;,&quot;ISSN&quot;:&quot;2152-7385&quot;,&quot;issued&quot;:{&quot;date-parts&quot;:[[2016]]},&quot;page&quot;:&quot;829-839&quot;,&quot;issue&quot;:&quot;09&quot;,&quot;volume&quot;:&quot;07&quot;,&quot;container-title-short&quot;:&quot;Appl Math (Irvine)&quot;},&quot;isTemporary&quot;:false,&quot;suppress-author&quot;:false,&quot;composite&quot;:false,&quot;author-only&quot;:false}]},{&quot;citationID&quot;:&quot;MENDELEY_CITATION_dd0bc2f2-babe-4cae-b014-cb3c64b02bb5&quot;,&quot;properties&quot;:{&quot;noteIndex&quot;:0},&quot;isEdited&quot;:false,&quot;manualOverride&quot;:{&quot;isManuallyOverridden&quot;:false,&quot;citeprocText&quot;:&quot;[35]&quot;,&quot;manualOverrideText&quot;:&quot;&quot;},&quot;citationTag&quot;:&quot;MENDELEY_CITATION_v3_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&quot;,&quot;citationItems&quot;:[{&quot;id&quot;:&quot;97aea622-aac0-3c7f-8ca4-11c2137619ff&quot;,&quot;itemData&quot;:{&quot;type&quot;:&quot;paper-conference&quot;,&quot;id&quot;:&quot;97aea622-aac0-3c7f-8ca4-11c2137619ff&quot;,&quot;title&quot;:&quot;Petri Nets for Concurrent Programming&quot;,&quot;groupId&quot;:&quot;6bc66eaa-1a60-3c94-be66-a673817d77b5&quot;,&quot;author&quot;:[{&quot;family&quot;:&quot;Rawson&quot;,&quot;given&quot;:&quot;Marshall&quot;,&quot;parse-names&quot;:false,&quot;dropping-particle&quot;:&quot;&quot;,&quot;non-dropping-particle&quot;:&quot;&quot;},{&quot;family&quot;:&quot;Rawson&quot;,&quot;given&quot;:&quot;Michael G.&quot;,&quot;parse-names&quot;:false,&quot;dropping-particle&quot;:&quot;&quot;,&quot;non-dropping-particle&quot;:&quot;&quot;}],&quot;container-title&quot;:&quot;2022 IEEE/ACM Fifth Annual Workshop on Emerging Parallel and Distributed Runtime Systems and Middleware (IPDRM)&quot;,&quot;DOI&quot;:&quot;10.1109/IPDRM56689.2022.00008&quot;,&quot;ISBN&quot;:&quot;978-1-6654-7508-2&quot;,&quot;issued&quot;:{&quot;date-parts&quot;:[[2022,11]]},&quot;page&quot;:&quot;17-24&quot;,&quot;publisher&quot;:&quot;IEEE&quot;,&quot;container-title-short&quot;:&quot;&quot;},&quot;isTemporary&quot;:false,&quot;suppress-author&quot;:false,&quot;composite&quot;:false,&quot;author-only&quot;:false}]},{&quot;citationID&quot;:&quot;MENDELEY_CITATION_14bb4493-5c19-49fd-bc83-f10209efceb1&quot;,&quot;properties&quot;:{&quot;noteIndex&quot;:0},&quot;isEdited&quot;:false,&quot;manualOverride&quot;:{&quot;isManuallyOverridden&quot;:false,&quot;citeprocText&quot;:&quot;[36]&quot;,&quot;manualOverrideText&quot;:&quot;&quot;},&quot;citationTag&quot;:&quot;MENDELEY_CITATION_v3_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&quot;,&quot;citationItems&quot;:[{&quot;id&quot;:&quot;ced67a48-cd90-33a2-9e09-bfdef4824d3b&quot;,&quot;itemData&quot;:{&quot;type&quot;:&quot;chapter&quot;,&quot;id&quot;:&quot;ced67a48-cd90-33a2-9e09-bfdef4824d3b&quot;,&quot;title&quot;:&quot;Petri Net Modelling&quot;,&quot;groupId&quot;:&quot;6bc66eaa-1a60-3c94-be66-a673817d77b5&quot;,&quot;author&quot;:[{&quot;family&quot;:&quot;Signoret&quot;,&quot;given&quot;:&quot;Jean-Pierre&quot;,&quot;parse-names&quot;:false,&quot;dropping-particle&quot;:&quot;&quot;,&quot;non-dropping-particle&quot;:&quot;&quot;},{&quot;family&quot;:&quot;Leroy&quot;,&quot;given&quot;:&quot;Alain&quot;,&quot;parse-names&quot;:false,&quot;dropping-particle&quot;:&quot;&quot;,&quot;non-dropping-particle&quot;:&quot;&quot;}],&quot;DOI&quot;:&quot;10.1007/978-3-030-64708-7_33&quot;,&quot;issued&quot;:{&quot;date-parts&quot;:[[2021]]},&quot;page&quot;:&quot;587-660&quot;,&quot;container-title-short&quot;:&quot;&quot;},&quot;isTemporary&quot;:false,&quot;suppress-author&quot;:false,&quot;composite&quot;:false,&quot;author-only&quot;:false}]},{&quot;citationID&quot;:&quot;MENDELEY_CITATION_d177ed78-4036-4df3-b73c-20644942e3f1&quot;,&quot;properties&quot;:{&quot;noteIndex&quot;:0},&quot;isEdited&quot;:false,&quot;manualOverride&quot;:{&quot;isManuallyOverridden&quot;:false,&quot;citeprocText&quot;:&quot;[37]&quot;,&quot;manualOverrideText&quot;:&quot;&quot;},&quot;citationTag&quot;:&quot;MENDELEY_CITATION_v3_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&quot;,&quot;citationItems&quot;:[{&quot;id&quot;:&quot;2b329b52-6715-3600-881c-9a0227f8fe22&quot;,&quot;itemData&quot;:{&quot;type&quot;:&quot;paper-conference&quot;,&quot;id&quot;:&quot;2b329b52-6715-3600-881c-9a0227f8fe22&quot;,&quot;title&quot;:&quot;Application of Petri-nets in object-oriented environment&quot;,&quot;groupId&quot;:&quot;6bc66eaa-1a60-3c94-be66-a673817d77b5&quot;,&quot;author&quot;:[{&quot;family&quot;:&quot;Bedok&quot;,&quot;given&quot;:&quot;David&quot;,&quot;parse-names&quot;:false,&quot;dropping-particle&quot;:&quot;&quot;,&quot;non-dropping-particle&quot;:&quot;&quot;}],&quot;container-title&quot;:&quot;2016 IEEE 17th International Symposium on Computational Intelligence and Informatics (CINTI)&quot;,&quot;DOI&quot;:&quot;10.1109/CINTI.2016.7846389&quot;,&quot;ISBN&quot;:&quot;978-1-5090-3909-8&quot;,&quot;issued&quot;:{&quot;date-parts&quot;:[[2016,11]]},&quot;page&quot;:&quot;000117-000122&quot;,&quot;publisher&quot;:&quot;IEEE&quot;,&quot;container-title-short&quot;:&quot;&quot;},&quot;isTemporary&quot;:false,&quot;suppress-author&quot;:false,&quot;composite&quot;:false,&quot;author-only&quot;:false}]},{&quot;citationID&quot;:&quot;MENDELEY_CITATION_05d266da-ce5d-416f-9cc2-a7c623e4b999&quot;,&quot;properties&quot;:{&quot;noteIndex&quot;:0},&quot;isEdited&quot;:false,&quot;manualOverride&quot;:{&quot;isManuallyOverridden&quot;:false,&quot;citeprocText&quot;:&quot;[38]&quot;,&quot;manualOverrideText&quot;:&quot;&quot;},&quot;citationTag&quot;:&quot;MENDELEY_CITATION_v3_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&quot;,&quot;citationItems&quot;:[{&quot;id&quot;:&quot;de50cf21-c539-3cfe-9bb8-4ffd44c7ffbe&quot;,&quot;itemData&quot;:{&quot;type&quot;:&quot;chapter&quot;,&quot;id&quot;:&quot;de50cf21-c539-3cfe-9bb8-4ffd44c7ffbe&quot;,&quot;title&quot;:&quot;A Survey of Petri Net Tools&quot;,&quot;groupId&quot;:&quot;6bc66eaa-1a60-3c94-be66-a673817d77b5&quot;,&quot;author&quot;:[{&quot;family&quot;:&quot;Thong&quot;,&quot;given&quot;:&quot;Weng Jie&quot;,&quot;parse-names&quot;:false,&quot;dropping-particle&quot;:&quot;&quot;,&quot;non-dropping-particle&quot;:&quot;&quot;},{&quot;family&quot;:&quot;Ameedeen&quot;,&quot;given&quot;:&quot;M. A.&quot;,&quot;parse-names&quot;:false,&quot;dropping-particle&quot;:&quot;&quot;,&quot;non-dropping-particle&quot;:&quot;&quot;}],&quot;DOI&quot;:&quot;10.1007/978-3-319-07674-4_51&quot;,&quot;issued&quot;:{&quot;date-parts&quot;:[[2015]]},&quot;page&quot;:&quot;537-551&quot;,&quot;container-title-short&quot;:&quot;&quot;},&quot;isTemporary&quot;:false,&quot;suppress-author&quot;:false,&quot;composite&quot;:false,&quot;author-only&quot;:false}]},{&quot;citationID&quot;:&quot;MENDELEY_CITATION_29eb32dc-b436-46f5-bef0-bb64caa55ae3&quot;,&quot;properties&quot;:{&quot;noteIndex&quot;:0},&quot;isEdited&quot;:false,&quot;manualOverride&quot;:{&quot;isManuallyOverridden&quot;:false,&quot;citeprocText&quot;:&quot;[39]&quot;,&quot;manualOverrideText&quot;:&quot;&quot;},&quot;citationTag&quot;:&quot;MENDELEY_CITATION_v3_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&quot;,&quot;citationItems&quot;:[{&quot;id&quot;:&quot;45c3ea7e-3491-3567-99c1-67367937eaf5&quot;,&quot;itemData&quot;:{&quot;type&quot;:&quot;chapter&quot;,&quot;id&quot;:&quot;45c3ea7e-3491-3567-99c1-67367937eaf5&quot;,&quot;title&quot;:&quot;A Petri-Net-Based Framework for Biomodel Engineering&quot;,&quot;groupId&quot;:&quot;6bc66eaa-1a60-3c94-be66-a673817d77b5&quot;,&quot;author&quot;:[{&quot;family&quot;:&quot;Blätke&quot;,&quot;given&quot;:&quot;Mary Ann&quot;,&quot;parse-names&quot;:false,&quot;dropping-particle&quot;:&quot;&quot;,&quot;non-dropping-particle&quot;:&quot;&quot;},{&quot;family&quot;:&quot;Rohr&quot;,&quot;given&quot;:&quot;Christian&quot;,&quot;parse-names&quot;:false,&quot;dropping-particle&quot;:&quot;&quot;,&quot;non-dropping-particle&quot;:&quot;&quot;},{&quot;family&quot;:&quot;Heiner&quot;,&quot;given&quot;:&quot;Monika&quot;,&quot;parse-names&quot;:false,&quot;dropping-particle&quot;:&quot;&quot;,&quot;non-dropping-particle&quot;:&quot;&quot;},{&quot;family&quot;:&quot;Marwan&quot;,&quot;given&quot;:&quot;Wolfgang&quot;,&quot;parse-names&quot;:false,&quot;dropping-particle&quot;:&quot;&quot;,&quot;non-dropping-particle&quot;:&quot;&quot;}],&quot;DOI&quot;:&quot;10.1007/978-3-319-08437-4_6&quot;,&quot;issued&quot;:{&quot;date-parts&quot;:[[2014]]},&quot;page&quot;:&quot;317-366&quot;,&quot;container-title-short&quot;:&quot;&quot;},&quot;isTemporary&quot;:false,&quot;suppress-author&quot;:false,&quot;composite&quot;:false,&quot;author-only&quot;:false}]},{&quot;citationID&quot;:&quot;MENDELEY_CITATION_d1920390-407a-44f4-a6fa-208a78ced951&quot;,&quot;properties&quot;:{&quot;noteIndex&quot;:0},&quot;isEdited&quot;:false,&quot;manualOverride&quot;:{&quot;isManuallyOverridden&quot;:false,&quot;citeprocText&quot;:&quot;[40]&quot;,&quot;manualOverrideText&quot;:&quot;&quot;},&quot;citationTag&quot;:&quot;MENDELEY_CITATION_v3_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&quot;,&quot;citationItems&quot;:[{&quot;id&quot;:&quot;36d1c351-e495-32a4-bb8b-240be4a9f654&quot;,&quot;itemData&quot;:{&quot;type&quot;:&quot;paper-conference&quot;,&quot;id&quot;:&quot;36d1c351-e495-32a4-bb8b-240be4a9f654&quot;,&quot;title&quot;:&quot;Usage of petri nets for high performance computing&quot;,&quot;groupId&quot;:&quot;6bc66eaa-1a60-3c94-be66-a673817d77b5&quot;,&quot;author&quot;:[{&quot;family&quot;:&quot;Böhm&quot;,&quot;given&quot;:&quot;Stanislav&quot;,&quot;parse-names&quot;:false,&quot;dropping-particle&quot;:&quot;&quot;,&quot;non-dropping-particle&quot;:&quot;&quot;},{&quot;family&quot;:&quot;Běhálek&quot;,&quot;given&quot;:&quot;Marek&quot;,&quot;parse-names&quot;:false,&quot;dropping-particle&quot;:&quot;&quot;,&quot;non-dropping-particle&quot;:&quot;&quot;}],&quot;container-title&quot;:&quot;Proceedings of the 1st ACM SIGPLAN workshop on Functional high-performance computing&quot;,&quot;DOI&quot;:&quot;10.1145/2364474.2364481&quot;,&quot;ISBN&quot;:&quot;9781450315777&quot;,&quot;issued&quot;:{&quot;date-parts&quot;:[[2012,9,15]]},&quot;publisher-place&quot;:&quot;New York, NY, USA&quot;,&quot;page&quot;:&quot;37-48&quot;,&quot;publisher&quot;:&quot;ACM&quot;,&quot;container-title-short&quot;:&quot;&quot;},&quot;isTemporary&quot;:false,&quot;suppress-author&quot;:false,&quot;composite&quot;:false,&quot;author-only&quot;:false}]},{&quot;citationID&quot;:&quot;MENDELEY_CITATION_3d41b035-1fb8-451b-89b6-d1df47daeb02&quot;,&quot;properties&quot;:{&quot;noteIndex&quot;:0},&quot;isEdited&quot;:false,&quot;manualOverride&quot;:{&quot;isManuallyOverridden&quot;:false,&quot;citeprocText&quot;:&quot;[38]&quot;,&quot;manualOverrideText&quot;:&quot;&quot;},&quot;citationTag&quot;:&quot;MENDELEY_CITATION_v3_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&quot;,&quot;citationItems&quot;:[{&quot;id&quot;:&quot;de50cf21-c539-3cfe-9bb8-4ffd44c7ffbe&quot;,&quot;itemData&quot;:{&quot;type&quot;:&quot;chapter&quot;,&quot;id&quot;:&quot;de50cf21-c539-3cfe-9bb8-4ffd44c7ffbe&quot;,&quot;title&quot;:&quot;A Survey of Petri Net Tools&quot;,&quot;groupId&quot;:&quot;6bc66eaa-1a60-3c94-be66-a673817d77b5&quot;,&quot;author&quot;:[{&quot;family&quot;:&quot;Thong&quot;,&quot;given&quot;:&quot;Weng Jie&quot;,&quot;parse-names&quot;:false,&quot;dropping-particle&quot;:&quot;&quot;,&quot;non-dropping-particle&quot;:&quot;&quot;},{&quot;family&quot;:&quot;Ameedeen&quot;,&quot;given&quot;:&quot;M. A.&quot;,&quot;parse-names&quot;:false,&quot;dropping-particle&quot;:&quot;&quot;,&quot;non-dropping-particle&quot;:&quot;&quot;}],&quot;DOI&quot;:&quot;10.1007/978-3-319-07674-4_51&quot;,&quot;issued&quot;:{&quot;date-parts&quot;:[[2015]]},&quot;page&quot;:&quot;537-551&quot;,&quot;container-title-short&quot;:&quot;&quot;},&quot;isTemporary&quot;:false,&quot;suppress-author&quot;:false,&quot;composite&quot;:false,&quot;author-only&quot;:false}]},{&quot;citationID&quot;:&quot;MENDELEY_CITATION_76572330-04ea-4a03-a810-ba425560b7a8&quot;,&quot;properties&quot;:{&quot;noteIndex&quot;:0},&quot;isEdited&quot;:false,&quot;manualOverride&quot;:{&quot;isManuallyOverridden&quot;:false,&quot;citeprocText&quot;:&quot;[40]&quot;,&quot;manualOverrideText&quot;:&quot;&quot;},&quot;citationTag&quot;:&quot;MENDELEY_CITATION_v3_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&quot;,&quot;citationItems&quot;:[{&quot;id&quot;:&quot;36d1c351-e495-32a4-bb8b-240be4a9f654&quot;,&quot;itemData&quot;:{&quot;type&quot;:&quot;paper-conference&quot;,&quot;id&quot;:&quot;36d1c351-e495-32a4-bb8b-240be4a9f654&quot;,&quot;title&quot;:&quot;Usage of petri nets for high performance computing&quot;,&quot;groupId&quot;:&quot;6bc66eaa-1a60-3c94-be66-a673817d77b5&quot;,&quot;author&quot;:[{&quot;family&quot;:&quot;Böhm&quot;,&quot;given&quot;:&quot;Stanislav&quot;,&quot;parse-names&quot;:false,&quot;dropping-particle&quot;:&quot;&quot;,&quot;non-dropping-particle&quot;:&quot;&quot;},{&quot;family&quot;:&quot;Běhálek&quot;,&quot;given&quot;:&quot;Marek&quot;,&quot;parse-names&quot;:false,&quot;dropping-particle&quot;:&quot;&quot;,&quot;non-dropping-particle&quot;:&quot;&quot;}],&quot;container-title&quot;:&quot;Proceedings of the 1st ACM SIGPLAN workshop on Functional high-performance computing&quot;,&quot;DOI&quot;:&quot;10.1145/2364474.2364481&quot;,&quot;ISBN&quot;:&quot;9781450315777&quot;,&quot;issued&quot;:{&quot;date-parts&quot;:[[2012,9,15]]},&quot;publisher-place&quot;:&quot;New York, NY, USA&quot;,&quot;page&quot;:&quot;37-48&quot;,&quot;publisher&quot;:&quot;ACM&quot;,&quot;container-title-short&quot;:&quot;&quot;},&quot;isTemporary&quot;:false,&quot;suppress-author&quot;:false,&quot;composite&quot;:false,&quot;author-only&quot;:false}]},{&quot;citationID&quot;:&quot;MENDELEY_CITATION_94cf4f6b-54dc-48a0-acfa-6a68ac3bc5ce&quot;,&quot;properties&quot;:{&quot;noteIndex&quot;:0},&quot;isEdited&quot;:false,&quot;manualOverride&quot;:{&quot;isManuallyOverridden&quot;:false,&quot;citeprocText&quot;:&quot;[39]&quot;,&quot;manualOverrideText&quot;:&quot;&quot;},&quot;citationTag&quot;:&quot;MENDELEY_CITATION_v3_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&quot;,&quot;citationItems&quot;:[{&quot;id&quot;:&quot;45c3ea7e-3491-3567-99c1-67367937eaf5&quot;,&quot;itemData&quot;:{&quot;type&quot;:&quot;chapter&quot;,&quot;id&quot;:&quot;45c3ea7e-3491-3567-99c1-67367937eaf5&quot;,&quot;title&quot;:&quot;A Petri-Net-Based Framework for Biomodel Engineering&quot;,&quot;groupId&quot;:&quot;6bc66eaa-1a60-3c94-be66-a673817d77b5&quot;,&quot;author&quot;:[{&quot;family&quot;:&quot;Blätke&quot;,&quot;given&quot;:&quot;Mary Ann&quot;,&quot;parse-names&quot;:false,&quot;dropping-particle&quot;:&quot;&quot;,&quot;non-dropping-particle&quot;:&quot;&quot;},{&quot;family&quot;:&quot;Rohr&quot;,&quot;given&quot;:&quot;Christian&quot;,&quot;parse-names&quot;:false,&quot;dropping-particle&quot;:&quot;&quot;,&quot;non-dropping-particle&quot;:&quot;&quot;},{&quot;family&quot;:&quot;Heiner&quot;,&quot;given&quot;:&quot;Monika&quot;,&quot;parse-names&quot;:false,&quot;dropping-particle&quot;:&quot;&quot;,&quot;non-dropping-particle&quot;:&quot;&quot;},{&quot;family&quot;:&quot;Marwan&quot;,&quot;given&quot;:&quot;Wolfgang&quot;,&quot;parse-names&quot;:false,&quot;dropping-particle&quot;:&quot;&quot;,&quot;non-dropping-particle&quot;:&quot;&quot;}],&quot;DOI&quot;:&quot;10.1007/978-3-319-08437-4_6&quot;,&quot;issued&quot;:{&quot;date-parts&quot;:[[2014]]},&quot;page&quot;:&quot;317-366&quot;,&quot;container-title-short&quot;:&quot;&quot;},&quot;isTemporary&quot;:false,&quot;suppress-author&quot;:false,&quot;composite&quot;:false,&quot;author-only&quot;:false}]},{&quot;citationID&quot;:&quot;MENDELEY_CITATION_d61cfdac-8768-4a4f-b412-84cb2c2acd7a&quot;,&quot;properties&quot;:{&quot;noteIndex&quot;:0},&quot;isEdited&quot;:false,&quot;manualOverride&quot;:{&quot;isManuallyOverridden&quot;:false,&quot;citeprocText&quot;:&quot;[40]&quot;,&quot;manualOverrideText&quot;:&quot;&quot;},&quot;citationTag&quot;:&quot;MENDELEY_CITATION_v3_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&quot;,&quot;citationItems&quot;:[{&quot;id&quot;:&quot;36d1c351-e495-32a4-bb8b-240be4a9f654&quot;,&quot;itemData&quot;:{&quot;type&quot;:&quot;paper-conference&quot;,&quot;id&quot;:&quot;36d1c351-e495-32a4-bb8b-240be4a9f654&quot;,&quot;title&quot;:&quot;Usage of petri nets for high performance computing&quot;,&quot;groupId&quot;:&quot;6bc66eaa-1a60-3c94-be66-a673817d77b5&quot;,&quot;author&quot;:[{&quot;family&quot;:&quot;Böhm&quot;,&quot;given&quot;:&quot;Stanislav&quot;,&quot;parse-names&quot;:false,&quot;dropping-particle&quot;:&quot;&quot;,&quot;non-dropping-particle&quot;:&quot;&quot;},{&quot;family&quot;:&quot;Běhálek&quot;,&quot;given&quot;:&quot;Marek&quot;,&quot;parse-names&quot;:false,&quot;dropping-particle&quot;:&quot;&quot;,&quot;non-dropping-particle&quot;:&quot;&quot;}],&quot;container-title&quot;:&quot;Proceedings of the 1st ACM SIGPLAN workshop on Functional high-performance computing&quot;,&quot;DOI&quot;:&quot;10.1145/2364474.2364481&quot;,&quot;ISBN&quot;:&quot;9781450315777&quot;,&quot;issued&quot;:{&quot;date-parts&quot;:[[2012,9,15]]},&quot;publisher-place&quot;:&quot;New York, NY, USA&quot;,&quot;page&quot;:&quot;37-48&quot;,&quot;publisher&quot;:&quot;ACM&quot;,&quot;container-title-short&quot;:&quot;&quot;},&quot;isTemporary&quot;:false,&quot;suppress-author&quot;:false,&quot;composite&quot;:false,&quot;author-only&quot;:false}]},{&quot;citationID&quot;:&quot;MENDELEY_CITATION_b7deee68-821e-4814-be3d-80735410b308&quot;,&quot;properties&quot;:{&quot;noteIndex&quot;:0},&quot;isEdited&quot;:false,&quot;manualOverride&quot;:{&quot;isManuallyOverridden&quot;:false,&quot;citeprocText&quot;:&quot;[39]&quot;,&quot;manualOverrideText&quot;:&quot;&quot;},&quot;citationTag&quot;:&quot;MENDELEY_CITATION_v3_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&quot;,&quot;citationItems&quot;:[{&quot;id&quot;:&quot;45c3ea7e-3491-3567-99c1-67367937eaf5&quot;,&quot;itemData&quot;:{&quot;type&quot;:&quot;chapter&quot;,&quot;id&quot;:&quot;45c3ea7e-3491-3567-99c1-67367937eaf5&quot;,&quot;title&quot;:&quot;A Petri-Net-Based Framework for Biomodel Engineering&quot;,&quot;groupId&quot;:&quot;6bc66eaa-1a60-3c94-be66-a673817d77b5&quot;,&quot;author&quot;:[{&quot;family&quot;:&quot;Blätke&quot;,&quot;given&quot;:&quot;Mary Ann&quot;,&quot;parse-names&quot;:false,&quot;dropping-particle&quot;:&quot;&quot;,&quot;non-dropping-particle&quot;:&quot;&quot;},{&quot;family&quot;:&quot;Rohr&quot;,&quot;given&quot;:&quot;Christian&quot;,&quot;parse-names&quot;:false,&quot;dropping-particle&quot;:&quot;&quot;,&quot;non-dropping-particle&quot;:&quot;&quot;},{&quot;family&quot;:&quot;Heiner&quot;,&quot;given&quot;:&quot;Monika&quot;,&quot;parse-names&quot;:false,&quot;dropping-particle&quot;:&quot;&quot;,&quot;non-dropping-particle&quot;:&quot;&quot;},{&quot;family&quot;:&quot;Marwan&quot;,&quot;given&quot;:&quot;Wolfgang&quot;,&quot;parse-names&quot;:false,&quot;dropping-particle&quot;:&quot;&quot;,&quot;non-dropping-particle&quot;:&quot;&quot;}],&quot;DOI&quot;:&quot;10.1007/978-3-319-08437-4_6&quot;,&quot;issued&quot;:{&quot;date-parts&quot;:[[2014]]},&quot;page&quot;:&quot;317-366&quot;,&quot;container-title-short&quot;:&quot;&quot;},&quot;isTemporary&quot;:false,&quot;suppress-author&quot;:false,&quot;composite&quot;:false,&quot;author-only&quot;:false}]},{&quot;citationID&quot;:&quot;MENDELEY_CITATION_32757974-d2f3-459e-96a8-05dfed3fe880&quot;,&quot;properties&quot;:{&quot;noteIndex&quot;:0},&quot;isEdited&quot;:false,&quot;manualOverride&quot;:{&quot;isManuallyOverridden&quot;:false,&quot;citeprocText&quot;:&quot;[41]&quot;,&quot;manualOverrideText&quot;:&quot;&quot;},&quot;citationTag&quot;:&quot;MENDELEY_CITATION_v3_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&quot;,&quot;citationItems&quot;:[{&quot;id&quot;:&quot;f2514216-d551-32fa-aab5-9c41e2a91236&quot;,&quot;itemData&quot;:{&quot;type&quot;:&quot;article-journal&quot;,&quot;id&quot;:&quot;f2514216-d551-32fa-aab5-9c41e2a91236&quot;,&quot;title&quot;:&quot;A Development of an IoT-Based Connected University System: Progress Report&quot;,&quot;groupId&quot;:&quot;6bc66eaa-1a60-3c94-be66-a673817d77b5&quot;,&quot;author&quot;:[{&quot;family&quot;:&quot;Matuska&quot;,&quot;given&quot;:&quot;Slavomir&quot;,&quot;parse-names&quot;:false,&quot;dropping-particle&quot;:&quot;&quot;,&quot;non-dropping-particle&quot;:&quot;&quot;},{&quot;family&quot;:&quot;Machaj&quot;,&quot;given&quot;:&quot;Juraj&quot;,&quot;parse-names&quot;:false,&quot;dropping-particle&quot;:&quot;&quot;,&quot;non-dropping-particle&quot;:&quot;&quot;},{&quot;family&quot;:&quot;Hutar&quot;,&quot;given&quot;:&quot;Miroslav&quot;,&quot;parse-names&quot;:false,&quot;dropping-particle&quot;:&quot;&quot;,&quot;non-dropping-particle&quot;:&quot;&quot;},{&quot;family&quot;:&quot;Brida&quot;,&quot;given&quot;:&quot;Peter&quot;,&quot;parse-names&quot;:false,&quot;dropping-particle&quot;:&quot;&quot;,&quot;non-dropping-particle&quot;:&quot;&quot;}],&quot;container-title&quot;:&quot;Sensors&quot;,&quot;DOI&quot;:&quot;10.3390/s23062875&quot;,&quot;ISSN&quot;:&quot;1424-8220&quot;,&quot;issued&quot;:{&quot;date-parts&quot;:[[2023,3,7]]},&quot;page&quot;:&quot;2875&quot;,&quot;abstract&quot;:&quot;&lt;p&gt;In this paper, a report on the development of an Internet of Things (IoT)-based connected university system is presented. There have been multiple smart solutions developed at the university over recent years. However, the user base of these systems is limited. The IoT-based connected university system allows for integration of multiple subsystems without the need to implement all of them in the same environment, thus enabling end-users to access multiple solutions through a single common interface. The implementation is based on microservice architecture, with the focus mainly on system robustness, scalability, and universality. In the system design, four subsystems are currently implemented, i.e., the subsystem for indoor navigation, the subsystem for parking assistants, the subsystem for smart classrooms or offices, and the subsystem for news aggregation from university life. The principles of all implemented subsystems, as well as the implementation of the system as a web interface and a mobile application, are presented in the paper. Moreover, the implementation of the indoor navigation subsystem that uses signals from Bluetooth beacons is described in detail. The paper also presents results proving the concept of the Bluetooth-based indoor navigation, taking into account different placements of nodes. The tests were performed in a real-world environment to evaluate the feasibility of the navigation module that utilizes deterministic fingerprinting algorithms to estimate the positions of users’ devices.&lt;/p&gt;&quot;,&quot;issue&quot;:&quot;6&quot;,&quot;volume&quot;:&quot;23&quot;,&quot;container-title-short&quot;:&quot;&quot;},&quot;isTemporary&quot;:false,&quot;suppress-author&quot;:false,&quot;composite&quot;:false,&quot;author-only&quot;:false}]},{&quot;citationID&quot;:&quot;MENDELEY_CITATION_a62129ec-5797-4f4f-905e-5b662d06a1b1&quot;,&quot;properties&quot;:{&quot;noteIndex&quot;:0},&quot;isEdited&quot;:false,&quot;manualOverride&quot;:{&quot;isManuallyOverridden&quot;:false,&quot;citeprocText&quot;:&quot;[42]&quot;,&quot;manualOverrideText&quot;:&quot;&quot;},&quot;citationTag&quot;:&quot;MENDELEY_CITATION_v3_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&quot;,&quot;citationItems&quot;:[{&quot;id&quot;:&quot;9c4f016a-57b0-376d-894b-c4ebefb89518&quot;,&quot;itemData&quot;:{&quot;type&quot;:&quot;paper-conference&quot;,&quot;id&quot;:&quot;9c4f016a-57b0-376d-894b-c4ebefb89518&quot;,&quot;title&quot;:&quot;An Architecture to Support the Development of Collaborative Systems in IoT Context&quot;,&quot;groupId&quot;:&quot;6bc66eaa-1a60-3c94-be66-a673817d77b5&quot;,&quot;author&quot;:[{&quot;family&quot;:&quot;Nascimento&quot;,&quot;given&quot;:&quot;Mateus Gonçalo&quot;,&quot;parse-names&quot;:false,&quot;dropping-particle&quot;:&quot;&quot;,&quot;non-dropping-particle&quot;:&quot;Do&quot;},{&quot;family&quot;:&quot;David&quot;,&quot;given&quot;:&quot;José Maria N&quot;,&quot;parse-names&quot;:false,&quot;dropping-particle&quot;:&quot;&quot;,&quot;non-dropping-particle&quot;:&quot;&quot;},{&quot;family&quot;:&quot;Dantas&quot;,&quot;given&quot;:&quot;Mario Antonio Ribeiro&quot;,&quot;parse-names&quot;:false,&quot;dropping-particle&quot;:&quot;&quot;,&quot;non-dropping-particle&quot;:&quot;&quot;},{&quot;family&quot;:&quot;Villela&quot;,&quot;given&quot;:&quot;Regina Maria Maciel Braga&quot;,&quot;parse-names&quot;:false,&quot;dropping-particle&quot;:&quot;&quot;,&quot;non-dropping-particle&quot;:&quot;&quot;},{&quot;family&quot;:&quot;Andrade Menezes&quot;,&quot;given&quot;:&quot;Victor Ströele&quot;,&quot;parse-names&quot;:false,&quot;dropping-particle&quot;:&quot;&quot;,&quot;non-dropping-particle&quot;:&quot;de&quot;},{&quot;family&quot;:&quot;Colugnati&quot;,&quot;given&quot;:&quot;Fernando Antonio Basille&quot;,&quot;parse-names&quot;:false,&quot;dropping-particle&quot;:&quot;&quot;,&quot;non-dropping-particle&quot;:&quot;&quot;}],&quot;container-title&quot;:&quot;2023 26th International Conference on Computer Supported Cooperative Work in Design (CSCWD)&quot;,&quot;DOI&quot;:&quot;10.1109/CSCWD57460.2023.10152672&quot;,&quot;ISBN&quot;:&quot;979-8-3503-3168-4&quot;,&quot;issued&quot;:{&quot;date-parts&quot;:[[2023,5,24]]},&quot;page&quot;:&quot;1722-1727&quot;,&quot;publisher&quot;:&quot;IEEE&quot;,&quot;container-title-short&quot;:&quot;&quot;},&quot;isTemporary&quot;:false,&quot;suppress-author&quot;:false,&quot;composite&quot;:false,&quot;author-only&quot;:false}]},{&quot;citationID&quot;:&quot;MENDELEY_CITATION_b58f4566-bf66-4dd6-a683-1cedc9907774&quot;,&quot;properties&quot;:{&quot;noteIndex&quot;:0},&quot;isEdited&quot;:false,&quot;manualOverride&quot;:{&quot;isManuallyOverridden&quot;:false,&quot;citeprocText&quot;:&quot;[41]&quot;,&quot;manualOverrideText&quot;:&quot;&quot;},&quot;citationTag&quot;:&quot;MENDELEY_CITATION_v3_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&quot;,&quot;citationItems&quot;:[{&quot;id&quot;:&quot;f2514216-d551-32fa-aab5-9c41e2a91236&quot;,&quot;itemData&quot;:{&quot;type&quot;:&quot;article-journal&quot;,&quot;id&quot;:&quot;f2514216-d551-32fa-aab5-9c41e2a91236&quot;,&quot;title&quot;:&quot;A Development of an IoT-Based Connected University System: Progress Report&quot;,&quot;groupId&quot;:&quot;6bc66eaa-1a60-3c94-be66-a673817d77b5&quot;,&quot;author&quot;:[{&quot;family&quot;:&quot;Matuska&quot;,&quot;given&quot;:&quot;Slavomir&quot;,&quot;parse-names&quot;:false,&quot;dropping-particle&quot;:&quot;&quot;,&quot;non-dropping-particle&quot;:&quot;&quot;},{&quot;family&quot;:&quot;Machaj&quot;,&quot;given&quot;:&quot;Juraj&quot;,&quot;parse-names&quot;:false,&quot;dropping-particle&quot;:&quot;&quot;,&quot;non-dropping-particle&quot;:&quot;&quot;},{&quot;family&quot;:&quot;Hutar&quot;,&quot;given&quot;:&quot;Miroslav&quot;,&quot;parse-names&quot;:false,&quot;dropping-particle&quot;:&quot;&quot;,&quot;non-dropping-particle&quot;:&quot;&quot;},{&quot;family&quot;:&quot;Brida&quot;,&quot;given&quot;:&quot;Peter&quot;,&quot;parse-names&quot;:false,&quot;dropping-particle&quot;:&quot;&quot;,&quot;non-dropping-particle&quot;:&quot;&quot;}],&quot;container-title&quot;:&quot;Sensors&quot;,&quot;DOI&quot;:&quot;10.3390/s23062875&quot;,&quot;ISSN&quot;:&quot;1424-8220&quot;,&quot;issued&quot;:{&quot;date-parts&quot;:[[2023,3,7]]},&quot;page&quot;:&quot;2875&quot;,&quot;abstract&quot;:&quot;&lt;p&gt;In this paper, a report on the development of an Internet of Things (IoT)-based connected university system is presented. There have been multiple smart solutions developed at the university over recent years. However, the user base of these systems is limited. The IoT-based connected university system allows for integration of multiple subsystems without the need to implement all of them in the same environment, thus enabling end-users to access multiple solutions through a single common interface. The implementation is based on microservice architecture, with the focus mainly on system robustness, scalability, and universality. In the system design, four subsystems are currently implemented, i.e., the subsystem for indoor navigation, the subsystem for parking assistants, the subsystem for smart classrooms or offices, and the subsystem for news aggregation from university life. The principles of all implemented subsystems, as well as the implementation of the system as a web interface and a mobile application, are presented in the paper. Moreover, the implementation of the indoor navigation subsystem that uses signals from Bluetooth beacons is described in detail. The paper also presents results proving the concept of the Bluetooth-based indoor navigation, taking into account different placements of nodes. The tests were performed in a real-world environment to evaluate the feasibility of the navigation module that utilizes deterministic fingerprinting algorithms to estimate the positions of users’ devices.&lt;/p&gt;&quot;,&quot;issue&quot;:&quot;6&quot;,&quot;volume&quot;:&quot;23&quot;,&quot;container-title-short&quot;:&quot;&quot;},&quot;isTemporary&quot;:false,&quot;suppress-author&quot;:false,&quot;composite&quot;:false,&quot;author-only&quot;:false}]},{&quot;citationID&quot;:&quot;MENDELEY_CITATION_c9b58458-5203-486a-836c-26e90661ebe4&quot;,&quot;properties&quot;:{&quot;noteIndex&quot;:0},&quot;isEdited&quot;:false,&quot;manualOverride&quot;:{&quot;isManuallyOverridden&quot;:false,&quot;citeprocText&quot;:&quot;[43]&quot;,&quot;manualOverrideText&quot;:&quot;&quot;},&quot;citationTag&quot;:&quot;MENDELEY_CITATION_v3_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&quot;,&quot;citationItems&quot;:[{&quot;id&quot;:&quot;7adcfe3b-45ed-3660-8cb3-2a8f9769fa9d&quot;,&quot;itemData&quot;:{&quot;type&quot;:&quot;article-journal&quot;,&quot;id&quot;:&quot;7adcfe3b-45ed-3660-8cb3-2a8f9769fa9d&quot;,&quot;title&quot;:&quot;Agile Methodologies Applied to the Development of Internet of Things (IoT)-Based Systems: A Review&quot;,&quot;groupId&quot;:&quot;6bc66eaa-1a60-3c94-be66-a673817d77b5&quot;,&quot;author&quot;:[{&quot;family&quot;:&quot;Guerrero-Ulloa&quot;,&quot;given&quot;:&quot;Gleiston&quot;,&quot;parse-names&quot;:false,&quot;dropping-particle&quot;:&quot;&quot;,&quot;non-dropping-particle&quot;:&quot;&quot;},{&quot;family&quot;:&quot;Rodríguez-Domínguez&quot;,&quot;given&quot;:&quot;Carlos&quot;,&quot;parse-names&quot;:false,&quot;dropping-particle&quot;:&quot;&quot;,&quot;non-dropping-particle&quot;:&quot;&quot;},{&quot;family&quot;:&quot;Hornos&quot;,&quot;given&quot;:&quot;Miguel J.&quot;,&quot;parse-names&quot;:false,&quot;dropping-particle&quot;:&quot;&quot;,&quot;non-dropping-particle&quot;:&quot;&quot;}],&quot;container-title&quot;:&quot;Sensors&quot;,&quot;DOI&quot;:&quot;10.3390/s23020790&quot;,&quot;ISSN&quot;:&quot;1424-8220&quot;,&quot;issued&quot;:{&quot;date-parts&quot;:[[2023,1,10]]},&quot;page&quot;:&quot;790&quot;,&quot;abstract&quot;:&quot;&lt;p&gt;Throughout the evolution of software systems, empirical methodologies have been used in their development process, even in the Internet of Things (IoT) paradigm, to develop IoT-based systems (IoTS). In this paper, we review the fundamentals included in the manifesto for agile software development, especially in the Scrum methodology, to determine its use and role in IoTS development. Initially, 4303 documents were retrieved, a number that was reduced to 186 after applying automatic filters and by the relevance of their titles. After analysing their contents, only 60 documents were considered. Of these, 38 documents present the development of an IoTS using some methodology, 8 present methodologies focused on the construction of IoTS software, and 14 present methodologies close to the systems life cycle (SLC). Finally, only one methodology can be considered SLC-compliant. Out of 38 papers presenting the development of some IoTS following a methodology for traditional information systems (ISs), 42.1% have used Scrum as the only methodology, while 10.5% have used Scrum combined with other methodologies, such as eXtreme Programming (XP), Kanban and Rapid Prototyping. In the analysis presented herein, the existing methodologies for developing IoTSs have been grouped according to the different approaches on which they are based, such as agile, modelling, and service oriented. This study also analyses whether the different proposals consider the standard stages of the development process or not: planning and requirements gathering, solution analysis, solution design, solution coding and unit testing (construction), integration and testing (implementation), and operation and maintenance. In addition, we include a review of the automated frameworks, platforms, and tools used in the methodologies analysed to improve the development of IoTSs and the design of their underlying architectures. To conclude, the main contribution of this work is a review for IoTS researchers and developers regarding existing methodologies, frameworks, platforms, tools, and guidelines for the development of IoTSs, with a deep analysis framed within international standards dictated for this purpose.&lt;/p&gt;&quot;,&quot;issue&quot;:&quot;2&quot;,&quot;volume&quot;:&quot;23&quot;,&quot;container-title-short&quot;:&quot;&quot;},&quot;isTemporary&quot;:false,&quot;suppress-author&quot;:false,&quot;composite&quot;:false,&quot;author-only&quot;:false}]},{&quot;citationID&quot;:&quot;MENDELEY_CITATION_ffd384de-115d-4e3f-86ee-9aff1188150d&quot;,&quot;properties&quot;:{&quot;noteIndex&quot;:0},&quot;isEdited&quot;:false,&quot;manualOverride&quot;:{&quot;isManuallyOverridden&quot;:false,&quot;citeprocText&quot;:&quot;[42]&quot;,&quot;manualOverrideText&quot;:&quot;&quot;},&quot;citationTag&quot;:&quot;MENDELEY_CITATION_v3_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&quot;,&quot;citationItems&quot;:[{&quot;id&quot;:&quot;9c4f016a-57b0-376d-894b-c4ebefb89518&quot;,&quot;itemData&quot;:{&quot;type&quot;:&quot;paper-conference&quot;,&quot;id&quot;:&quot;9c4f016a-57b0-376d-894b-c4ebefb89518&quot;,&quot;title&quot;:&quot;An Architecture to Support the Development of Collaborative Systems in IoT Context&quot;,&quot;groupId&quot;:&quot;6bc66eaa-1a60-3c94-be66-a673817d77b5&quot;,&quot;author&quot;:[{&quot;family&quot;:&quot;Nascimento&quot;,&quot;given&quot;:&quot;Mateus Gonçalo&quot;,&quot;parse-names&quot;:false,&quot;dropping-particle&quot;:&quot;&quot;,&quot;non-dropping-particle&quot;:&quot;Do&quot;},{&quot;family&quot;:&quot;David&quot;,&quot;given&quot;:&quot;José Maria N&quot;,&quot;parse-names&quot;:false,&quot;dropping-particle&quot;:&quot;&quot;,&quot;non-dropping-particle&quot;:&quot;&quot;},{&quot;family&quot;:&quot;Dantas&quot;,&quot;given&quot;:&quot;Mario Antonio Ribeiro&quot;,&quot;parse-names&quot;:false,&quot;dropping-particle&quot;:&quot;&quot;,&quot;non-dropping-particle&quot;:&quot;&quot;},{&quot;family&quot;:&quot;Villela&quot;,&quot;given&quot;:&quot;Regina Maria Maciel Braga&quot;,&quot;parse-names&quot;:false,&quot;dropping-particle&quot;:&quot;&quot;,&quot;non-dropping-particle&quot;:&quot;&quot;},{&quot;family&quot;:&quot;Andrade Menezes&quot;,&quot;given&quot;:&quot;Victor Ströele&quot;,&quot;parse-names&quot;:false,&quot;dropping-particle&quot;:&quot;&quot;,&quot;non-dropping-particle&quot;:&quot;de&quot;},{&quot;family&quot;:&quot;Colugnati&quot;,&quot;given&quot;:&quot;Fernando Antonio Basille&quot;,&quot;parse-names&quot;:false,&quot;dropping-particle&quot;:&quot;&quot;,&quot;non-dropping-particle&quot;:&quot;&quot;}],&quot;container-title&quot;:&quot;2023 26th International Conference on Computer Supported Cooperative Work in Design (CSCWD)&quot;,&quot;DOI&quot;:&quot;10.1109/CSCWD57460.2023.10152672&quot;,&quot;ISBN&quot;:&quot;979-8-3503-3168-4&quot;,&quot;issued&quot;:{&quot;date-parts&quot;:[[2023,5,24]]},&quot;page&quot;:&quot;1722-1727&quot;,&quot;publisher&quot;:&quot;IEEE&quot;,&quot;container-title-short&quot;:&quot;&quot;},&quot;isTemporary&quot;:false,&quot;suppress-author&quot;:false,&quot;composite&quot;:false,&quot;author-only&quot;:false}]},{&quot;citationID&quot;:&quot;MENDELEY_CITATION_9903b8bf-2f9a-4c04-a6be-5d60fb5be96c&quot;,&quot;properties&quot;:{&quot;noteIndex&quot;:0},&quot;isEdited&quot;:false,&quot;manualOverride&quot;:{&quot;isManuallyOverridden&quot;:false,&quot;citeprocText&quot;:&quot;[43]&quot;,&quot;manualOverrideText&quot;:&quot;&quot;},&quot;citationTag&quot;:&quot;MENDELEY_CITATION_v3_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&quot;,&quot;citationItems&quot;:[{&quot;id&quot;:&quot;7adcfe3b-45ed-3660-8cb3-2a8f9769fa9d&quot;,&quot;itemData&quot;:{&quot;type&quot;:&quot;article-journal&quot;,&quot;id&quot;:&quot;7adcfe3b-45ed-3660-8cb3-2a8f9769fa9d&quot;,&quot;title&quot;:&quot;Agile Methodologies Applied to the Development of Internet of Things (IoT)-Based Systems: A Review&quot;,&quot;groupId&quot;:&quot;6bc66eaa-1a60-3c94-be66-a673817d77b5&quot;,&quot;author&quot;:[{&quot;family&quot;:&quot;Guerrero-Ulloa&quot;,&quot;given&quot;:&quot;Gleiston&quot;,&quot;parse-names&quot;:false,&quot;dropping-particle&quot;:&quot;&quot;,&quot;non-dropping-particle&quot;:&quot;&quot;},{&quot;family&quot;:&quot;Rodríguez-Domínguez&quot;,&quot;given&quot;:&quot;Carlos&quot;,&quot;parse-names&quot;:false,&quot;dropping-particle&quot;:&quot;&quot;,&quot;non-dropping-particle&quot;:&quot;&quot;},{&quot;family&quot;:&quot;Hornos&quot;,&quot;given&quot;:&quot;Miguel J.&quot;,&quot;parse-names&quot;:false,&quot;dropping-particle&quot;:&quot;&quot;,&quot;non-dropping-particle&quot;:&quot;&quot;}],&quot;container-title&quot;:&quot;Sensors&quot;,&quot;DOI&quot;:&quot;10.3390/s23020790&quot;,&quot;ISSN&quot;:&quot;1424-8220&quot;,&quot;issued&quot;:{&quot;date-parts&quot;:[[2023,1,10]]},&quot;page&quot;:&quot;790&quot;,&quot;abstract&quot;:&quot;&lt;p&gt;Throughout the evolution of software systems, empirical methodologies have been used in their development process, even in the Internet of Things (IoT) paradigm, to develop IoT-based systems (IoTS). In this paper, we review the fundamentals included in the manifesto for agile software development, especially in the Scrum methodology, to determine its use and role in IoTS development. Initially, 4303 documents were retrieved, a number that was reduced to 186 after applying automatic filters and by the relevance of their titles. After analysing their contents, only 60 documents were considered. Of these, 38 documents present the development of an IoTS using some methodology, 8 present methodologies focused on the construction of IoTS software, and 14 present methodologies close to the systems life cycle (SLC). Finally, only one methodology can be considered SLC-compliant. Out of 38 papers presenting the development of some IoTS following a methodology for traditional information systems (ISs), 42.1% have used Scrum as the only methodology, while 10.5% have used Scrum combined with other methodologies, such as eXtreme Programming (XP), Kanban and Rapid Prototyping. In the analysis presented herein, the existing methodologies for developing IoTSs have been grouped according to the different approaches on which they are based, such as agile, modelling, and service oriented. This study also analyses whether the different proposals consider the standard stages of the development process or not: planning and requirements gathering, solution analysis, solution design, solution coding and unit testing (construction), integration and testing (implementation), and operation and maintenance. In addition, we include a review of the automated frameworks, platforms, and tools used in the methodologies analysed to improve the development of IoTSs and the design of their underlying architectures. To conclude, the main contribution of this work is a review for IoTS researchers and developers regarding existing methodologies, frameworks, platforms, tools, and guidelines for the development of IoTSs, with a deep analysis framed within international standards dictated for this purpose.&lt;/p&gt;&quot;,&quot;issue&quot;:&quot;2&quot;,&quot;volume&quot;:&quot;23&quot;,&quot;container-title-short&quot;:&quot;&quot;},&quot;isTemporary&quot;:false,&quot;suppress-author&quot;:false,&quot;composite&quot;:false,&quot;author-only&quot;:false}]},{&quot;citationID&quot;:&quot;MENDELEY_CITATION_1bd7cc22-ceed-48b9-923b-a46bdc729358&quot;,&quot;properties&quot;:{&quot;noteIndex&quot;:0},&quot;isEdited&quot;:false,&quot;manualOverride&quot;:{&quot;isManuallyOverridden&quot;:false,&quot;citeprocText&quot;:&quot;[44]&quot;,&quot;manualOverrideText&quot;:&quot;&quot;},&quot;citationTag&quot;:&quot;MENDELEY_CITATION_v3_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&quot;,&quot;citationItems&quot;:[{&quot;id&quot;:&quot;b0dd58a5-2bd9-3148-9499-003625119a4a&quot;,&quot;itemData&quot;:{&quot;type&quot;:&quot;paper-conference&quot;,&quot;id&quot;:&quot;b0dd58a5-2bd9-3148-9499-003625119a4a&quot;,&quot;title&quot;:&quot;iFogSim Simulations on IoT Computational Alternatives&quot;,&quot;groupId&quot;:&quot;6bc66eaa-1a60-3c94-be66-a673817d77b5&quot;,&quot;author&quot;:[{&quot;family&quot;:&quot;Paesani&quot;,&quot;given&quot;:&quot;Romolo&quot;,&quot;parse-names&quot;:false,&quot;dropping-particle&quot;:&quot;&quot;,&quot;non-dropping-particle&quot;:&quot;&quot;},{&quot;family&quot;:&quot;Paolone&quot;,&quot;given&quot;:&quot;Gaetanino&quot;,&quot;parse-names&quot;:false,&quot;dropping-particle&quot;:&quot;&quot;,&quot;non-dropping-particle&quot;:&quot;&quot;},{&quot;family&quot;:&quot;Felice&quot;,&quot;given&quot;:&quot;Paolino&quot;,&quot;parse-names&quot;:false,&quot;dropping-particle&quot;:&quot;&quot;,&quot;non-dropping-particle&quot;:&quot;Di&quot;},{&quot;family&quot;:&quot;Iachetti&quot;,&quot;given&quot;:&quot;Danilo&quot;,&quot;parse-names&quot;:false,&quot;dropping-particle&quot;:&quot;&quot;,&quot;non-dropping-particle&quot;:&quot;&quot;},{&quot;family&quot;:&quot;Marinelli&quot;,&quot;given&quot;:&quot;Martina&quot;,&quot;parse-names&quot;:false,&quot;dropping-particle&quot;:&quot;&quot;,&quot;non-dropping-particle&quot;:&quot;&quot;}],&quot;container-title&quot;:&quot;ASEC 2022&quot;,&quot;DOI&quot;:&quot;10.3390/ASEC2022-13857&quot;,&quot;issued&quot;:{&quot;date-parts&quot;:[[2022,12,14]]},&quot;publisher-place&quot;:&quot;Basel Switzerland&quot;,&quot;page&quot;:&quot;44&quot;,&quot;publisher&quot;:&quot;MDPI&quot;,&quot;container-title-short&quot;:&quot;&quot;},&quot;isTemporary&quot;:false,&quot;suppress-author&quot;:false,&quot;composite&quot;:false,&quot;author-only&quot;:false}]},{&quot;citationID&quot;:&quot;MENDELEY_CITATION_94fec56d-e6d6-4c89-a0c0-63529c032825&quot;,&quot;properties&quot;:{&quot;noteIndex&quot;:0},&quot;isEdited&quot;:false,&quot;manualOverride&quot;:{&quot;isManuallyOverridden&quot;:false,&quot;citeprocText&quot;:&quot;[45]&quot;,&quot;manualOverrideText&quot;:&quot;&quot;},&quot;citationTag&quot;:&quot;MENDELEY_CITATION_v3_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&quot;,&quot;citationItems&quot;:[{&quot;id&quot;:&quot;a3484c90-3952-387e-8ef4-2b3046bdf0bb&quot;,&quot;itemData&quot;:{&quot;type&quot;:&quot;paper-conference&quot;,&quot;id&quot;:&quot;a3484c90-3952-387e-8ef4-2b3046bdf0bb&quot;,&quot;title&quot;:&quot;A Study of AES Software Implementation for IoT Systems&quot;,&quot;groupId&quot;:&quot;6bc66eaa-1a60-3c94-be66-a673817d77b5&quot;,&quot;author&quot;:[{&quot;family&quot;:&quot;Tripathy&quot;,&quot;given&quot;:&quot;Amitesh&quot;,&quot;parse-names&quot;:false,&quot;dropping-particle&quot;:&quot;&quot;,&quot;non-dropping-particle&quot;:&quot;&quot;},{&quot;family&quot;:&quot;Singh&quot;,&quot;given&quot;:&quot;Brahmjit&quot;,&quot;parse-names&quot;:false,&quot;dropping-particle&quot;:&quot;&quot;,&quot;non-dropping-particle&quot;:&quot;&quot;}],&quot;container-title&quot;:&quot;2022 3rd International Conference on Issues and Challenges in Intelligent Computing Techniques (ICICT)&quot;,&quot;DOI&quot;:&quot;10.1109/ICICT55121.2022.10064507&quot;,&quot;ISBN&quot;:&quot;978-1-6654-8268-4&quot;,&quot;issued&quot;:{&quot;date-parts&quot;:[[2022,11,11]]},&quot;page&quot;:&quot;1-4&quot;,&quot;publisher&quot;:&quot;IEEE&quot;,&quot;container-title-short&quot;:&quot;&quot;},&quot;isTemporary&quot;:false,&quot;suppress-author&quot;:false,&quot;composite&quot;:false,&quot;author-only&quot;:false}]},{&quot;citationID&quot;:&quot;MENDELEY_CITATION_7dbc38bc-50db-4af6-85e1-d465cfbf5f59&quot;,&quot;properties&quot;:{&quot;noteIndex&quot;:0},&quot;isEdited&quot;:false,&quot;manualOverride&quot;:{&quot;isManuallyOverridden&quot;:false,&quot;citeprocText&quot;:&quot;[46]&quot;,&quot;manualOverrideText&quot;:&quot;&quot;},&quot;citationTag&quot;:&quot;MENDELEY_CITATION_v3_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&quot;,&quot;citationItems&quot;:[{&quot;id&quot;:&quot;a78d817f-f3cb-30d8-ab5c-ac843ab032da&quot;,&quot;itemData&quot;:{&quot;type&quot;:&quot;paper-conference&quot;,&quot;id&quot;:&quot;a78d817f-f3cb-30d8-ab5c-ac843ab032da&quot;,&quot;title&quot;:&quot;Protecting software design in cloud using AWS IoT&quot;,&quot;groupId&quot;:&quot;6bc66eaa-1a60-3c94-be66-a673817d77b5&quot;,&quot;author&quot;:[{&quot;family&quot;:&quot;Jangid&quot;,&quot;given&quot;:&quot;Nitesh Kumar&quot;,&quot;parse-names&quot;:false,&quot;dropping-particle&quot;:&quot;&quot;,&quot;non-dropping-particle&quot;:&quot;&quot;},{&quot;family&quot;:&quot;Gupta&quot;,&quot;given&quot;:&quot;Mukesh Kumar&quot;,&quot;parse-names&quot;:false,&quot;dropping-particle&quot;:&quot;&quot;,&quot;non-dropping-particle&quot;:&quot;&quot;}],&quot;container-title&quot;:&quot;Proceedings of the 20th Annual International Conference on Mobile Systems, Applications and Services&quot;,&quot;DOI&quot;:&quot;10.1145/3498361.3538784&quot;,&quot;ISBN&quot;:&quot;9781450391856&quot;,&quot;issued&quot;:{&quot;date-parts&quot;:[[2022,6,27]]},&quot;publisher-place&quot;:&quot;New York, NY, USA&quot;,&quot;page&quot;:&quot;561-562&quot;,&quot;publisher&quot;:&quot;ACM&quot;,&quot;container-title-short&quot;:&quot;&quot;},&quot;isTemporary&quot;:false,&quot;suppress-author&quot;:false,&quot;composite&quot;:false,&quot;author-only&quot;:false}]},{&quot;citationID&quot;:&quot;MENDELEY_CITATION_5ad1b184-f923-4fe5-8170-1dd09f979f52&quot;,&quot;properties&quot;:{&quot;noteIndex&quot;:0},&quot;isEdited&quot;:false,&quot;manualOverride&quot;:{&quot;isManuallyOverridden&quot;:false,&quot;citeprocText&quot;:&quot;[47]&quot;,&quot;manualOverrideText&quot;:&quot;&quot;},&quot;citationTag&quot;:&quot;MENDELEY_CITATION_v3_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&quot;,&quot;citationItems&quot;:[{&quot;id&quot;:&quot;cc438d65-52b4-3d03-b90a-f4e03d2eab5b&quot;,&quot;itemData&quot;:{&quot;type&quot;:&quot;article-journal&quot;,&quot;id&quot;:&quot;cc438d65-52b4-3d03-b90a-f4e03d2eab5b&quot;,&quot;title&quot;:&quot;IoT based Smart Mirror Using Raspberry PI&quot;,&quot;groupId&quot;:&quot;6bc66eaa-1a60-3c94-be66-a673817d77b5&quot;,&quot;author&quot;:[{&quot;family&quot;:&quot;Mallick&quot;,&quot;given&quot;:&quot;Suman&quot;,&quot;parse-names&quot;:false,&quot;dropping-particle&quot;:&quot;&quot;,&quot;non-dropping-particle&quot;:&quot;&quot;},{&quot;family&quot;:&quot;Singh&quot;,&quot;given&quot;:&quot;Tejpal&quot;,&quot;parse-names&quot;:false,&quot;dropping-particle&quot;:&quot;&quot;,&quot;non-dropping-particle&quot;:&quot;&quot;},{&quot;family&quot;:&quot;Podder&quot;,&quot;given&quot;:&quot;Soumik&quot;,&quot;parse-names&quot;:false,&quot;dropping-particle&quot;:&quot;&quot;,&quot;non-dropping-particle&quot;:&quot;&quot;}],&quot;container-title&quot;:&quot;International Journal for Research in Applied Science and Engineering Technology&quot;,&quot;DOI&quot;:&quot;10.22214/ijraset.2023.48583&quot;,&quot;ISSN&quot;:&quot;23219653&quot;,&quot;issued&quot;:{&quot;date-parts&quot;:[[2023,1,31]]},&quot;page&quot;:&quot;460-467&quot;,&quot;abstract&quot;:&quot;&lt;p&gt;Abstract: This paper describes the design, construction and working of an IoT based smart mirror. Every morning our day begins by watching ourselves at least once in mirror before leaving our homes. We interact with it psychologically to find out how we look and how our attire is. Smart Mirror or Magic Mirror is one of the applications of Raspberry Pie. A computer screen embedded in mirror looks very futuristic. The Raspberry Pie stays at back scenes and controls the data displayed on mirror. While looking at mirror you can look at various notifications from social sites as well news, weather forecast and more things. Such mirrors can be programmed to work as AI and control home appliances by voice input or touch screen. The Raspberry Pie is connected to monitor via HDMI as well as it also has inbuilt Wi-Fi and Bluetooth interfaces so we can just swipe music and videos to mirror.&lt;/p&gt;&quot;,&quot;issue&quot;:&quot;1&quot;,&quot;volume&quot;:&quot;11&quot;,&quot;container-title-short&quot;:&quot;Int J Res Appl Sci Eng Technol&quot;},&quot;isTemporary&quot;:false,&quot;suppress-author&quot;:false,&quot;composite&quot;:false,&quot;author-only&quot;:false}]}]"/>
    <we:property name="MENDELEY_CITATIONS_LOCALE_CODE" value="&quot;es-MX&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83B68BB152B374F93E296DB263E882A" ma:contentTypeVersion="11" ma:contentTypeDescription="Crear nuevo documento." ma:contentTypeScope="" ma:versionID="ef2091fad6597a255e2eb39d582cc956">
  <xsd:schema xmlns:xsd="http://www.w3.org/2001/XMLSchema" xmlns:xs="http://www.w3.org/2001/XMLSchema" xmlns:p="http://schemas.microsoft.com/office/2006/metadata/properties" xmlns:ns3="257ec338-62e0-47c7-bf02-8c59d0f16171" targetNamespace="http://schemas.microsoft.com/office/2006/metadata/properties" ma:root="true" ma:fieldsID="5c71130158b7f3b4bbd876d4c48c6a68" ns3:_="">
    <xsd:import namespace="257ec338-62e0-47c7-bf02-8c59d0f1617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7ec338-62e0-47c7-bf02-8c59d0f161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_activity" ma:index="16" nillable="true" ma:displayName="_activity" ma:hidden="true" ma:internalName="_activity">
      <xsd:simpleType>
        <xsd:restriction base="dms:Note"/>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257ec338-62e0-47c7-bf02-8c59d0f1617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B4E9BD-3585-4699-A1AE-1111EF4043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7ec338-62e0-47c7-bf02-8c59d0f161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11D81CD-9309-4EC1-B780-9322B7A09DB4}">
  <ds:schemaRefs>
    <ds:schemaRef ds:uri="http://schemas.microsoft.com/office/2006/metadata/properties"/>
    <ds:schemaRef ds:uri="http://schemas.microsoft.com/office/infopath/2007/PartnerControls"/>
    <ds:schemaRef ds:uri="257ec338-62e0-47c7-bf02-8c59d0f16171"/>
  </ds:schemaRefs>
</ds:datastoreItem>
</file>

<file path=customXml/itemProps3.xml><?xml version="1.0" encoding="utf-8"?>
<ds:datastoreItem xmlns:ds="http://schemas.openxmlformats.org/officeDocument/2006/customXml" ds:itemID="{E0BCC04D-58D9-4A51-9B84-3FD852471835}">
  <ds:schemaRefs>
    <ds:schemaRef ds:uri="http://schemas.microsoft.com/sharepoint/v3/contenttype/forms"/>
  </ds:schemaRefs>
</ds:datastoreItem>
</file>

<file path=customXml/itemProps4.xml><?xml version="1.0" encoding="utf-8"?>
<ds:datastoreItem xmlns:ds="http://schemas.openxmlformats.org/officeDocument/2006/customXml" ds:itemID="{01ED52E1-1E4D-4DE4-A793-3275C6EF3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1</Pages>
  <Words>14855</Words>
  <Characters>81703</Characters>
  <Application>Microsoft Office Word</Application>
  <DocSecurity>0</DocSecurity>
  <Lines>680</Lines>
  <Paragraphs>192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VALESKA SOFIA CHICA VALFRE</dc:creator>
  <cp:keywords/>
  <dc:description/>
  <cp:lastModifiedBy>JHON BYRON LETURNE PLUAS</cp:lastModifiedBy>
  <cp:revision>9</cp:revision>
  <cp:lastPrinted>2024-02-25T04:25:00Z</cp:lastPrinted>
  <dcterms:created xsi:type="dcterms:W3CDTF">2024-02-25T03:21:00Z</dcterms:created>
  <dcterms:modified xsi:type="dcterms:W3CDTF">2024-02-25T04:32:00Z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0x010100383B68BB152B374F93E296DB263E882A</vt:lpwstr>
  </property>
</Properties>
</file>